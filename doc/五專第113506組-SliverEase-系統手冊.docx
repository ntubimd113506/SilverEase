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lastRenderedPageBreak/>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0701DC">
          <w:footerReference w:type="default" r:id="rId9"/>
          <w:pgSz w:w="11906" w:h="16838"/>
          <w:pgMar w:top="851" w:right="851" w:bottom="851" w:left="851" w:header="567" w:footer="567" w:gutter="0"/>
          <w:pgNumType w:start="1"/>
          <w:cols w:space="425"/>
          <w:docGrid w:type="lines" w:linePitch="381"/>
        </w:sectPr>
      </w:pPr>
      <w:r>
        <w:rPr>
          <w:b/>
          <w:bCs/>
          <w:color w:val="000000" w:themeColor="text1"/>
          <w:sz w:val="36"/>
          <w:szCs w:val="36"/>
        </w:rPr>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4B407F50" w14:textId="6ABEBB61" w:rsidR="002A5A3E"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7232661" w:history="1">
        <w:r w:rsidR="002A5A3E" w:rsidRPr="00046D5F">
          <w:rPr>
            <w:rStyle w:val="af8"/>
            <w:rFonts w:hint="eastAsia"/>
            <w:noProof/>
          </w:rPr>
          <w:t>第一章</w:t>
        </w:r>
        <w:r w:rsidR="002A5A3E" w:rsidRPr="00046D5F">
          <w:rPr>
            <w:rStyle w:val="af8"/>
            <w:noProof/>
          </w:rPr>
          <w:t xml:space="preserve"> </w:t>
        </w:r>
        <w:r w:rsidR="002A5A3E" w:rsidRPr="00046D5F">
          <w:rPr>
            <w:rStyle w:val="af8"/>
            <w:rFonts w:hint="eastAsia"/>
            <w:noProof/>
          </w:rPr>
          <w:t>前言</w:t>
        </w:r>
        <w:r w:rsidR="002A5A3E">
          <w:rPr>
            <w:noProof/>
            <w:webHidden/>
          </w:rPr>
          <w:tab/>
        </w:r>
        <w:r w:rsidR="002A5A3E">
          <w:rPr>
            <w:noProof/>
            <w:webHidden/>
          </w:rPr>
          <w:fldChar w:fldCharType="begin"/>
        </w:r>
        <w:r w:rsidR="002A5A3E">
          <w:rPr>
            <w:noProof/>
            <w:webHidden/>
          </w:rPr>
          <w:instrText xml:space="preserve"> PAGEREF _Toc167232661 \h </w:instrText>
        </w:r>
        <w:r w:rsidR="002A5A3E">
          <w:rPr>
            <w:noProof/>
            <w:webHidden/>
          </w:rPr>
        </w:r>
        <w:r w:rsidR="002A5A3E">
          <w:rPr>
            <w:noProof/>
            <w:webHidden/>
          </w:rPr>
          <w:fldChar w:fldCharType="separate"/>
        </w:r>
        <w:r w:rsidR="002A5A3E">
          <w:rPr>
            <w:noProof/>
            <w:webHidden/>
          </w:rPr>
          <w:t>1</w:t>
        </w:r>
        <w:r w:rsidR="002A5A3E">
          <w:rPr>
            <w:noProof/>
            <w:webHidden/>
          </w:rPr>
          <w:fldChar w:fldCharType="end"/>
        </w:r>
      </w:hyperlink>
    </w:p>
    <w:p w14:paraId="0460FD94" w14:textId="302C82E7" w:rsidR="002A5A3E" w:rsidRDefault="00000000">
      <w:pPr>
        <w:pStyle w:val="21"/>
        <w:rPr>
          <w:rFonts w:asciiTheme="minorHAnsi" w:eastAsiaTheme="minorEastAsia" w:hAnsiTheme="minorHAnsi" w:cstheme="minorBidi"/>
          <w:noProof/>
          <w:sz w:val="24"/>
          <w:szCs w:val="22"/>
        </w:rPr>
      </w:pPr>
      <w:hyperlink w:anchor="_Toc167232662" w:history="1">
        <w:r w:rsidR="002A5A3E" w:rsidRPr="00046D5F">
          <w:rPr>
            <w:rStyle w:val="af8"/>
            <w:noProof/>
          </w:rPr>
          <w:t>1-1</w:t>
        </w:r>
        <w:r w:rsidR="002A5A3E" w:rsidRPr="00046D5F">
          <w:rPr>
            <w:rStyle w:val="af8"/>
            <w:rFonts w:hint="eastAsia"/>
            <w:noProof/>
          </w:rPr>
          <w:t>背景介紹</w:t>
        </w:r>
        <w:r w:rsidR="002A5A3E">
          <w:rPr>
            <w:noProof/>
            <w:webHidden/>
          </w:rPr>
          <w:tab/>
        </w:r>
        <w:r w:rsidR="002A5A3E">
          <w:rPr>
            <w:noProof/>
            <w:webHidden/>
          </w:rPr>
          <w:fldChar w:fldCharType="begin"/>
        </w:r>
        <w:r w:rsidR="002A5A3E">
          <w:rPr>
            <w:noProof/>
            <w:webHidden/>
          </w:rPr>
          <w:instrText xml:space="preserve"> PAGEREF _Toc167232662 \h </w:instrText>
        </w:r>
        <w:r w:rsidR="002A5A3E">
          <w:rPr>
            <w:noProof/>
            <w:webHidden/>
          </w:rPr>
        </w:r>
        <w:r w:rsidR="002A5A3E">
          <w:rPr>
            <w:noProof/>
            <w:webHidden/>
          </w:rPr>
          <w:fldChar w:fldCharType="separate"/>
        </w:r>
        <w:r w:rsidR="002A5A3E">
          <w:rPr>
            <w:noProof/>
            <w:webHidden/>
          </w:rPr>
          <w:t>1</w:t>
        </w:r>
        <w:r w:rsidR="002A5A3E">
          <w:rPr>
            <w:noProof/>
            <w:webHidden/>
          </w:rPr>
          <w:fldChar w:fldCharType="end"/>
        </w:r>
      </w:hyperlink>
    </w:p>
    <w:p w14:paraId="17ECBE41" w14:textId="32D242C1" w:rsidR="002A5A3E" w:rsidRDefault="00000000">
      <w:pPr>
        <w:pStyle w:val="21"/>
        <w:rPr>
          <w:rFonts w:asciiTheme="minorHAnsi" w:eastAsiaTheme="minorEastAsia" w:hAnsiTheme="minorHAnsi" w:cstheme="minorBidi"/>
          <w:noProof/>
          <w:sz w:val="24"/>
          <w:szCs w:val="22"/>
        </w:rPr>
      </w:pPr>
      <w:hyperlink w:anchor="_Toc167232663" w:history="1">
        <w:r w:rsidR="002A5A3E" w:rsidRPr="00046D5F">
          <w:rPr>
            <w:rStyle w:val="af8"/>
            <w:noProof/>
          </w:rPr>
          <w:t xml:space="preserve">1-2 </w:t>
        </w:r>
        <w:r w:rsidR="002A5A3E" w:rsidRPr="00046D5F">
          <w:rPr>
            <w:rStyle w:val="af8"/>
            <w:rFonts w:hint="eastAsia"/>
            <w:noProof/>
          </w:rPr>
          <w:t>動機</w:t>
        </w:r>
        <w:r w:rsidR="002A5A3E">
          <w:rPr>
            <w:noProof/>
            <w:webHidden/>
          </w:rPr>
          <w:tab/>
        </w:r>
        <w:r w:rsidR="002A5A3E">
          <w:rPr>
            <w:noProof/>
            <w:webHidden/>
          </w:rPr>
          <w:fldChar w:fldCharType="begin"/>
        </w:r>
        <w:r w:rsidR="002A5A3E">
          <w:rPr>
            <w:noProof/>
            <w:webHidden/>
          </w:rPr>
          <w:instrText xml:space="preserve"> PAGEREF _Toc167232663 \h </w:instrText>
        </w:r>
        <w:r w:rsidR="002A5A3E">
          <w:rPr>
            <w:noProof/>
            <w:webHidden/>
          </w:rPr>
        </w:r>
        <w:r w:rsidR="002A5A3E">
          <w:rPr>
            <w:noProof/>
            <w:webHidden/>
          </w:rPr>
          <w:fldChar w:fldCharType="separate"/>
        </w:r>
        <w:r w:rsidR="002A5A3E">
          <w:rPr>
            <w:noProof/>
            <w:webHidden/>
          </w:rPr>
          <w:t>2</w:t>
        </w:r>
        <w:r w:rsidR="002A5A3E">
          <w:rPr>
            <w:noProof/>
            <w:webHidden/>
          </w:rPr>
          <w:fldChar w:fldCharType="end"/>
        </w:r>
      </w:hyperlink>
    </w:p>
    <w:p w14:paraId="704B92E3" w14:textId="4DBADB28" w:rsidR="002A5A3E" w:rsidRDefault="00000000">
      <w:pPr>
        <w:pStyle w:val="21"/>
        <w:rPr>
          <w:rFonts w:asciiTheme="minorHAnsi" w:eastAsiaTheme="minorEastAsia" w:hAnsiTheme="minorHAnsi" w:cstheme="minorBidi"/>
          <w:noProof/>
          <w:sz w:val="24"/>
          <w:szCs w:val="22"/>
        </w:rPr>
      </w:pPr>
      <w:hyperlink w:anchor="_Toc167232664" w:history="1">
        <w:r w:rsidR="002A5A3E" w:rsidRPr="00046D5F">
          <w:rPr>
            <w:rStyle w:val="af8"/>
            <w:noProof/>
          </w:rPr>
          <w:t xml:space="preserve">1-3 </w:t>
        </w:r>
        <w:r w:rsidR="002A5A3E" w:rsidRPr="00046D5F">
          <w:rPr>
            <w:rStyle w:val="af8"/>
            <w:rFonts w:hint="eastAsia"/>
            <w:noProof/>
          </w:rPr>
          <w:t>系統目的與目標</w:t>
        </w:r>
        <w:r w:rsidR="002A5A3E">
          <w:rPr>
            <w:noProof/>
            <w:webHidden/>
          </w:rPr>
          <w:tab/>
        </w:r>
        <w:r w:rsidR="002A5A3E">
          <w:rPr>
            <w:noProof/>
            <w:webHidden/>
          </w:rPr>
          <w:fldChar w:fldCharType="begin"/>
        </w:r>
        <w:r w:rsidR="002A5A3E">
          <w:rPr>
            <w:noProof/>
            <w:webHidden/>
          </w:rPr>
          <w:instrText xml:space="preserve"> PAGEREF _Toc167232664 \h </w:instrText>
        </w:r>
        <w:r w:rsidR="002A5A3E">
          <w:rPr>
            <w:noProof/>
            <w:webHidden/>
          </w:rPr>
        </w:r>
        <w:r w:rsidR="002A5A3E">
          <w:rPr>
            <w:noProof/>
            <w:webHidden/>
          </w:rPr>
          <w:fldChar w:fldCharType="separate"/>
        </w:r>
        <w:r w:rsidR="002A5A3E">
          <w:rPr>
            <w:noProof/>
            <w:webHidden/>
          </w:rPr>
          <w:t>3</w:t>
        </w:r>
        <w:r w:rsidR="002A5A3E">
          <w:rPr>
            <w:noProof/>
            <w:webHidden/>
          </w:rPr>
          <w:fldChar w:fldCharType="end"/>
        </w:r>
      </w:hyperlink>
    </w:p>
    <w:p w14:paraId="1E4EEF0D" w14:textId="734510E5" w:rsidR="002A5A3E" w:rsidRDefault="00000000">
      <w:pPr>
        <w:pStyle w:val="21"/>
        <w:rPr>
          <w:rFonts w:asciiTheme="minorHAnsi" w:eastAsiaTheme="minorEastAsia" w:hAnsiTheme="minorHAnsi" w:cstheme="minorBidi"/>
          <w:noProof/>
          <w:sz w:val="24"/>
          <w:szCs w:val="22"/>
        </w:rPr>
      </w:pPr>
      <w:hyperlink w:anchor="_Toc167232665" w:history="1">
        <w:r w:rsidR="002A5A3E" w:rsidRPr="00046D5F">
          <w:rPr>
            <w:rStyle w:val="af8"/>
            <w:noProof/>
          </w:rPr>
          <w:t xml:space="preserve">1-4 </w:t>
        </w:r>
        <w:r w:rsidR="002A5A3E" w:rsidRPr="00046D5F">
          <w:rPr>
            <w:rStyle w:val="af8"/>
            <w:rFonts w:hint="eastAsia"/>
            <w:noProof/>
          </w:rPr>
          <w:t>預期成果</w:t>
        </w:r>
        <w:r w:rsidR="002A5A3E">
          <w:rPr>
            <w:noProof/>
            <w:webHidden/>
          </w:rPr>
          <w:tab/>
        </w:r>
        <w:r w:rsidR="002A5A3E">
          <w:rPr>
            <w:noProof/>
            <w:webHidden/>
          </w:rPr>
          <w:fldChar w:fldCharType="begin"/>
        </w:r>
        <w:r w:rsidR="002A5A3E">
          <w:rPr>
            <w:noProof/>
            <w:webHidden/>
          </w:rPr>
          <w:instrText xml:space="preserve"> PAGEREF _Toc167232665 \h </w:instrText>
        </w:r>
        <w:r w:rsidR="002A5A3E">
          <w:rPr>
            <w:noProof/>
            <w:webHidden/>
          </w:rPr>
        </w:r>
        <w:r w:rsidR="002A5A3E">
          <w:rPr>
            <w:noProof/>
            <w:webHidden/>
          </w:rPr>
          <w:fldChar w:fldCharType="separate"/>
        </w:r>
        <w:r w:rsidR="002A5A3E">
          <w:rPr>
            <w:noProof/>
            <w:webHidden/>
          </w:rPr>
          <w:t>3</w:t>
        </w:r>
        <w:r w:rsidR="002A5A3E">
          <w:rPr>
            <w:noProof/>
            <w:webHidden/>
          </w:rPr>
          <w:fldChar w:fldCharType="end"/>
        </w:r>
      </w:hyperlink>
    </w:p>
    <w:p w14:paraId="55357E71" w14:textId="1E1E565D" w:rsidR="002A5A3E" w:rsidRDefault="00000000">
      <w:pPr>
        <w:pStyle w:val="11"/>
        <w:rPr>
          <w:rFonts w:asciiTheme="minorHAnsi" w:eastAsiaTheme="minorEastAsia" w:hAnsiTheme="minorHAnsi" w:cstheme="minorBidi"/>
          <w:b w:val="0"/>
          <w:noProof/>
          <w:sz w:val="24"/>
          <w:szCs w:val="22"/>
        </w:rPr>
      </w:pPr>
      <w:hyperlink w:anchor="_Toc167232666" w:history="1">
        <w:r w:rsidR="002A5A3E" w:rsidRPr="00046D5F">
          <w:rPr>
            <w:rStyle w:val="af8"/>
            <w:rFonts w:hint="eastAsia"/>
            <w:noProof/>
          </w:rPr>
          <w:t>第二章</w:t>
        </w:r>
        <w:r w:rsidR="002A5A3E" w:rsidRPr="00046D5F">
          <w:rPr>
            <w:rStyle w:val="af8"/>
            <w:noProof/>
          </w:rPr>
          <w:t xml:space="preserve"> </w:t>
        </w:r>
        <w:r w:rsidR="002A5A3E" w:rsidRPr="00046D5F">
          <w:rPr>
            <w:rStyle w:val="af8"/>
            <w:rFonts w:hint="eastAsia"/>
            <w:noProof/>
          </w:rPr>
          <w:t>營運計畫</w:t>
        </w:r>
        <w:r w:rsidR="002A5A3E">
          <w:rPr>
            <w:noProof/>
            <w:webHidden/>
          </w:rPr>
          <w:tab/>
        </w:r>
        <w:r w:rsidR="002A5A3E">
          <w:rPr>
            <w:noProof/>
            <w:webHidden/>
          </w:rPr>
          <w:fldChar w:fldCharType="begin"/>
        </w:r>
        <w:r w:rsidR="002A5A3E">
          <w:rPr>
            <w:noProof/>
            <w:webHidden/>
          </w:rPr>
          <w:instrText xml:space="preserve"> PAGEREF _Toc167232666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0040A227" w14:textId="4670202B" w:rsidR="002A5A3E" w:rsidRDefault="00000000">
      <w:pPr>
        <w:pStyle w:val="21"/>
        <w:rPr>
          <w:rFonts w:asciiTheme="minorHAnsi" w:eastAsiaTheme="minorEastAsia" w:hAnsiTheme="minorHAnsi" w:cstheme="minorBidi"/>
          <w:noProof/>
          <w:sz w:val="24"/>
          <w:szCs w:val="22"/>
        </w:rPr>
      </w:pPr>
      <w:hyperlink w:anchor="_Toc167232667" w:history="1">
        <w:r w:rsidR="002A5A3E" w:rsidRPr="00046D5F">
          <w:rPr>
            <w:rStyle w:val="af8"/>
            <w:noProof/>
          </w:rPr>
          <w:t xml:space="preserve">2-1 </w:t>
        </w:r>
        <w:r w:rsidR="002A5A3E" w:rsidRPr="00046D5F">
          <w:rPr>
            <w:rStyle w:val="af8"/>
            <w:rFonts w:hint="eastAsia"/>
            <w:noProof/>
          </w:rPr>
          <w:t>可行性分析</w:t>
        </w:r>
        <w:r w:rsidR="002A5A3E">
          <w:rPr>
            <w:noProof/>
            <w:webHidden/>
          </w:rPr>
          <w:tab/>
        </w:r>
        <w:r w:rsidR="002A5A3E">
          <w:rPr>
            <w:noProof/>
            <w:webHidden/>
          </w:rPr>
          <w:fldChar w:fldCharType="begin"/>
        </w:r>
        <w:r w:rsidR="002A5A3E">
          <w:rPr>
            <w:noProof/>
            <w:webHidden/>
          </w:rPr>
          <w:instrText xml:space="preserve"> PAGEREF _Toc167232667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4A995143" w14:textId="477A9757"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68" w:history="1">
        <w:r w:rsidR="002A5A3E" w:rsidRPr="00046D5F">
          <w:rPr>
            <w:rStyle w:val="af8"/>
            <w:noProof/>
          </w:rPr>
          <w:t xml:space="preserve">2-1-1 </w:t>
        </w:r>
        <w:r w:rsidR="002A5A3E" w:rsidRPr="00046D5F">
          <w:rPr>
            <w:rStyle w:val="af8"/>
            <w:rFonts w:hint="eastAsia"/>
            <w:noProof/>
          </w:rPr>
          <w:t>操作可行性</w:t>
        </w:r>
        <w:r w:rsidR="002A5A3E">
          <w:rPr>
            <w:noProof/>
            <w:webHidden/>
          </w:rPr>
          <w:tab/>
        </w:r>
        <w:r w:rsidR="002A5A3E">
          <w:rPr>
            <w:noProof/>
            <w:webHidden/>
          </w:rPr>
          <w:fldChar w:fldCharType="begin"/>
        </w:r>
        <w:r w:rsidR="002A5A3E">
          <w:rPr>
            <w:noProof/>
            <w:webHidden/>
          </w:rPr>
          <w:instrText xml:space="preserve"> PAGEREF _Toc167232668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76CF5FCA" w14:textId="595ED560"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69" w:history="1">
        <w:r w:rsidR="002A5A3E" w:rsidRPr="00046D5F">
          <w:rPr>
            <w:rStyle w:val="af8"/>
            <w:noProof/>
          </w:rPr>
          <w:t xml:space="preserve">2-1-2 </w:t>
        </w:r>
        <w:r w:rsidR="002A5A3E" w:rsidRPr="00046D5F">
          <w:rPr>
            <w:rStyle w:val="af8"/>
            <w:rFonts w:hint="eastAsia"/>
            <w:noProof/>
          </w:rPr>
          <w:t>技術可行性</w:t>
        </w:r>
        <w:r w:rsidR="002A5A3E">
          <w:rPr>
            <w:noProof/>
            <w:webHidden/>
          </w:rPr>
          <w:tab/>
        </w:r>
        <w:r w:rsidR="002A5A3E">
          <w:rPr>
            <w:noProof/>
            <w:webHidden/>
          </w:rPr>
          <w:fldChar w:fldCharType="begin"/>
        </w:r>
        <w:r w:rsidR="002A5A3E">
          <w:rPr>
            <w:noProof/>
            <w:webHidden/>
          </w:rPr>
          <w:instrText xml:space="preserve"> PAGEREF _Toc167232669 \h </w:instrText>
        </w:r>
        <w:r w:rsidR="002A5A3E">
          <w:rPr>
            <w:noProof/>
            <w:webHidden/>
          </w:rPr>
        </w:r>
        <w:r w:rsidR="002A5A3E">
          <w:rPr>
            <w:noProof/>
            <w:webHidden/>
          </w:rPr>
          <w:fldChar w:fldCharType="separate"/>
        </w:r>
        <w:r w:rsidR="002A5A3E">
          <w:rPr>
            <w:noProof/>
            <w:webHidden/>
          </w:rPr>
          <w:t>4</w:t>
        </w:r>
        <w:r w:rsidR="002A5A3E">
          <w:rPr>
            <w:noProof/>
            <w:webHidden/>
          </w:rPr>
          <w:fldChar w:fldCharType="end"/>
        </w:r>
      </w:hyperlink>
    </w:p>
    <w:p w14:paraId="0C9AB88E" w14:textId="62A32801"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70" w:history="1">
        <w:r w:rsidR="002A5A3E" w:rsidRPr="00046D5F">
          <w:rPr>
            <w:rStyle w:val="af8"/>
            <w:noProof/>
          </w:rPr>
          <w:t xml:space="preserve">2-1-3 </w:t>
        </w:r>
        <w:r w:rsidR="002A5A3E" w:rsidRPr="00046D5F">
          <w:rPr>
            <w:rStyle w:val="af8"/>
            <w:rFonts w:hint="eastAsia"/>
            <w:noProof/>
          </w:rPr>
          <w:t>時程可行性</w:t>
        </w:r>
        <w:r w:rsidR="002A5A3E">
          <w:rPr>
            <w:noProof/>
            <w:webHidden/>
          </w:rPr>
          <w:tab/>
        </w:r>
        <w:r w:rsidR="002A5A3E">
          <w:rPr>
            <w:noProof/>
            <w:webHidden/>
          </w:rPr>
          <w:fldChar w:fldCharType="begin"/>
        </w:r>
        <w:r w:rsidR="002A5A3E">
          <w:rPr>
            <w:noProof/>
            <w:webHidden/>
          </w:rPr>
          <w:instrText xml:space="preserve"> PAGEREF _Toc167232670 \h </w:instrText>
        </w:r>
        <w:r w:rsidR="002A5A3E">
          <w:rPr>
            <w:noProof/>
            <w:webHidden/>
          </w:rPr>
        </w:r>
        <w:r w:rsidR="002A5A3E">
          <w:rPr>
            <w:noProof/>
            <w:webHidden/>
          </w:rPr>
          <w:fldChar w:fldCharType="separate"/>
        </w:r>
        <w:r w:rsidR="002A5A3E">
          <w:rPr>
            <w:noProof/>
            <w:webHidden/>
          </w:rPr>
          <w:t>5</w:t>
        </w:r>
        <w:r w:rsidR="002A5A3E">
          <w:rPr>
            <w:noProof/>
            <w:webHidden/>
          </w:rPr>
          <w:fldChar w:fldCharType="end"/>
        </w:r>
      </w:hyperlink>
    </w:p>
    <w:p w14:paraId="26A6CFEB" w14:textId="5C65C6A3" w:rsidR="002A5A3E" w:rsidRDefault="00000000">
      <w:pPr>
        <w:pStyle w:val="21"/>
        <w:rPr>
          <w:rFonts w:asciiTheme="minorHAnsi" w:eastAsiaTheme="minorEastAsia" w:hAnsiTheme="minorHAnsi" w:cstheme="minorBidi"/>
          <w:noProof/>
          <w:sz w:val="24"/>
          <w:szCs w:val="22"/>
        </w:rPr>
      </w:pPr>
      <w:hyperlink w:anchor="_Toc167232671" w:history="1">
        <w:r w:rsidR="002A5A3E" w:rsidRPr="00046D5F">
          <w:rPr>
            <w:rStyle w:val="af8"/>
            <w:noProof/>
          </w:rPr>
          <w:t xml:space="preserve">2-2 </w:t>
        </w:r>
        <w:r w:rsidR="002A5A3E" w:rsidRPr="00046D5F">
          <w:rPr>
            <w:rStyle w:val="af8"/>
            <w:rFonts w:hint="eastAsia"/>
            <w:noProof/>
          </w:rPr>
          <w:t>商業模式－</w:t>
        </w:r>
        <w:r w:rsidR="002A5A3E" w:rsidRPr="00046D5F">
          <w:rPr>
            <w:rStyle w:val="af8"/>
            <w:noProof/>
          </w:rPr>
          <w:t>Business model</w:t>
        </w:r>
        <w:r w:rsidR="002A5A3E">
          <w:rPr>
            <w:noProof/>
            <w:webHidden/>
          </w:rPr>
          <w:tab/>
        </w:r>
        <w:r w:rsidR="002A5A3E">
          <w:rPr>
            <w:noProof/>
            <w:webHidden/>
          </w:rPr>
          <w:fldChar w:fldCharType="begin"/>
        </w:r>
        <w:r w:rsidR="002A5A3E">
          <w:rPr>
            <w:noProof/>
            <w:webHidden/>
          </w:rPr>
          <w:instrText xml:space="preserve"> PAGEREF _Toc167232671 \h </w:instrText>
        </w:r>
        <w:r w:rsidR="002A5A3E">
          <w:rPr>
            <w:noProof/>
            <w:webHidden/>
          </w:rPr>
        </w:r>
        <w:r w:rsidR="002A5A3E">
          <w:rPr>
            <w:noProof/>
            <w:webHidden/>
          </w:rPr>
          <w:fldChar w:fldCharType="separate"/>
        </w:r>
        <w:r w:rsidR="002A5A3E">
          <w:rPr>
            <w:noProof/>
            <w:webHidden/>
          </w:rPr>
          <w:t>5</w:t>
        </w:r>
        <w:r w:rsidR="002A5A3E">
          <w:rPr>
            <w:noProof/>
            <w:webHidden/>
          </w:rPr>
          <w:fldChar w:fldCharType="end"/>
        </w:r>
      </w:hyperlink>
    </w:p>
    <w:p w14:paraId="688323EA" w14:textId="2577F4E0" w:rsidR="002A5A3E" w:rsidRDefault="00000000">
      <w:pPr>
        <w:pStyle w:val="21"/>
        <w:rPr>
          <w:rFonts w:asciiTheme="minorHAnsi" w:eastAsiaTheme="minorEastAsia" w:hAnsiTheme="minorHAnsi" w:cstheme="minorBidi"/>
          <w:noProof/>
          <w:sz w:val="24"/>
          <w:szCs w:val="22"/>
        </w:rPr>
      </w:pPr>
      <w:hyperlink w:anchor="_Toc167232672" w:history="1">
        <w:r w:rsidR="002A5A3E" w:rsidRPr="00046D5F">
          <w:rPr>
            <w:rStyle w:val="af8"/>
            <w:noProof/>
          </w:rPr>
          <w:t xml:space="preserve">2-3 </w:t>
        </w:r>
        <w:r w:rsidR="002A5A3E" w:rsidRPr="00046D5F">
          <w:rPr>
            <w:rStyle w:val="af8"/>
            <w:rFonts w:hint="eastAsia"/>
            <w:noProof/>
          </w:rPr>
          <w:t>市場分析</w:t>
        </w:r>
        <w:r w:rsidR="002A5A3E" w:rsidRPr="00046D5F">
          <w:rPr>
            <w:rStyle w:val="af8"/>
            <w:noProof/>
          </w:rPr>
          <w:t>STP</w:t>
        </w:r>
        <w:r w:rsidR="002A5A3E">
          <w:rPr>
            <w:noProof/>
            <w:webHidden/>
          </w:rPr>
          <w:tab/>
        </w:r>
        <w:r w:rsidR="002A5A3E">
          <w:rPr>
            <w:noProof/>
            <w:webHidden/>
          </w:rPr>
          <w:fldChar w:fldCharType="begin"/>
        </w:r>
        <w:r w:rsidR="002A5A3E">
          <w:rPr>
            <w:noProof/>
            <w:webHidden/>
          </w:rPr>
          <w:instrText xml:space="preserve"> PAGEREF _Toc167232672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0A05B508" w14:textId="06BBEA15"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73" w:history="1">
        <w:r w:rsidR="002A5A3E" w:rsidRPr="00046D5F">
          <w:rPr>
            <w:rStyle w:val="af8"/>
            <w:noProof/>
          </w:rPr>
          <w:t xml:space="preserve">2-3-1 </w:t>
        </w:r>
        <w:r w:rsidR="002A5A3E" w:rsidRPr="00046D5F">
          <w:rPr>
            <w:rStyle w:val="af8"/>
            <w:rFonts w:hint="eastAsia"/>
            <w:noProof/>
          </w:rPr>
          <w:t>區隔市場</w:t>
        </w:r>
        <w:r w:rsidR="002A5A3E" w:rsidRPr="00046D5F">
          <w:rPr>
            <w:rStyle w:val="af8"/>
            <w:noProof/>
          </w:rPr>
          <w:t xml:space="preserve"> Segmenting</w:t>
        </w:r>
        <w:r w:rsidR="002A5A3E">
          <w:rPr>
            <w:noProof/>
            <w:webHidden/>
          </w:rPr>
          <w:tab/>
        </w:r>
        <w:r w:rsidR="002A5A3E">
          <w:rPr>
            <w:noProof/>
            <w:webHidden/>
          </w:rPr>
          <w:fldChar w:fldCharType="begin"/>
        </w:r>
        <w:r w:rsidR="002A5A3E">
          <w:rPr>
            <w:noProof/>
            <w:webHidden/>
          </w:rPr>
          <w:instrText xml:space="preserve"> PAGEREF _Toc167232673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17FEB266" w14:textId="68EB8CAB"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74" w:history="1">
        <w:r w:rsidR="002A5A3E" w:rsidRPr="00046D5F">
          <w:rPr>
            <w:rStyle w:val="af8"/>
            <w:noProof/>
          </w:rPr>
          <w:t xml:space="preserve">2-3-2 </w:t>
        </w:r>
        <w:r w:rsidR="002A5A3E" w:rsidRPr="00046D5F">
          <w:rPr>
            <w:rStyle w:val="af8"/>
            <w:rFonts w:hint="eastAsia"/>
            <w:noProof/>
          </w:rPr>
          <w:t>目標市場</w:t>
        </w:r>
        <w:r w:rsidR="002A5A3E" w:rsidRPr="00046D5F">
          <w:rPr>
            <w:rStyle w:val="af8"/>
            <w:noProof/>
          </w:rPr>
          <w:t xml:space="preserve"> Targeting</w:t>
        </w:r>
        <w:r w:rsidR="002A5A3E">
          <w:rPr>
            <w:noProof/>
            <w:webHidden/>
          </w:rPr>
          <w:tab/>
        </w:r>
        <w:r w:rsidR="002A5A3E">
          <w:rPr>
            <w:noProof/>
            <w:webHidden/>
          </w:rPr>
          <w:fldChar w:fldCharType="begin"/>
        </w:r>
        <w:r w:rsidR="002A5A3E">
          <w:rPr>
            <w:noProof/>
            <w:webHidden/>
          </w:rPr>
          <w:instrText xml:space="preserve"> PAGEREF _Toc167232674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210EB944" w14:textId="2570E630"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75" w:history="1">
        <w:r w:rsidR="002A5A3E" w:rsidRPr="00046D5F">
          <w:rPr>
            <w:rStyle w:val="af8"/>
            <w:noProof/>
          </w:rPr>
          <w:t xml:space="preserve">2-3-3 </w:t>
        </w:r>
        <w:r w:rsidR="002A5A3E" w:rsidRPr="00046D5F">
          <w:rPr>
            <w:rStyle w:val="af8"/>
            <w:rFonts w:hint="eastAsia"/>
            <w:noProof/>
          </w:rPr>
          <w:t>市場定位</w:t>
        </w:r>
        <w:r w:rsidR="002A5A3E" w:rsidRPr="00046D5F">
          <w:rPr>
            <w:rStyle w:val="af8"/>
            <w:noProof/>
          </w:rPr>
          <w:t xml:space="preserve"> Positioning</w:t>
        </w:r>
        <w:r w:rsidR="002A5A3E">
          <w:rPr>
            <w:noProof/>
            <w:webHidden/>
          </w:rPr>
          <w:tab/>
        </w:r>
        <w:r w:rsidR="002A5A3E">
          <w:rPr>
            <w:noProof/>
            <w:webHidden/>
          </w:rPr>
          <w:fldChar w:fldCharType="begin"/>
        </w:r>
        <w:r w:rsidR="002A5A3E">
          <w:rPr>
            <w:noProof/>
            <w:webHidden/>
          </w:rPr>
          <w:instrText xml:space="preserve"> PAGEREF _Toc167232675 \h </w:instrText>
        </w:r>
        <w:r w:rsidR="002A5A3E">
          <w:rPr>
            <w:noProof/>
            <w:webHidden/>
          </w:rPr>
        </w:r>
        <w:r w:rsidR="002A5A3E">
          <w:rPr>
            <w:noProof/>
            <w:webHidden/>
          </w:rPr>
          <w:fldChar w:fldCharType="separate"/>
        </w:r>
        <w:r w:rsidR="002A5A3E">
          <w:rPr>
            <w:noProof/>
            <w:webHidden/>
          </w:rPr>
          <w:t>6</w:t>
        </w:r>
        <w:r w:rsidR="002A5A3E">
          <w:rPr>
            <w:noProof/>
            <w:webHidden/>
          </w:rPr>
          <w:fldChar w:fldCharType="end"/>
        </w:r>
      </w:hyperlink>
    </w:p>
    <w:p w14:paraId="4CE620BF" w14:textId="58E4BD1F"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76" w:history="1">
        <w:r w:rsidR="002A5A3E" w:rsidRPr="00046D5F">
          <w:rPr>
            <w:rStyle w:val="af8"/>
            <w:noProof/>
          </w:rPr>
          <w:t xml:space="preserve">2-3-4 </w:t>
        </w:r>
        <w:r w:rsidR="002A5A3E" w:rsidRPr="00046D5F">
          <w:rPr>
            <w:rStyle w:val="af8"/>
            <w:rFonts w:hint="eastAsia"/>
            <w:noProof/>
          </w:rPr>
          <w:t>相關系統比較</w:t>
        </w:r>
        <w:r w:rsidR="002A5A3E">
          <w:rPr>
            <w:noProof/>
            <w:webHidden/>
          </w:rPr>
          <w:tab/>
        </w:r>
        <w:r w:rsidR="002A5A3E">
          <w:rPr>
            <w:noProof/>
            <w:webHidden/>
          </w:rPr>
          <w:fldChar w:fldCharType="begin"/>
        </w:r>
        <w:r w:rsidR="002A5A3E">
          <w:rPr>
            <w:noProof/>
            <w:webHidden/>
          </w:rPr>
          <w:instrText xml:space="preserve"> PAGEREF _Toc167232676 \h </w:instrText>
        </w:r>
        <w:r w:rsidR="002A5A3E">
          <w:rPr>
            <w:noProof/>
            <w:webHidden/>
          </w:rPr>
        </w:r>
        <w:r w:rsidR="002A5A3E">
          <w:rPr>
            <w:noProof/>
            <w:webHidden/>
          </w:rPr>
          <w:fldChar w:fldCharType="separate"/>
        </w:r>
        <w:r w:rsidR="002A5A3E">
          <w:rPr>
            <w:noProof/>
            <w:webHidden/>
          </w:rPr>
          <w:t>7</w:t>
        </w:r>
        <w:r w:rsidR="002A5A3E">
          <w:rPr>
            <w:noProof/>
            <w:webHidden/>
          </w:rPr>
          <w:fldChar w:fldCharType="end"/>
        </w:r>
      </w:hyperlink>
    </w:p>
    <w:p w14:paraId="33831E52" w14:textId="1C371453" w:rsidR="002A5A3E" w:rsidRDefault="00000000">
      <w:pPr>
        <w:pStyle w:val="21"/>
        <w:rPr>
          <w:rFonts w:asciiTheme="minorHAnsi" w:eastAsiaTheme="minorEastAsia" w:hAnsiTheme="minorHAnsi" w:cstheme="minorBidi"/>
          <w:noProof/>
          <w:sz w:val="24"/>
          <w:szCs w:val="22"/>
        </w:rPr>
      </w:pPr>
      <w:hyperlink w:anchor="_Toc167232677" w:history="1">
        <w:r w:rsidR="002A5A3E" w:rsidRPr="00046D5F">
          <w:rPr>
            <w:rStyle w:val="af8"/>
            <w:noProof/>
          </w:rPr>
          <w:t xml:space="preserve">2-4 </w:t>
        </w:r>
        <w:r w:rsidR="002A5A3E" w:rsidRPr="00046D5F">
          <w:rPr>
            <w:rStyle w:val="af8"/>
            <w:rFonts w:hint="eastAsia"/>
            <w:noProof/>
          </w:rPr>
          <w:t>競爭力分析</w:t>
        </w:r>
        <w:r w:rsidR="002A5A3E" w:rsidRPr="00046D5F">
          <w:rPr>
            <w:rStyle w:val="af8"/>
            <w:noProof/>
          </w:rPr>
          <w:t>(SWOT-TOWS)</w:t>
        </w:r>
        <w:r w:rsidR="002A5A3E">
          <w:rPr>
            <w:noProof/>
            <w:webHidden/>
          </w:rPr>
          <w:tab/>
        </w:r>
        <w:r w:rsidR="002A5A3E">
          <w:rPr>
            <w:noProof/>
            <w:webHidden/>
          </w:rPr>
          <w:fldChar w:fldCharType="begin"/>
        </w:r>
        <w:r w:rsidR="002A5A3E">
          <w:rPr>
            <w:noProof/>
            <w:webHidden/>
          </w:rPr>
          <w:instrText xml:space="preserve"> PAGEREF _Toc167232677 \h </w:instrText>
        </w:r>
        <w:r w:rsidR="002A5A3E">
          <w:rPr>
            <w:noProof/>
            <w:webHidden/>
          </w:rPr>
        </w:r>
        <w:r w:rsidR="002A5A3E">
          <w:rPr>
            <w:noProof/>
            <w:webHidden/>
          </w:rPr>
          <w:fldChar w:fldCharType="separate"/>
        </w:r>
        <w:r w:rsidR="002A5A3E">
          <w:rPr>
            <w:noProof/>
            <w:webHidden/>
          </w:rPr>
          <w:t>8</w:t>
        </w:r>
        <w:r w:rsidR="002A5A3E">
          <w:rPr>
            <w:noProof/>
            <w:webHidden/>
          </w:rPr>
          <w:fldChar w:fldCharType="end"/>
        </w:r>
      </w:hyperlink>
    </w:p>
    <w:p w14:paraId="482F0EF3" w14:textId="351D8C60" w:rsidR="002A5A3E" w:rsidRDefault="00000000">
      <w:pPr>
        <w:pStyle w:val="11"/>
        <w:rPr>
          <w:rFonts w:asciiTheme="minorHAnsi" w:eastAsiaTheme="minorEastAsia" w:hAnsiTheme="minorHAnsi" w:cstheme="minorBidi"/>
          <w:b w:val="0"/>
          <w:noProof/>
          <w:sz w:val="24"/>
          <w:szCs w:val="22"/>
        </w:rPr>
      </w:pPr>
      <w:hyperlink w:anchor="_Toc167232678" w:history="1">
        <w:r w:rsidR="002A5A3E" w:rsidRPr="00046D5F">
          <w:rPr>
            <w:rStyle w:val="af8"/>
            <w:rFonts w:hint="eastAsia"/>
            <w:noProof/>
          </w:rPr>
          <w:t>第三章</w:t>
        </w:r>
        <w:r w:rsidR="002A5A3E" w:rsidRPr="00046D5F">
          <w:rPr>
            <w:rStyle w:val="af8"/>
            <w:noProof/>
          </w:rPr>
          <w:t xml:space="preserve"> </w:t>
        </w:r>
        <w:r w:rsidR="002A5A3E" w:rsidRPr="00046D5F">
          <w:rPr>
            <w:rStyle w:val="af8"/>
            <w:rFonts w:hint="eastAsia"/>
            <w:noProof/>
          </w:rPr>
          <w:t>系統規劃</w:t>
        </w:r>
        <w:r w:rsidR="002A5A3E">
          <w:rPr>
            <w:noProof/>
            <w:webHidden/>
          </w:rPr>
          <w:tab/>
        </w:r>
        <w:r w:rsidR="002A5A3E">
          <w:rPr>
            <w:noProof/>
            <w:webHidden/>
          </w:rPr>
          <w:fldChar w:fldCharType="begin"/>
        </w:r>
        <w:r w:rsidR="002A5A3E">
          <w:rPr>
            <w:noProof/>
            <w:webHidden/>
          </w:rPr>
          <w:instrText xml:space="preserve"> PAGEREF _Toc167232678 \h </w:instrText>
        </w:r>
        <w:r w:rsidR="002A5A3E">
          <w:rPr>
            <w:noProof/>
            <w:webHidden/>
          </w:rPr>
        </w:r>
        <w:r w:rsidR="002A5A3E">
          <w:rPr>
            <w:noProof/>
            <w:webHidden/>
          </w:rPr>
          <w:fldChar w:fldCharType="separate"/>
        </w:r>
        <w:r w:rsidR="002A5A3E">
          <w:rPr>
            <w:noProof/>
            <w:webHidden/>
          </w:rPr>
          <w:t>9</w:t>
        </w:r>
        <w:r w:rsidR="002A5A3E">
          <w:rPr>
            <w:noProof/>
            <w:webHidden/>
          </w:rPr>
          <w:fldChar w:fldCharType="end"/>
        </w:r>
      </w:hyperlink>
    </w:p>
    <w:p w14:paraId="505D4DFA" w14:textId="6E57B22D" w:rsidR="002A5A3E" w:rsidRDefault="00000000">
      <w:pPr>
        <w:pStyle w:val="21"/>
        <w:rPr>
          <w:rFonts w:asciiTheme="minorHAnsi" w:eastAsiaTheme="minorEastAsia" w:hAnsiTheme="minorHAnsi" w:cstheme="minorBidi"/>
          <w:noProof/>
          <w:sz w:val="24"/>
          <w:szCs w:val="22"/>
        </w:rPr>
      </w:pPr>
      <w:hyperlink w:anchor="_Toc167232679" w:history="1">
        <w:r w:rsidR="002A5A3E" w:rsidRPr="00046D5F">
          <w:rPr>
            <w:rStyle w:val="af8"/>
            <w:noProof/>
          </w:rPr>
          <w:t xml:space="preserve">3-1 </w:t>
        </w:r>
        <w:r w:rsidR="002A5A3E" w:rsidRPr="00046D5F">
          <w:rPr>
            <w:rStyle w:val="af8"/>
            <w:rFonts w:hint="eastAsia"/>
            <w:noProof/>
          </w:rPr>
          <w:t>系統架構</w:t>
        </w:r>
        <w:r w:rsidR="002A5A3E">
          <w:rPr>
            <w:noProof/>
            <w:webHidden/>
          </w:rPr>
          <w:tab/>
        </w:r>
        <w:r w:rsidR="002A5A3E">
          <w:rPr>
            <w:noProof/>
            <w:webHidden/>
          </w:rPr>
          <w:fldChar w:fldCharType="begin"/>
        </w:r>
        <w:r w:rsidR="002A5A3E">
          <w:rPr>
            <w:noProof/>
            <w:webHidden/>
          </w:rPr>
          <w:instrText xml:space="preserve"> PAGEREF _Toc167232679 \h </w:instrText>
        </w:r>
        <w:r w:rsidR="002A5A3E">
          <w:rPr>
            <w:noProof/>
            <w:webHidden/>
          </w:rPr>
        </w:r>
        <w:r w:rsidR="002A5A3E">
          <w:rPr>
            <w:noProof/>
            <w:webHidden/>
          </w:rPr>
          <w:fldChar w:fldCharType="separate"/>
        </w:r>
        <w:r w:rsidR="002A5A3E">
          <w:rPr>
            <w:noProof/>
            <w:webHidden/>
          </w:rPr>
          <w:t>9</w:t>
        </w:r>
        <w:r w:rsidR="002A5A3E">
          <w:rPr>
            <w:noProof/>
            <w:webHidden/>
          </w:rPr>
          <w:fldChar w:fldCharType="end"/>
        </w:r>
      </w:hyperlink>
    </w:p>
    <w:p w14:paraId="26855786" w14:textId="6CD8C7B9" w:rsidR="002A5A3E" w:rsidRDefault="00000000">
      <w:pPr>
        <w:pStyle w:val="21"/>
        <w:rPr>
          <w:rFonts w:asciiTheme="minorHAnsi" w:eastAsiaTheme="minorEastAsia" w:hAnsiTheme="minorHAnsi" w:cstheme="minorBidi"/>
          <w:noProof/>
          <w:sz w:val="24"/>
          <w:szCs w:val="22"/>
        </w:rPr>
      </w:pPr>
      <w:hyperlink w:anchor="_Toc167232680" w:history="1">
        <w:r w:rsidR="002A5A3E" w:rsidRPr="00046D5F">
          <w:rPr>
            <w:rStyle w:val="af8"/>
            <w:noProof/>
          </w:rPr>
          <w:t xml:space="preserve">3-2 </w:t>
        </w:r>
        <w:r w:rsidR="002A5A3E" w:rsidRPr="00046D5F">
          <w:rPr>
            <w:rStyle w:val="af8"/>
            <w:rFonts w:hint="eastAsia"/>
            <w:noProof/>
          </w:rPr>
          <w:t>系統軟、硬體需求與技術平台</w:t>
        </w:r>
        <w:r w:rsidR="002A5A3E">
          <w:rPr>
            <w:noProof/>
            <w:webHidden/>
          </w:rPr>
          <w:tab/>
        </w:r>
        <w:r w:rsidR="002A5A3E">
          <w:rPr>
            <w:noProof/>
            <w:webHidden/>
          </w:rPr>
          <w:fldChar w:fldCharType="begin"/>
        </w:r>
        <w:r w:rsidR="002A5A3E">
          <w:rPr>
            <w:noProof/>
            <w:webHidden/>
          </w:rPr>
          <w:instrText xml:space="preserve"> PAGEREF _Toc167232680 \h </w:instrText>
        </w:r>
        <w:r w:rsidR="002A5A3E">
          <w:rPr>
            <w:noProof/>
            <w:webHidden/>
          </w:rPr>
        </w:r>
        <w:r w:rsidR="002A5A3E">
          <w:rPr>
            <w:noProof/>
            <w:webHidden/>
          </w:rPr>
          <w:fldChar w:fldCharType="separate"/>
        </w:r>
        <w:r w:rsidR="002A5A3E">
          <w:rPr>
            <w:noProof/>
            <w:webHidden/>
          </w:rPr>
          <w:t>9</w:t>
        </w:r>
        <w:r w:rsidR="002A5A3E">
          <w:rPr>
            <w:noProof/>
            <w:webHidden/>
          </w:rPr>
          <w:fldChar w:fldCharType="end"/>
        </w:r>
      </w:hyperlink>
    </w:p>
    <w:p w14:paraId="647B7224" w14:textId="7C46D49A" w:rsidR="002A5A3E" w:rsidRDefault="00000000">
      <w:pPr>
        <w:pStyle w:val="21"/>
        <w:rPr>
          <w:rFonts w:asciiTheme="minorHAnsi" w:eastAsiaTheme="minorEastAsia" w:hAnsiTheme="minorHAnsi" w:cstheme="minorBidi"/>
          <w:noProof/>
          <w:sz w:val="24"/>
          <w:szCs w:val="22"/>
        </w:rPr>
      </w:pPr>
      <w:hyperlink w:anchor="_Toc167232681" w:history="1">
        <w:r w:rsidR="002A5A3E" w:rsidRPr="00046D5F">
          <w:rPr>
            <w:rStyle w:val="af8"/>
            <w:noProof/>
          </w:rPr>
          <w:t xml:space="preserve">3-3 </w:t>
        </w:r>
        <w:r w:rsidR="002A5A3E" w:rsidRPr="00046D5F">
          <w:rPr>
            <w:rStyle w:val="af8"/>
            <w:rFonts w:hint="eastAsia"/>
            <w:noProof/>
          </w:rPr>
          <w:t>開發標準與使用工具</w:t>
        </w:r>
        <w:r w:rsidR="002A5A3E">
          <w:rPr>
            <w:noProof/>
            <w:webHidden/>
          </w:rPr>
          <w:tab/>
        </w:r>
        <w:r w:rsidR="002A5A3E">
          <w:rPr>
            <w:noProof/>
            <w:webHidden/>
          </w:rPr>
          <w:fldChar w:fldCharType="begin"/>
        </w:r>
        <w:r w:rsidR="002A5A3E">
          <w:rPr>
            <w:noProof/>
            <w:webHidden/>
          </w:rPr>
          <w:instrText xml:space="preserve"> PAGEREF _Toc167232681 \h </w:instrText>
        </w:r>
        <w:r w:rsidR="002A5A3E">
          <w:rPr>
            <w:noProof/>
            <w:webHidden/>
          </w:rPr>
        </w:r>
        <w:r w:rsidR="002A5A3E">
          <w:rPr>
            <w:noProof/>
            <w:webHidden/>
          </w:rPr>
          <w:fldChar w:fldCharType="separate"/>
        </w:r>
        <w:r w:rsidR="002A5A3E">
          <w:rPr>
            <w:noProof/>
            <w:webHidden/>
          </w:rPr>
          <w:t>10</w:t>
        </w:r>
        <w:r w:rsidR="002A5A3E">
          <w:rPr>
            <w:noProof/>
            <w:webHidden/>
          </w:rPr>
          <w:fldChar w:fldCharType="end"/>
        </w:r>
      </w:hyperlink>
    </w:p>
    <w:p w14:paraId="6ED6AD56" w14:textId="1D129806" w:rsidR="002A5A3E" w:rsidRDefault="00000000">
      <w:pPr>
        <w:pStyle w:val="11"/>
        <w:rPr>
          <w:rFonts w:asciiTheme="minorHAnsi" w:eastAsiaTheme="minorEastAsia" w:hAnsiTheme="minorHAnsi" w:cstheme="minorBidi"/>
          <w:b w:val="0"/>
          <w:noProof/>
          <w:sz w:val="24"/>
          <w:szCs w:val="22"/>
        </w:rPr>
      </w:pPr>
      <w:hyperlink w:anchor="_Toc167232682" w:history="1">
        <w:r w:rsidR="002A5A3E" w:rsidRPr="00046D5F">
          <w:rPr>
            <w:rStyle w:val="af8"/>
            <w:rFonts w:hint="eastAsia"/>
            <w:noProof/>
          </w:rPr>
          <w:t>第四章</w:t>
        </w:r>
        <w:r w:rsidR="002A5A3E" w:rsidRPr="00046D5F">
          <w:rPr>
            <w:rStyle w:val="af8"/>
            <w:noProof/>
          </w:rPr>
          <w:t xml:space="preserve"> </w:t>
        </w:r>
        <w:r w:rsidR="002A5A3E" w:rsidRPr="00046D5F">
          <w:rPr>
            <w:rStyle w:val="af8"/>
            <w:rFonts w:hint="eastAsia"/>
            <w:noProof/>
          </w:rPr>
          <w:t>專案時程與組織分工</w:t>
        </w:r>
        <w:r w:rsidR="002A5A3E">
          <w:rPr>
            <w:noProof/>
            <w:webHidden/>
          </w:rPr>
          <w:tab/>
        </w:r>
        <w:r w:rsidR="002A5A3E">
          <w:rPr>
            <w:noProof/>
            <w:webHidden/>
          </w:rPr>
          <w:fldChar w:fldCharType="begin"/>
        </w:r>
        <w:r w:rsidR="002A5A3E">
          <w:rPr>
            <w:noProof/>
            <w:webHidden/>
          </w:rPr>
          <w:instrText xml:space="preserve"> PAGEREF _Toc167232682 \h </w:instrText>
        </w:r>
        <w:r w:rsidR="002A5A3E">
          <w:rPr>
            <w:noProof/>
            <w:webHidden/>
          </w:rPr>
        </w:r>
        <w:r w:rsidR="002A5A3E">
          <w:rPr>
            <w:noProof/>
            <w:webHidden/>
          </w:rPr>
          <w:fldChar w:fldCharType="separate"/>
        </w:r>
        <w:r w:rsidR="002A5A3E">
          <w:rPr>
            <w:noProof/>
            <w:webHidden/>
          </w:rPr>
          <w:t>11</w:t>
        </w:r>
        <w:r w:rsidR="002A5A3E">
          <w:rPr>
            <w:noProof/>
            <w:webHidden/>
          </w:rPr>
          <w:fldChar w:fldCharType="end"/>
        </w:r>
      </w:hyperlink>
    </w:p>
    <w:p w14:paraId="3CC4A96A" w14:textId="00CA7BC4" w:rsidR="002A5A3E" w:rsidRDefault="00000000">
      <w:pPr>
        <w:pStyle w:val="21"/>
        <w:rPr>
          <w:rFonts w:asciiTheme="minorHAnsi" w:eastAsiaTheme="minorEastAsia" w:hAnsiTheme="minorHAnsi" w:cstheme="minorBidi"/>
          <w:noProof/>
          <w:sz w:val="24"/>
          <w:szCs w:val="22"/>
        </w:rPr>
      </w:pPr>
      <w:hyperlink w:anchor="_Toc167232683" w:history="1">
        <w:r w:rsidR="002A5A3E" w:rsidRPr="00046D5F">
          <w:rPr>
            <w:rStyle w:val="af8"/>
            <w:noProof/>
          </w:rPr>
          <w:t xml:space="preserve">4-1 </w:t>
        </w:r>
        <w:r w:rsidR="002A5A3E" w:rsidRPr="00046D5F">
          <w:rPr>
            <w:rStyle w:val="af8"/>
            <w:rFonts w:hint="eastAsia"/>
            <w:noProof/>
          </w:rPr>
          <w:t>專案時程</w:t>
        </w:r>
        <w:r w:rsidR="002A5A3E">
          <w:rPr>
            <w:noProof/>
            <w:webHidden/>
          </w:rPr>
          <w:tab/>
        </w:r>
        <w:r w:rsidR="002A5A3E">
          <w:rPr>
            <w:noProof/>
            <w:webHidden/>
          </w:rPr>
          <w:fldChar w:fldCharType="begin"/>
        </w:r>
        <w:r w:rsidR="002A5A3E">
          <w:rPr>
            <w:noProof/>
            <w:webHidden/>
          </w:rPr>
          <w:instrText xml:space="preserve"> PAGEREF _Toc167232683 \h </w:instrText>
        </w:r>
        <w:r w:rsidR="002A5A3E">
          <w:rPr>
            <w:noProof/>
            <w:webHidden/>
          </w:rPr>
        </w:r>
        <w:r w:rsidR="002A5A3E">
          <w:rPr>
            <w:noProof/>
            <w:webHidden/>
          </w:rPr>
          <w:fldChar w:fldCharType="separate"/>
        </w:r>
        <w:r w:rsidR="002A5A3E">
          <w:rPr>
            <w:noProof/>
            <w:webHidden/>
          </w:rPr>
          <w:t>11</w:t>
        </w:r>
        <w:r w:rsidR="002A5A3E">
          <w:rPr>
            <w:noProof/>
            <w:webHidden/>
          </w:rPr>
          <w:fldChar w:fldCharType="end"/>
        </w:r>
      </w:hyperlink>
    </w:p>
    <w:p w14:paraId="5FA41402" w14:textId="7B91C596" w:rsidR="002A5A3E" w:rsidRDefault="00000000">
      <w:pPr>
        <w:pStyle w:val="21"/>
        <w:rPr>
          <w:rFonts w:asciiTheme="minorHAnsi" w:eastAsiaTheme="minorEastAsia" w:hAnsiTheme="minorHAnsi" w:cstheme="minorBidi"/>
          <w:noProof/>
          <w:sz w:val="24"/>
          <w:szCs w:val="22"/>
        </w:rPr>
      </w:pPr>
      <w:hyperlink w:anchor="_Toc167232684" w:history="1">
        <w:r w:rsidR="002A5A3E" w:rsidRPr="00046D5F">
          <w:rPr>
            <w:rStyle w:val="af8"/>
            <w:noProof/>
          </w:rPr>
          <w:t xml:space="preserve">4-2 </w:t>
        </w:r>
        <w:r w:rsidR="002A5A3E" w:rsidRPr="00046D5F">
          <w:rPr>
            <w:rStyle w:val="af8"/>
            <w:rFonts w:hint="eastAsia"/>
            <w:noProof/>
          </w:rPr>
          <w:t>專案組織與分工</w:t>
        </w:r>
        <w:r w:rsidR="002A5A3E">
          <w:rPr>
            <w:noProof/>
            <w:webHidden/>
          </w:rPr>
          <w:tab/>
        </w:r>
        <w:r w:rsidR="002A5A3E">
          <w:rPr>
            <w:noProof/>
            <w:webHidden/>
          </w:rPr>
          <w:fldChar w:fldCharType="begin"/>
        </w:r>
        <w:r w:rsidR="002A5A3E">
          <w:rPr>
            <w:noProof/>
            <w:webHidden/>
          </w:rPr>
          <w:instrText xml:space="preserve"> PAGEREF _Toc167232684 \h </w:instrText>
        </w:r>
        <w:r w:rsidR="002A5A3E">
          <w:rPr>
            <w:noProof/>
            <w:webHidden/>
          </w:rPr>
        </w:r>
        <w:r w:rsidR="002A5A3E">
          <w:rPr>
            <w:noProof/>
            <w:webHidden/>
          </w:rPr>
          <w:fldChar w:fldCharType="separate"/>
        </w:r>
        <w:r w:rsidR="002A5A3E">
          <w:rPr>
            <w:noProof/>
            <w:webHidden/>
          </w:rPr>
          <w:t>12</w:t>
        </w:r>
        <w:r w:rsidR="002A5A3E">
          <w:rPr>
            <w:noProof/>
            <w:webHidden/>
          </w:rPr>
          <w:fldChar w:fldCharType="end"/>
        </w:r>
      </w:hyperlink>
    </w:p>
    <w:p w14:paraId="34A07C06" w14:textId="37EC311D" w:rsidR="002A5A3E" w:rsidRDefault="00000000">
      <w:pPr>
        <w:pStyle w:val="11"/>
        <w:rPr>
          <w:rFonts w:asciiTheme="minorHAnsi" w:eastAsiaTheme="minorEastAsia" w:hAnsiTheme="minorHAnsi" w:cstheme="minorBidi"/>
          <w:b w:val="0"/>
          <w:noProof/>
          <w:sz w:val="24"/>
          <w:szCs w:val="22"/>
        </w:rPr>
      </w:pPr>
      <w:hyperlink w:anchor="_Toc167232685" w:history="1">
        <w:r w:rsidR="002A5A3E" w:rsidRPr="00046D5F">
          <w:rPr>
            <w:rStyle w:val="af8"/>
            <w:rFonts w:hint="eastAsia"/>
            <w:noProof/>
          </w:rPr>
          <w:t>第五章</w:t>
        </w:r>
        <w:r w:rsidR="002A5A3E" w:rsidRPr="00046D5F">
          <w:rPr>
            <w:rStyle w:val="af8"/>
            <w:noProof/>
          </w:rPr>
          <w:t xml:space="preserve"> </w:t>
        </w:r>
        <w:r w:rsidR="002A5A3E" w:rsidRPr="00046D5F">
          <w:rPr>
            <w:rStyle w:val="af8"/>
            <w:rFonts w:hint="eastAsia"/>
            <w:noProof/>
          </w:rPr>
          <w:t>需求模型</w:t>
        </w:r>
        <w:r w:rsidR="002A5A3E">
          <w:rPr>
            <w:noProof/>
            <w:webHidden/>
          </w:rPr>
          <w:tab/>
        </w:r>
        <w:r w:rsidR="002A5A3E">
          <w:rPr>
            <w:noProof/>
            <w:webHidden/>
          </w:rPr>
          <w:fldChar w:fldCharType="begin"/>
        </w:r>
        <w:r w:rsidR="002A5A3E">
          <w:rPr>
            <w:noProof/>
            <w:webHidden/>
          </w:rPr>
          <w:instrText xml:space="preserve"> PAGEREF _Toc167232685 \h </w:instrText>
        </w:r>
        <w:r w:rsidR="002A5A3E">
          <w:rPr>
            <w:noProof/>
            <w:webHidden/>
          </w:rPr>
        </w:r>
        <w:r w:rsidR="002A5A3E">
          <w:rPr>
            <w:noProof/>
            <w:webHidden/>
          </w:rPr>
          <w:fldChar w:fldCharType="separate"/>
        </w:r>
        <w:r w:rsidR="002A5A3E">
          <w:rPr>
            <w:noProof/>
            <w:webHidden/>
          </w:rPr>
          <w:t>14</w:t>
        </w:r>
        <w:r w:rsidR="002A5A3E">
          <w:rPr>
            <w:noProof/>
            <w:webHidden/>
          </w:rPr>
          <w:fldChar w:fldCharType="end"/>
        </w:r>
      </w:hyperlink>
    </w:p>
    <w:p w14:paraId="0BC2D038" w14:textId="3387F9D2" w:rsidR="002A5A3E" w:rsidRDefault="00000000">
      <w:pPr>
        <w:pStyle w:val="21"/>
        <w:rPr>
          <w:rFonts w:asciiTheme="minorHAnsi" w:eastAsiaTheme="minorEastAsia" w:hAnsiTheme="minorHAnsi" w:cstheme="minorBidi"/>
          <w:noProof/>
          <w:sz w:val="24"/>
          <w:szCs w:val="22"/>
        </w:rPr>
      </w:pPr>
      <w:hyperlink w:anchor="_Toc167232686" w:history="1">
        <w:r w:rsidR="002A5A3E" w:rsidRPr="00046D5F">
          <w:rPr>
            <w:rStyle w:val="af8"/>
            <w:noProof/>
          </w:rPr>
          <w:t xml:space="preserve">5-1 </w:t>
        </w:r>
        <w:r w:rsidR="002A5A3E" w:rsidRPr="00046D5F">
          <w:rPr>
            <w:rStyle w:val="af8"/>
            <w:rFonts w:hint="eastAsia"/>
            <w:noProof/>
          </w:rPr>
          <w:t>功能分解圖（</w:t>
        </w:r>
        <w:r w:rsidR="002A5A3E" w:rsidRPr="00046D5F">
          <w:rPr>
            <w:rStyle w:val="af8"/>
            <w:noProof/>
          </w:rPr>
          <w:t>Functional decomposition diagram</w:t>
        </w:r>
        <w:r w:rsidR="002A5A3E" w:rsidRPr="00046D5F">
          <w:rPr>
            <w:rStyle w:val="af8"/>
            <w:rFonts w:hint="eastAsia"/>
            <w:noProof/>
          </w:rPr>
          <w:t>）</w:t>
        </w:r>
        <w:r w:rsidR="002A5A3E">
          <w:rPr>
            <w:noProof/>
            <w:webHidden/>
          </w:rPr>
          <w:tab/>
        </w:r>
        <w:r w:rsidR="002A5A3E">
          <w:rPr>
            <w:noProof/>
            <w:webHidden/>
          </w:rPr>
          <w:fldChar w:fldCharType="begin"/>
        </w:r>
        <w:r w:rsidR="002A5A3E">
          <w:rPr>
            <w:noProof/>
            <w:webHidden/>
          </w:rPr>
          <w:instrText xml:space="preserve"> PAGEREF _Toc167232686 \h </w:instrText>
        </w:r>
        <w:r w:rsidR="002A5A3E">
          <w:rPr>
            <w:noProof/>
            <w:webHidden/>
          </w:rPr>
        </w:r>
        <w:r w:rsidR="002A5A3E">
          <w:rPr>
            <w:noProof/>
            <w:webHidden/>
          </w:rPr>
          <w:fldChar w:fldCharType="separate"/>
        </w:r>
        <w:r w:rsidR="002A5A3E">
          <w:rPr>
            <w:noProof/>
            <w:webHidden/>
          </w:rPr>
          <w:t>14</w:t>
        </w:r>
        <w:r w:rsidR="002A5A3E">
          <w:rPr>
            <w:noProof/>
            <w:webHidden/>
          </w:rPr>
          <w:fldChar w:fldCharType="end"/>
        </w:r>
      </w:hyperlink>
    </w:p>
    <w:p w14:paraId="4BBAA63F" w14:textId="1AA3CC11" w:rsidR="002A5A3E" w:rsidRDefault="00000000">
      <w:pPr>
        <w:pStyle w:val="21"/>
        <w:rPr>
          <w:rFonts w:asciiTheme="minorHAnsi" w:eastAsiaTheme="minorEastAsia" w:hAnsiTheme="minorHAnsi" w:cstheme="minorBidi"/>
          <w:noProof/>
          <w:sz w:val="24"/>
          <w:szCs w:val="22"/>
        </w:rPr>
      </w:pPr>
      <w:hyperlink w:anchor="_Toc167232687" w:history="1">
        <w:r w:rsidR="002A5A3E" w:rsidRPr="00046D5F">
          <w:rPr>
            <w:rStyle w:val="af8"/>
            <w:noProof/>
          </w:rPr>
          <w:t xml:space="preserve">5-2 </w:t>
        </w:r>
        <w:r w:rsidR="002A5A3E" w:rsidRPr="00046D5F">
          <w:rPr>
            <w:rStyle w:val="af8"/>
            <w:rFonts w:hint="eastAsia"/>
            <w:noProof/>
          </w:rPr>
          <w:t>需求清單</w:t>
        </w:r>
        <w:r w:rsidR="002A5A3E">
          <w:rPr>
            <w:noProof/>
            <w:webHidden/>
          </w:rPr>
          <w:tab/>
        </w:r>
        <w:r w:rsidR="002A5A3E">
          <w:rPr>
            <w:noProof/>
            <w:webHidden/>
          </w:rPr>
          <w:fldChar w:fldCharType="begin"/>
        </w:r>
        <w:r w:rsidR="002A5A3E">
          <w:rPr>
            <w:noProof/>
            <w:webHidden/>
          </w:rPr>
          <w:instrText xml:space="preserve"> PAGEREF _Toc167232687 \h </w:instrText>
        </w:r>
        <w:r w:rsidR="002A5A3E">
          <w:rPr>
            <w:noProof/>
            <w:webHidden/>
          </w:rPr>
        </w:r>
        <w:r w:rsidR="002A5A3E">
          <w:rPr>
            <w:noProof/>
            <w:webHidden/>
          </w:rPr>
          <w:fldChar w:fldCharType="separate"/>
        </w:r>
        <w:r w:rsidR="002A5A3E">
          <w:rPr>
            <w:noProof/>
            <w:webHidden/>
          </w:rPr>
          <w:t>15</w:t>
        </w:r>
        <w:r w:rsidR="002A5A3E">
          <w:rPr>
            <w:noProof/>
            <w:webHidden/>
          </w:rPr>
          <w:fldChar w:fldCharType="end"/>
        </w:r>
      </w:hyperlink>
    </w:p>
    <w:p w14:paraId="528897AD" w14:textId="6F58F9CC"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88" w:history="1">
        <w:r w:rsidR="002A5A3E" w:rsidRPr="00046D5F">
          <w:rPr>
            <w:rStyle w:val="af8"/>
            <w:noProof/>
          </w:rPr>
          <w:t xml:space="preserve">5-2-1 </w:t>
        </w:r>
        <w:r w:rsidR="002A5A3E" w:rsidRPr="00046D5F">
          <w:rPr>
            <w:rStyle w:val="af8"/>
            <w:rFonts w:hint="eastAsia"/>
            <w:noProof/>
          </w:rPr>
          <w:t>功能性需求</w:t>
        </w:r>
        <w:r w:rsidR="002A5A3E">
          <w:rPr>
            <w:noProof/>
            <w:webHidden/>
          </w:rPr>
          <w:tab/>
        </w:r>
        <w:r w:rsidR="002A5A3E">
          <w:rPr>
            <w:noProof/>
            <w:webHidden/>
          </w:rPr>
          <w:fldChar w:fldCharType="begin"/>
        </w:r>
        <w:r w:rsidR="002A5A3E">
          <w:rPr>
            <w:noProof/>
            <w:webHidden/>
          </w:rPr>
          <w:instrText xml:space="preserve"> PAGEREF _Toc167232688 \h </w:instrText>
        </w:r>
        <w:r w:rsidR="002A5A3E">
          <w:rPr>
            <w:noProof/>
            <w:webHidden/>
          </w:rPr>
        </w:r>
        <w:r w:rsidR="002A5A3E">
          <w:rPr>
            <w:noProof/>
            <w:webHidden/>
          </w:rPr>
          <w:fldChar w:fldCharType="separate"/>
        </w:r>
        <w:r w:rsidR="002A5A3E">
          <w:rPr>
            <w:noProof/>
            <w:webHidden/>
          </w:rPr>
          <w:t>15</w:t>
        </w:r>
        <w:r w:rsidR="002A5A3E">
          <w:rPr>
            <w:noProof/>
            <w:webHidden/>
          </w:rPr>
          <w:fldChar w:fldCharType="end"/>
        </w:r>
      </w:hyperlink>
    </w:p>
    <w:p w14:paraId="5D2FAB0D" w14:textId="438BD0B7" w:rsidR="002A5A3E" w:rsidRDefault="00000000">
      <w:pPr>
        <w:pStyle w:val="31"/>
        <w:tabs>
          <w:tab w:val="right" w:leader="dot" w:pos="10194"/>
        </w:tabs>
        <w:ind w:left="1120"/>
        <w:rPr>
          <w:rFonts w:asciiTheme="minorHAnsi" w:eastAsiaTheme="minorEastAsia" w:hAnsiTheme="minorHAnsi" w:cstheme="minorBidi"/>
          <w:noProof/>
          <w:sz w:val="24"/>
          <w:szCs w:val="22"/>
        </w:rPr>
      </w:pPr>
      <w:hyperlink w:anchor="_Toc167232689" w:history="1">
        <w:r w:rsidR="002A5A3E" w:rsidRPr="00046D5F">
          <w:rPr>
            <w:rStyle w:val="af8"/>
            <w:noProof/>
          </w:rPr>
          <w:t xml:space="preserve">5-2-2 </w:t>
        </w:r>
        <w:r w:rsidR="002A5A3E" w:rsidRPr="00046D5F">
          <w:rPr>
            <w:rStyle w:val="af8"/>
            <w:rFonts w:hint="eastAsia"/>
            <w:noProof/>
          </w:rPr>
          <w:t>非功能性需求</w:t>
        </w:r>
        <w:r w:rsidR="002A5A3E">
          <w:rPr>
            <w:noProof/>
            <w:webHidden/>
          </w:rPr>
          <w:tab/>
        </w:r>
        <w:r w:rsidR="002A5A3E">
          <w:rPr>
            <w:noProof/>
            <w:webHidden/>
          </w:rPr>
          <w:fldChar w:fldCharType="begin"/>
        </w:r>
        <w:r w:rsidR="002A5A3E">
          <w:rPr>
            <w:noProof/>
            <w:webHidden/>
          </w:rPr>
          <w:instrText xml:space="preserve"> PAGEREF _Toc167232689 \h </w:instrText>
        </w:r>
        <w:r w:rsidR="002A5A3E">
          <w:rPr>
            <w:noProof/>
            <w:webHidden/>
          </w:rPr>
        </w:r>
        <w:r w:rsidR="002A5A3E">
          <w:rPr>
            <w:noProof/>
            <w:webHidden/>
          </w:rPr>
          <w:fldChar w:fldCharType="separate"/>
        </w:r>
        <w:r w:rsidR="002A5A3E">
          <w:rPr>
            <w:noProof/>
            <w:webHidden/>
          </w:rPr>
          <w:t>15</w:t>
        </w:r>
        <w:r w:rsidR="002A5A3E">
          <w:rPr>
            <w:noProof/>
            <w:webHidden/>
          </w:rPr>
          <w:fldChar w:fldCharType="end"/>
        </w:r>
      </w:hyperlink>
    </w:p>
    <w:p w14:paraId="08C1FE73" w14:textId="70E89B63" w:rsidR="002A5A3E" w:rsidRDefault="00000000">
      <w:pPr>
        <w:pStyle w:val="11"/>
        <w:rPr>
          <w:rFonts w:asciiTheme="minorHAnsi" w:eastAsiaTheme="minorEastAsia" w:hAnsiTheme="minorHAnsi" w:cstheme="minorBidi"/>
          <w:b w:val="0"/>
          <w:noProof/>
          <w:sz w:val="24"/>
          <w:szCs w:val="22"/>
        </w:rPr>
      </w:pPr>
      <w:hyperlink w:anchor="_Toc167232690" w:history="1">
        <w:r w:rsidR="002A5A3E" w:rsidRPr="00046D5F">
          <w:rPr>
            <w:rStyle w:val="af8"/>
            <w:rFonts w:hint="eastAsia"/>
            <w:noProof/>
          </w:rPr>
          <w:t>第六章</w:t>
        </w:r>
        <w:r w:rsidR="002A5A3E" w:rsidRPr="00046D5F">
          <w:rPr>
            <w:rStyle w:val="af8"/>
            <w:noProof/>
          </w:rPr>
          <w:t xml:space="preserve"> </w:t>
        </w:r>
        <w:r w:rsidR="002A5A3E" w:rsidRPr="00046D5F">
          <w:rPr>
            <w:rStyle w:val="af8"/>
            <w:rFonts w:hint="eastAsia"/>
            <w:noProof/>
          </w:rPr>
          <w:t>程序模型</w:t>
        </w:r>
        <w:r w:rsidR="002A5A3E">
          <w:rPr>
            <w:noProof/>
            <w:webHidden/>
          </w:rPr>
          <w:tab/>
        </w:r>
        <w:r w:rsidR="002A5A3E">
          <w:rPr>
            <w:noProof/>
            <w:webHidden/>
          </w:rPr>
          <w:fldChar w:fldCharType="begin"/>
        </w:r>
        <w:r w:rsidR="002A5A3E">
          <w:rPr>
            <w:noProof/>
            <w:webHidden/>
          </w:rPr>
          <w:instrText xml:space="preserve"> PAGEREF _Toc167232690 \h </w:instrText>
        </w:r>
        <w:r w:rsidR="002A5A3E">
          <w:rPr>
            <w:noProof/>
            <w:webHidden/>
          </w:rPr>
        </w:r>
        <w:r w:rsidR="002A5A3E">
          <w:rPr>
            <w:noProof/>
            <w:webHidden/>
          </w:rPr>
          <w:fldChar w:fldCharType="separate"/>
        </w:r>
        <w:r w:rsidR="002A5A3E">
          <w:rPr>
            <w:noProof/>
            <w:webHidden/>
          </w:rPr>
          <w:t>16</w:t>
        </w:r>
        <w:r w:rsidR="002A5A3E">
          <w:rPr>
            <w:noProof/>
            <w:webHidden/>
          </w:rPr>
          <w:fldChar w:fldCharType="end"/>
        </w:r>
      </w:hyperlink>
    </w:p>
    <w:p w14:paraId="154B2466" w14:textId="02CAD8D7" w:rsidR="002A5A3E" w:rsidRDefault="00000000">
      <w:pPr>
        <w:pStyle w:val="21"/>
        <w:rPr>
          <w:rFonts w:asciiTheme="minorHAnsi" w:eastAsiaTheme="minorEastAsia" w:hAnsiTheme="minorHAnsi" w:cstheme="minorBidi"/>
          <w:noProof/>
          <w:sz w:val="24"/>
          <w:szCs w:val="22"/>
        </w:rPr>
      </w:pPr>
      <w:hyperlink w:anchor="_Toc167232691" w:history="1">
        <w:r w:rsidR="002A5A3E" w:rsidRPr="00046D5F">
          <w:rPr>
            <w:rStyle w:val="af8"/>
            <w:noProof/>
          </w:rPr>
          <w:t>6-1</w:t>
        </w:r>
        <w:r w:rsidR="002A5A3E" w:rsidRPr="00046D5F">
          <w:rPr>
            <w:rStyle w:val="af8"/>
            <w:rFonts w:hint="eastAsia"/>
            <w:noProof/>
          </w:rPr>
          <w:t>資料流程圖</w:t>
        </w:r>
        <w:r w:rsidR="002A5A3E" w:rsidRPr="00046D5F">
          <w:rPr>
            <w:rStyle w:val="af8"/>
            <w:noProof/>
          </w:rPr>
          <w:t>(Data flow diagram)</w:t>
        </w:r>
        <w:r w:rsidR="002A5A3E">
          <w:rPr>
            <w:noProof/>
            <w:webHidden/>
          </w:rPr>
          <w:tab/>
        </w:r>
        <w:r w:rsidR="002A5A3E">
          <w:rPr>
            <w:noProof/>
            <w:webHidden/>
          </w:rPr>
          <w:fldChar w:fldCharType="begin"/>
        </w:r>
        <w:r w:rsidR="002A5A3E">
          <w:rPr>
            <w:noProof/>
            <w:webHidden/>
          </w:rPr>
          <w:instrText xml:space="preserve"> PAGEREF _Toc167232691 \h </w:instrText>
        </w:r>
        <w:r w:rsidR="002A5A3E">
          <w:rPr>
            <w:noProof/>
            <w:webHidden/>
          </w:rPr>
        </w:r>
        <w:r w:rsidR="002A5A3E">
          <w:rPr>
            <w:noProof/>
            <w:webHidden/>
          </w:rPr>
          <w:fldChar w:fldCharType="separate"/>
        </w:r>
        <w:r w:rsidR="002A5A3E">
          <w:rPr>
            <w:noProof/>
            <w:webHidden/>
          </w:rPr>
          <w:t>16</w:t>
        </w:r>
        <w:r w:rsidR="002A5A3E">
          <w:rPr>
            <w:noProof/>
            <w:webHidden/>
          </w:rPr>
          <w:fldChar w:fldCharType="end"/>
        </w:r>
      </w:hyperlink>
    </w:p>
    <w:p w14:paraId="7EC00D61" w14:textId="792CFC71" w:rsidR="002A5A3E" w:rsidRDefault="00000000">
      <w:pPr>
        <w:pStyle w:val="21"/>
        <w:rPr>
          <w:rFonts w:asciiTheme="minorHAnsi" w:eastAsiaTheme="minorEastAsia" w:hAnsiTheme="minorHAnsi" w:cstheme="minorBidi"/>
          <w:noProof/>
          <w:sz w:val="24"/>
          <w:szCs w:val="22"/>
        </w:rPr>
      </w:pPr>
      <w:hyperlink w:anchor="_Toc167232692" w:history="1">
        <w:r w:rsidR="002A5A3E" w:rsidRPr="00046D5F">
          <w:rPr>
            <w:rStyle w:val="af8"/>
            <w:noProof/>
          </w:rPr>
          <w:t>6-2</w:t>
        </w:r>
        <w:r w:rsidR="002A5A3E" w:rsidRPr="00046D5F">
          <w:rPr>
            <w:rStyle w:val="af8"/>
            <w:rFonts w:hint="eastAsia"/>
            <w:noProof/>
          </w:rPr>
          <w:t>程序規格書</w:t>
        </w:r>
        <w:r w:rsidR="002A5A3E" w:rsidRPr="00046D5F">
          <w:rPr>
            <w:rStyle w:val="af8"/>
            <w:noProof/>
          </w:rPr>
          <w:t>(Process specification)</w:t>
        </w:r>
        <w:r w:rsidR="002A5A3E">
          <w:rPr>
            <w:noProof/>
            <w:webHidden/>
          </w:rPr>
          <w:tab/>
        </w:r>
        <w:r w:rsidR="002A5A3E">
          <w:rPr>
            <w:noProof/>
            <w:webHidden/>
          </w:rPr>
          <w:fldChar w:fldCharType="begin"/>
        </w:r>
        <w:r w:rsidR="002A5A3E">
          <w:rPr>
            <w:noProof/>
            <w:webHidden/>
          </w:rPr>
          <w:instrText xml:space="preserve"> PAGEREF _Toc167232692 \h </w:instrText>
        </w:r>
        <w:r w:rsidR="002A5A3E">
          <w:rPr>
            <w:noProof/>
            <w:webHidden/>
          </w:rPr>
        </w:r>
        <w:r w:rsidR="002A5A3E">
          <w:rPr>
            <w:noProof/>
            <w:webHidden/>
          </w:rPr>
          <w:fldChar w:fldCharType="separate"/>
        </w:r>
        <w:r w:rsidR="002A5A3E">
          <w:rPr>
            <w:noProof/>
            <w:webHidden/>
          </w:rPr>
          <w:t>19</w:t>
        </w:r>
        <w:r w:rsidR="002A5A3E">
          <w:rPr>
            <w:noProof/>
            <w:webHidden/>
          </w:rPr>
          <w:fldChar w:fldCharType="end"/>
        </w:r>
      </w:hyperlink>
    </w:p>
    <w:p w14:paraId="28CE4883" w14:textId="15F3B4DF" w:rsidR="002A5A3E" w:rsidRDefault="00000000">
      <w:pPr>
        <w:pStyle w:val="11"/>
        <w:rPr>
          <w:rFonts w:asciiTheme="minorHAnsi" w:eastAsiaTheme="minorEastAsia" w:hAnsiTheme="minorHAnsi" w:cstheme="minorBidi"/>
          <w:b w:val="0"/>
          <w:noProof/>
          <w:sz w:val="24"/>
          <w:szCs w:val="22"/>
        </w:rPr>
      </w:pPr>
      <w:hyperlink w:anchor="_Toc167232693" w:history="1">
        <w:r w:rsidR="002A5A3E" w:rsidRPr="00046D5F">
          <w:rPr>
            <w:rStyle w:val="af8"/>
            <w:rFonts w:hint="eastAsia"/>
            <w:noProof/>
          </w:rPr>
          <w:t>第七章</w:t>
        </w:r>
        <w:r w:rsidR="002A5A3E" w:rsidRPr="00046D5F">
          <w:rPr>
            <w:rStyle w:val="af8"/>
            <w:noProof/>
          </w:rPr>
          <w:t xml:space="preserve"> </w:t>
        </w:r>
        <w:r w:rsidR="002A5A3E" w:rsidRPr="00046D5F">
          <w:rPr>
            <w:rStyle w:val="af8"/>
            <w:rFonts w:hint="eastAsia"/>
            <w:noProof/>
          </w:rPr>
          <w:t>資料模型</w:t>
        </w:r>
        <w:r w:rsidR="002A5A3E">
          <w:rPr>
            <w:noProof/>
            <w:webHidden/>
          </w:rPr>
          <w:tab/>
        </w:r>
        <w:r w:rsidR="002A5A3E">
          <w:rPr>
            <w:noProof/>
            <w:webHidden/>
          </w:rPr>
          <w:fldChar w:fldCharType="begin"/>
        </w:r>
        <w:r w:rsidR="002A5A3E">
          <w:rPr>
            <w:noProof/>
            <w:webHidden/>
          </w:rPr>
          <w:instrText xml:space="preserve"> PAGEREF _Toc167232693 \h </w:instrText>
        </w:r>
        <w:r w:rsidR="002A5A3E">
          <w:rPr>
            <w:noProof/>
            <w:webHidden/>
          </w:rPr>
        </w:r>
        <w:r w:rsidR="002A5A3E">
          <w:rPr>
            <w:noProof/>
            <w:webHidden/>
          </w:rPr>
          <w:fldChar w:fldCharType="separate"/>
        </w:r>
        <w:r w:rsidR="002A5A3E">
          <w:rPr>
            <w:noProof/>
            <w:webHidden/>
          </w:rPr>
          <w:t>21</w:t>
        </w:r>
        <w:r w:rsidR="002A5A3E">
          <w:rPr>
            <w:noProof/>
            <w:webHidden/>
          </w:rPr>
          <w:fldChar w:fldCharType="end"/>
        </w:r>
      </w:hyperlink>
    </w:p>
    <w:p w14:paraId="0CC09040" w14:textId="7272FD6D" w:rsidR="002A5A3E" w:rsidRDefault="00000000">
      <w:pPr>
        <w:pStyle w:val="21"/>
        <w:rPr>
          <w:rFonts w:asciiTheme="minorHAnsi" w:eastAsiaTheme="minorEastAsia" w:hAnsiTheme="minorHAnsi" w:cstheme="minorBidi"/>
          <w:noProof/>
          <w:sz w:val="24"/>
          <w:szCs w:val="22"/>
        </w:rPr>
      </w:pPr>
      <w:hyperlink w:anchor="_Toc167232694" w:history="1">
        <w:r w:rsidR="002A5A3E" w:rsidRPr="00046D5F">
          <w:rPr>
            <w:rStyle w:val="af8"/>
            <w:noProof/>
          </w:rPr>
          <w:t>7-1</w:t>
        </w:r>
        <w:r w:rsidR="002A5A3E" w:rsidRPr="00046D5F">
          <w:rPr>
            <w:rStyle w:val="af8"/>
            <w:rFonts w:hint="eastAsia"/>
            <w:noProof/>
          </w:rPr>
          <w:t>實體關聯圖</w:t>
        </w:r>
        <w:r w:rsidR="002A5A3E" w:rsidRPr="00046D5F">
          <w:rPr>
            <w:rStyle w:val="af8"/>
            <w:noProof/>
          </w:rPr>
          <w:t>(Entity relationship diagram)</w:t>
        </w:r>
        <w:r w:rsidR="002A5A3E">
          <w:rPr>
            <w:noProof/>
            <w:webHidden/>
          </w:rPr>
          <w:tab/>
        </w:r>
        <w:r w:rsidR="002A5A3E">
          <w:rPr>
            <w:noProof/>
            <w:webHidden/>
          </w:rPr>
          <w:fldChar w:fldCharType="begin"/>
        </w:r>
        <w:r w:rsidR="002A5A3E">
          <w:rPr>
            <w:noProof/>
            <w:webHidden/>
          </w:rPr>
          <w:instrText xml:space="preserve"> PAGEREF _Toc167232694 \h </w:instrText>
        </w:r>
        <w:r w:rsidR="002A5A3E">
          <w:rPr>
            <w:noProof/>
            <w:webHidden/>
          </w:rPr>
        </w:r>
        <w:r w:rsidR="002A5A3E">
          <w:rPr>
            <w:noProof/>
            <w:webHidden/>
          </w:rPr>
          <w:fldChar w:fldCharType="separate"/>
        </w:r>
        <w:r w:rsidR="002A5A3E">
          <w:rPr>
            <w:noProof/>
            <w:webHidden/>
          </w:rPr>
          <w:t>21</w:t>
        </w:r>
        <w:r w:rsidR="002A5A3E">
          <w:rPr>
            <w:noProof/>
            <w:webHidden/>
          </w:rPr>
          <w:fldChar w:fldCharType="end"/>
        </w:r>
      </w:hyperlink>
    </w:p>
    <w:p w14:paraId="526AA5BD" w14:textId="2CA39F96" w:rsidR="002A5A3E" w:rsidRDefault="00000000">
      <w:pPr>
        <w:pStyle w:val="21"/>
        <w:rPr>
          <w:rFonts w:asciiTheme="minorHAnsi" w:eastAsiaTheme="minorEastAsia" w:hAnsiTheme="minorHAnsi" w:cstheme="minorBidi"/>
          <w:noProof/>
          <w:sz w:val="24"/>
          <w:szCs w:val="22"/>
        </w:rPr>
      </w:pPr>
      <w:hyperlink w:anchor="_Toc167232695" w:history="1">
        <w:r w:rsidR="002A5A3E" w:rsidRPr="00046D5F">
          <w:rPr>
            <w:rStyle w:val="af8"/>
            <w:noProof/>
          </w:rPr>
          <w:t>7-2</w:t>
        </w:r>
        <w:r w:rsidR="002A5A3E" w:rsidRPr="00046D5F">
          <w:rPr>
            <w:rStyle w:val="af8"/>
            <w:rFonts w:hint="eastAsia"/>
            <w:noProof/>
          </w:rPr>
          <w:t>資料字典</w:t>
        </w:r>
        <w:r w:rsidR="002A5A3E" w:rsidRPr="00046D5F">
          <w:rPr>
            <w:rStyle w:val="af8"/>
            <w:noProof/>
          </w:rPr>
          <w:t>(Data dictionary)</w:t>
        </w:r>
        <w:r w:rsidR="002A5A3E">
          <w:rPr>
            <w:noProof/>
            <w:webHidden/>
          </w:rPr>
          <w:tab/>
        </w:r>
        <w:r w:rsidR="002A5A3E">
          <w:rPr>
            <w:noProof/>
            <w:webHidden/>
          </w:rPr>
          <w:fldChar w:fldCharType="begin"/>
        </w:r>
        <w:r w:rsidR="002A5A3E">
          <w:rPr>
            <w:noProof/>
            <w:webHidden/>
          </w:rPr>
          <w:instrText xml:space="preserve"> PAGEREF _Toc167232695 \h </w:instrText>
        </w:r>
        <w:r w:rsidR="002A5A3E">
          <w:rPr>
            <w:noProof/>
            <w:webHidden/>
          </w:rPr>
        </w:r>
        <w:r w:rsidR="002A5A3E">
          <w:rPr>
            <w:noProof/>
            <w:webHidden/>
          </w:rPr>
          <w:fldChar w:fldCharType="separate"/>
        </w:r>
        <w:r w:rsidR="002A5A3E">
          <w:rPr>
            <w:noProof/>
            <w:webHidden/>
          </w:rPr>
          <w:t>21</w:t>
        </w:r>
        <w:r w:rsidR="002A5A3E">
          <w:rPr>
            <w:noProof/>
            <w:webHidden/>
          </w:rPr>
          <w:fldChar w:fldCharType="end"/>
        </w:r>
      </w:hyperlink>
    </w:p>
    <w:p w14:paraId="6065303B" w14:textId="7DCB6FF2" w:rsidR="002A5A3E" w:rsidRDefault="00000000">
      <w:pPr>
        <w:pStyle w:val="11"/>
        <w:rPr>
          <w:rFonts w:asciiTheme="minorHAnsi" w:eastAsiaTheme="minorEastAsia" w:hAnsiTheme="minorHAnsi" w:cstheme="minorBidi"/>
          <w:b w:val="0"/>
          <w:noProof/>
          <w:sz w:val="24"/>
          <w:szCs w:val="22"/>
        </w:rPr>
      </w:pPr>
      <w:hyperlink w:anchor="_Toc167232696" w:history="1">
        <w:r w:rsidR="002A5A3E" w:rsidRPr="00046D5F">
          <w:rPr>
            <w:rStyle w:val="af8"/>
            <w:rFonts w:hint="eastAsia"/>
            <w:noProof/>
          </w:rPr>
          <w:t>第八章</w:t>
        </w:r>
        <w:r w:rsidR="002A5A3E" w:rsidRPr="00046D5F">
          <w:rPr>
            <w:rStyle w:val="af8"/>
            <w:noProof/>
          </w:rPr>
          <w:t xml:space="preserve"> </w:t>
        </w:r>
        <w:r w:rsidR="002A5A3E" w:rsidRPr="00046D5F">
          <w:rPr>
            <w:rStyle w:val="af8"/>
            <w:rFonts w:hint="eastAsia"/>
            <w:noProof/>
          </w:rPr>
          <w:t>資料庫設計</w:t>
        </w:r>
        <w:r w:rsidR="002A5A3E">
          <w:rPr>
            <w:noProof/>
            <w:webHidden/>
          </w:rPr>
          <w:tab/>
        </w:r>
        <w:r w:rsidR="002A5A3E">
          <w:rPr>
            <w:noProof/>
            <w:webHidden/>
          </w:rPr>
          <w:fldChar w:fldCharType="begin"/>
        </w:r>
        <w:r w:rsidR="002A5A3E">
          <w:rPr>
            <w:noProof/>
            <w:webHidden/>
          </w:rPr>
          <w:instrText xml:space="preserve"> PAGEREF _Toc167232696 \h </w:instrText>
        </w:r>
        <w:r w:rsidR="002A5A3E">
          <w:rPr>
            <w:noProof/>
            <w:webHidden/>
          </w:rPr>
        </w:r>
        <w:r w:rsidR="002A5A3E">
          <w:rPr>
            <w:noProof/>
            <w:webHidden/>
          </w:rPr>
          <w:fldChar w:fldCharType="separate"/>
        </w:r>
        <w:r w:rsidR="002A5A3E">
          <w:rPr>
            <w:noProof/>
            <w:webHidden/>
          </w:rPr>
          <w:t>22</w:t>
        </w:r>
        <w:r w:rsidR="002A5A3E">
          <w:rPr>
            <w:noProof/>
            <w:webHidden/>
          </w:rPr>
          <w:fldChar w:fldCharType="end"/>
        </w:r>
      </w:hyperlink>
    </w:p>
    <w:p w14:paraId="24F828D8" w14:textId="72F9C709" w:rsidR="002A5A3E" w:rsidRDefault="00000000">
      <w:pPr>
        <w:pStyle w:val="21"/>
        <w:rPr>
          <w:rFonts w:asciiTheme="minorHAnsi" w:eastAsiaTheme="minorEastAsia" w:hAnsiTheme="minorHAnsi" w:cstheme="minorBidi"/>
          <w:noProof/>
          <w:sz w:val="24"/>
          <w:szCs w:val="22"/>
        </w:rPr>
      </w:pPr>
      <w:hyperlink w:anchor="_Toc167232697" w:history="1">
        <w:r w:rsidR="002A5A3E" w:rsidRPr="00046D5F">
          <w:rPr>
            <w:rStyle w:val="af8"/>
            <w:noProof/>
          </w:rPr>
          <w:t>8-1</w:t>
        </w:r>
        <w:r w:rsidR="002A5A3E" w:rsidRPr="00046D5F">
          <w:rPr>
            <w:rStyle w:val="af8"/>
            <w:rFonts w:hint="eastAsia"/>
            <w:noProof/>
          </w:rPr>
          <w:t>資料庫關聯圖</w:t>
        </w:r>
        <w:r w:rsidR="002A5A3E">
          <w:rPr>
            <w:noProof/>
            <w:webHidden/>
          </w:rPr>
          <w:tab/>
        </w:r>
        <w:r w:rsidR="002A5A3E">
          <w:rPr>
            <w:noProof/>
            <w:webHidden/>
          </w:rPr>
          <w:fldChar w:fldCharType="begin"/>
        </w:r>
        <w:r w:rsidR="002A5A3E">
          <w:rPr>
            <w:noProof/>
            <w:webHidden/>
          </w:rPr>
          <w:instrText xml:space="preserve"> PAGEREF _Toc167232697 \h </w:instrText>
        </w:r>
        <w:r w:rsidR="002A5A3E">
          <w:rPr>
            <w:noProof/>
            <w:webHidden/>
          </w:rPr>
        </w:r>
        <w:r w:rsidR="002A5A3E">
          <w:rPr>
            <w:noProof/>
            <w:webHidden/>
          </w:rPr>
          <w:fldChar w:fldCharType="separate"/>
        </w:r>
        <w:r w:rsidR="002A5A3E">
          <w:rPr>
            <w:noProof/>
            <w:webHidden/>
          </w:rPr>
          <w:t>22</w:t>
        </w:r>
        <w:r w:rsidR="002A5A3E">
          <w:rPr>
            <w:noProof/>
            <w:webHidden/>
          </w:rPr>
          <w:fldChar w:fldCharType="end"/>
        </w:r>
      </w:hyperlink>
    </w:p>
    <w:p w14:paraId="5F439F0A" w14:textId="0B735F4E" w:rsidR="002A5A3E" w:rsidRDefault="00000000">
      <w:pPr>
        <w:pStyle w:val="21"/>
        <w:rPr>
          <w:rFonts w:asciiTheme="minorHAnsi" w:eastAsiaTheme="minorEastAsia" w:hAnsiTheme="minorHAnsi" w:cstheme="minorBidi"/>
          <w:noProof/>
          <w:sz w:val="24"/>
          <w:szCs w:val="22"/>
        </w:rPr>
      </w:pPr>
      <w:hyperlink w:anchor="_Toc167232698" w:history="1">
        <w:r w:rsidR="002A5A3E" w:rsidRPr="00046D5F">
          <w:rPr>
            <w:rStyle w:val="af8"/>
            <w:noProof/>
          </w:rPr>
          <w:t>8-2</w:t>
        </w:r>
        <w:r w:rsidR="002A5A3E" w:rsidRPr="00046D5F">
          <w:rPr>
            <w:rStyle w:val="af8"/>
            <w:rFonts w:hint="eastAsia"/>
            <w:noProof/>
          </w:rPr>
          <w:t>表格及其</w:t>
        </w:r>
        <w:r w:rsidR="002A5A3E" w:rsidRPr="00046D5F">
          <w:rPr>
            <w:rStyle w:val="af8"/>
            <w:noProof/>
          </w:rPr>
          <w:t xml:space="preserve"> Meta data</w:t>
        </w:r>
        <w:r w:rsidR="002A5A3E">
          <w:rPr>
            <w:noProof/>
            <w:webHidden/>
          </w:rPr>
          <w:tab/>
        </w:r>
        <w:r w:rsidR="002A5A3E">
          <w:rPr>
            <w:noProof/>
            <w:webHidden/>
          </w:rPr>
          <w:fldChar w:fldCharType="begin"/>
        </w:r>
        <w:r w:rsidR="002A5A3E">
          <w:rPr>
            <w:noProof/>
            <w:webHidden/>
          </w:rPr>
          <w:instrText xml:space="preserve"> PAGEREF _Toc167232698 \h </w:instrText>
        </w:r>
        <w:r w:rsidR="002A5A3E">
          <w:rPr>
            <w:noProof/>
            <w:webHidden/>
          </w:rPr>
        </w:r>
        <w:r w:rsidR="002A5A3E">
          <w:rPr>
            <w:noProof/>
            <w:webHidden/>
          </w:rPr>
          <w:fldChar w:fldCharType="separate"/>
        </w:r>
        <w:r w:rsidR="002A5A3E">
          <w:rPr>
            <w:noProof/>
            <w:webHidden/>
          </w:rPr>
          <w:t>22</w:t>
        </w:r>
        <w:r w:rsidR="002A5A3E">
          <w:rPr>
            <w:noProof/>
            <w:webHidden/>
          </w:rPr>
          <w:fldChar w:fldCharType="end"/>
        </w:r>
      </w:hyperlink>
    </w:p>
    <w:p w14:paraId="2649F351" w14:textId="77777777" w:rsidR="002A5A3E" w:rsidRDefault="00AA436E" w:rsidP="0076026C">
      <w:pPr>
        <w:tabs>
          <w:tab w:val="left" w:pos="2520"/>
        </w:tabs>
        <w:snapToGrid w:val="0"/>
        <w:jc w:val="center"/>
        <w:rPr>
          <w:noProof/>
        </w:rPr>
      </w:pPr>
      <w:r w:rsidRPr="00FA7D34">
        <w:rPr>
          <w:bCs/>
          <w:color w:val="000000" w:themeColor="text1"/>
          <w:szCs w:val="36"/>
        </w:rPr>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7E082398" w14:textId="28D73896" w:rsidR="002A5A3E" w:rsidRDefault="00000000">
      <w:pPr>
        <w:pStyle w:val="afc"/>
        <w:ind w:left="840" w:hanging="560"/>
        <w:rPr>
          <w:rFonts w:asciiTheme="minorHAnsi" w:eastAsiaTheme="minorEastAsia" w:hAnsiTheme="minorHAnsi" w:cstheme="minorBidi"/>
          <w:bCs w:val="0"/>
          <w:sz w:val="24"/>
          <w:szCs w:val="22"/>
        </w:rPr>
      </w:pPr>
      <w:hyperlink w:anchor="_Toc167232711" w:history="1">
        <w:r w:rsidR="002A5A3E" w:rsidRPr="0073244C">
          <w:rPr>
            <w:rStyle w:val="af8"/>
            <w:rFonts w:hint="eastAsia"/>
          </w:rPr>
          <w:t>圖</w:t>
        </w:r>
        <w:r w:rsidR="002A5A3E" w:rsidRPr="0073244C">
          <w:rPr>
            <w:rStyle w:val="af8"/>
          </w:rPr>
          <w:t>1-1-1</w:t>
        </w:r>
        <w:r w:rsidR="002A5A3E" w:rsidRPr="0073244C">
          <w:rPr>
            <w:rStyle w:val="af8"/>
            <w:rFonts w:hint="eastAsia"/>
          </w:rPr>
          <w:t>、人口年齡重要指標</w:t>
        </w:r>
        <w:r w:rsidR="002A5A3E">
          <w:rPr>
            <w:webHidden/>
          </w:rPr>
          <w:tab/>
        </w:r>
        <w:r w:rsidR="002A5A3E">
          <w:rPr>
            <w:webHidden/>
          </w:rPr>
          <w:fldChar w:fldCharType="begin"/>
        </w:r>
        <w:r w:rsidR="002A5A3E">
          <w:rPr>
            <w:webHidden/>
          </w:rPr>
          <w:instrText xml:space="preserve"> PAGEREF _Toc167232711 \h </w:instrText>
        </w:r>
        <w:r w:rsidR="002A5A3E">
          <w:rPr>
            <w:webHidden/>
          </w:rPr>
        </w:r>
        <w:r w:rsidR="002A5A3E">
          <w:rPr>
            <w:webHidden/>
          </w:rPr>
          <w:fldChar w:fldCharType="separate"/>
        </w:r>
        <w:r w:rsidR="002A5A3E">
          <w:rPr>
            <w:webHidden/>
          </w:rPr>
          <w:t>1</w:t>
        </w:r>
        <w:r w:rsidR="002A5A3E">
          <w:rPr>
            <w:webHidden/>
          </w:rPr>
          <w:fldChar w:fldCharType="end"/>
        </w:r>
      </w:hyperlink>
    </w:p>
    <w:p w14:paraId="194A6EC4" w14:textId="349AB402" w:rsidR="002A5A3E" w:rsidRDefault="00000000">
      <w:pPr>
        <w:pStyle w:val="afc"/>
        <w:ind w:left="840" w:hanging="560"/>
        <w:rPr>
          <w:rFonts w:asciiTheme="minorHAnsi" w:eastAsiaTheme="minorEastAsia" w:hAnsiTheme="minorHAnsi" w:cstheme="minorBidi"/>
          <w:bCs w:val="0"/>
          <w:sz w:val="24"/>
          <w:szCs w:val="22"/>
        </w:rPr>
      </w:pPr>
      <w:hyperlink w:anchor="_Toc167232712" w:history="1">
        <w:r w:rsidR="002A5A3E" w:rsidRPr="0073244C">
          <w:rPr>
            <w:rStyle w:val="af8"/>
            <w:rFonts w:hint="eastAsia"/>
          </w:rPr>
          <w:t>圖</w:t>
        </w:r>
        <w:r w:rsidR="002A5A3E" w:rsidRPr="0073244C">
          <w:rPr>
            <w:rStyle w:val="af8"/>
          </w:rPr>
          <w:t>1-2-1</w:t>
        </w:r>
        <w:r w:rsidR="002A5A3E" w:rsidRPr="0073244C">
          <w:rPr>
            <w:rStyle w:val="af8"/>
            <w:rFonts w:hint="eastAsia"/>
          </w:rPr>
          <w:t>、獨居長者示意圖</w:t>
        </w:r>
        <w:r w:rsidR="002A5A3E">
          <w:rPr>
            <w:webHidden/>
          </w:rPr>
          <w:tab/>
        </w:r>
        <w:r w:rsidR="002A5A3E">
          <w:rPr>
            <w:webHidden/>
          </w:rPr>
          <w:fldChar w:fldCharType="begin"/>
        </w:r>
        <w:r w:rsidR="002A5A3E">
          <w:rPr>
            <w:webHidden/>
          </w:rPr>
          <w:instrText xml:space="preserve"> PAGEREF _Toc167232712 \h </w:instrText>
        </w:r>
        <w:r w:rsidR="002A5A3E">
          <w:rPr>
            <w:webHidden/>
          </w:rPr>
        </w:r>
        <w:r w:rsidR="002A5A3E">
          <w:rPr>
            <w:webHidden/>
          </w:rPr>
          <w:fldChar w:fldCharType="separate"/>
        </w:r>
        <w:r w:rsidR="002A5A3E">
          <w:rPr>
            <w:webHidden/>
          </w:rPr>
          <w:t>2</w:t>
        </w:r>
        <w:r w:rsidR="002A5A3E">
          <w:rPr>
            <w:webHidden/>
          </w:rPr>
          <w:fldChar w:fldCharType="end"/>
        </w:r>
      </w:hyperlink>
    </w:p>
    <w:p w14:paraId="57880216" w14:textId="05A14378" w:rsidR="002A5A3E" w:rsidRDefault="00000000">
      <w:pPr>
        <w:pStyle w:val="afc"/>
        <w:ind w:left="840" w:hanging="560"/>
        <w:rPr>
          <w:rFonts w:asciiTheme="minorHAnsi" w:eastAsiaTheme="minorEastAsia" w:hAnsiTheme="minorHAnsi" w:cstheme="minorBidi"/>
          <w:bCs w:val="0"/>
          <w:sz w:val="24"/>
          <w:szCs w:val="22"/>
        </w:rPr>
      </w:pPr>
      <w:hyperlink w:anchor="_Toc167232713" w:history="1">
        <w:r w:rsidR="002A5A3E" w:rsidRPr="0073244C">
          <w:rPr>
            <w:rStyle w:val="af8"/>
            <w:rFonts w:hint="eastAsia"/>
          </w:rPr>
          <w:t>圖</w:t>
        </w:r>
        <w:r w:rsidR="002A5A3E" w:rsidRPr="0073244C">
          <w:rPr>
            <w:rStyle w:val="af8"/>
          </w:rPr>
          <w:t>1-3-1</w:t>
        </w:r>
        <w:r w:rsidR="002A5A3E" w:rsidRPr="0073244C">
          <w:rPr>
            <w:rStyle w:val="af8"/>
            <w:rFonts w:hint="eastAsia"/>
          </w:rPr>
          <w:t>、</w:t>
        </w:r>
        <w:r w:rsidR="002A5A3E" w:rsidRPr="0073244C">
          <w:rPr>
            <w:rStyle w:val="af8"/>
            <w:rFonts w:cs="BiauKai" w:hint="eastAsia"/>
            <w:kern w:val="0"/>
            <w14:ligatures w14:val="standardContextual"/>
          </w:rPr>
          <w:t>緊急求救</w:t>
        </w:r>
        <w:r w:rsidR="002A5A3E" w:rsidRPr="0073244C">
          <w:rPr>
            <w:rStyle w:val="af8"/>
            <w:rFonts w:hint="eastAsia"/>
          </w:rPr>
          <w:t>示意圖</w:t>
        </w:r>
        <w:r w:rsidR="002A5A3E">
          <w:rPr>
            <w:webHidden/>
          </w:rPr>
          <w:tab/>
        </w:r>
        <w:r w:rsidR="002A5A3E">
          <w:rPr>
            <w:webHidden/>
          </w:rPr>
          <w:fldChar w:fldCharType="begin"/>
        </w:r>
        <w:r w:rsidR="002A5A3E">
          <w:rPr>
            <w:webHidden/>
          </w:rPr>
          <w:instrText xml:space="preserve"> PAGEREF _Toc167232713 \h </w:instrText>
        </w:r>
        <w:r w:rsidR="002A5A3E">
          <w:rPr>
            <w:webHidden/>
          </w:rPr>
        </w:r>
        <w:r w:rsidR="002A5A3E">
          <w:rPr>
            <w:webHidden/>
          </w:rPr>
          <w:fldChar w:fldCharType="separate"/>
        </w:r>
        <w:r w:rsidR="002A5A3E">
          <w:rPr>
            <w:webHidden/>
          </w:rPr>
          <w:t>3</w:t>
        </w:r>
        <w:r w:rsidR="002A5A3E">
          <w:rPr>
            <w:webHidden/>
          </w:rPr>
          <w:fldChar w:fldCharType="end"/>
        </w:r>
      </w:hyperlink>
    </w:p>
    <w:p w14:paraId="17C4D844" w14:textId="538DC096" w:rsidR="002A5A3E" w:rsidRDefault="00000000">
      <w:pPr>
        <w:pStyle w:val="afc"/>
        <w:ind w:left="840" w:hanging="560"/>
        <w:rPr>
          <w:rFonts w:asciiTheme="minorHAnsi" w:eastAsiaTheme="minorEastAsia" w:hAnsiTheme="minorHAnsi" w:cstheme="minorBidi"/>
          <w:bCs w:val="0"/>
          <w:sz w:val="24"/>
          <w:szCs w:val="22"/>
        </w:rPr>
      </w:pPr>
      <w:hyperlink w:anchor="_Toc167232714" w:history="1">
        <w:r w:rsidR="002A5A3E" w:rsidRPr="0073244C">
          <w:rPr>
            <w:rStyle w:val="af8"/>
            <w:rFonts w:hint="eastAsia"/>
          </w:rPr>
          <w:t>圖</w:t>
        </w:r>
        <w:r w:rsidR="002A5A3E" w:rsidRPr="0073244C">
          <w:rPr>
            <w:rStyle w:val="af8"/>
          </w:rPr>
          <w:t>2-3-2-1</w:t>
        </w:r>
        <w:r w:rsidR="002A5A3E" w:rsidRPr="0073244C">
          <w:rPr>
            <w:rStyle w:val="af8"/>
            <w:rFonts w:cs="BiauKai" w:hint="eastAsia"/>
            <w:kern w:val="0"/>
            <w14:ligatures w14:val="standardContextual"/>
          </w:rPr>
          <w:t>、僅老年人口居住宅數</w:t>
        </w:r>
        <w:r w:rsidR="002A5A3E">
          <w:rPr>
            <w:webHidden/>
          </w:rPr>
          <w:tab/>
        </w:r>
        <w:r w:rsidR="002A5A3E">
          <w:rPr>
            <w:webHidden/>
          </w:rPr>
          <w:fldChar w:fldCharType="begin"/>
        </w:r>
        <w:r w:rsidR="002A5A3E">
          <w:rPr>
            <w:webHidden/>
          </w:rPr>
          <w:instrText xml:space="preserve"> PAGEREF _Toc167232714 \h </w:instrText>
        </w:r>
        <w:r w:rsidR="002A5A3E">
          <w:rPr>
            <w:webHidden/>
          </w:rPr>
        </w:r>
        <w:r w:rsidR="002A5A3E">
          <w:rPr>
            <w:webHidden/>
          </w:rPr>
          <w:fldChar w:fldCharType="separate"/>
        </w:r>
        <w:r w:rsidR="002A5A3E">
          <w:rPr>
            <w:webHidden/>
          </w:rPr>
          <w:t>6</w:t>
        </w:r>
        <w:r w:rsidR="002A5A3E">
          <w:rPr>
            <w:webHidden/>
          </w:rPr>
          <w:fldChar w:fldCharType="end"/>
        </w:r>
      </w:hyperlink>
    </w:p>
    <w:p w14:paraId="75A96D1C" w14:textId="1B6CF65F" w:rsidR="002A5A3E" w:rsidRDefault="00000000">
      <w:pPr>
        <w:pStyle w:val="afc"/>
        <w:ind w:left="840" w:hanging="560"/>
        <w:rPr>
          <w:rFonts w:asciiTheme="minorHAnsi" w:eastAsiaTheme="minorEastAsia" w:hAnsiTheme="minorHAnsi" w:cstheme="minorBidi"/>
          <w:bCs w:val="0"/>
          <w:sz w:val="24"/>
          <w:szCs w:val="22"/>
        </w:rPr>
      </w:pPr>
      <w:hyperlink w:anchor="_Toc167232715" w:history="1">
        <w:r w:rsidR="002A5A3E" w:rsidRPr="0073244C">
          <w:rPr>
            <w:rStyle w:val="af8"/>
            <w:rFonts w:hint="eastAsia"/>
          </w:rPr>
          <w:t>圖</w:t>
        </w:r>
        <w:r w:rsidR="002A5A3E" w:rsidRPr="0073244C">
          <w:rPr>
            <w:rStyle w:val="af8"/>
          </w:rPr>
          <w:t>3-1-1</w:t>
        </w:r>
        <w:r w:rsidR="002A5A3E" w:rsidRPr="0073244C">
          <w:rPr>
            <w:rStyle w:val="af8"/>
            <w:rFonts w:hint="eastAsia"/>
          </w:rPr>
          <w:t>、系統架構</w:t>
        </w:r>
        <w:r w:rsidR="002A5A3E">
          <w:rPr>
            <w:webHidden/>
          </w:rPr>
          <w:tab/>
        </w:r>
        <w:r w:rsidR="002A5A3E">
          <w:rPr>
            <w:webHidden/>
          </w:rPr>
          <w:fldChar w:fldCharType="begin"/>
        </w:r>
        <w:r w:rsidR="002A5A3E">
          <w:rPr>
            <w:webHidden/>
          </w:rPr>
          <w:instrText xml:space="preserve"> PAGEREF _Toc167232715 \h </w:instrText>
        </w:r>
        <w:r w:rsidR="002A5A3E">
          <w:rPr>
            <w:webHidden/>
          </w:rPr>
        </w:r>
        <w:r w:rsidR="002A5A3E">
          <w:rPr>
            <w:webHidden/>
          </w:rPr>
          <w:fldChar w:fldCharType="separate"/>
        </w:r>
        <w:r w:rsidR="002A5A3E">
          <w:rPr>
            <w:webHidden/>
          </w:rPr>
          <w:t>9</w:t>
        </w:r>
        <w:r w:rsidR="002A5A3E">
          <w:rPr>
            <w:webHidden/>
          </w:rPr>
          <w:fldChar w:fldCharType="end"/>
        </w:r>
      </w:hyperlink>
    </w:p>
    <w:p w14:paraId="7FCBC527" w14:textId="21C65915" w:rsidR="002A5A3E" w:rsidRDefault="00000000">
      <w:pPr>
        <w:pStyle w:val="afc"/>
        <w:ind w:left="840" w:hanging="560"/>
        <w:rPr>
          <w:rFonts w:asciiTheme="minorHAnsi" w:eastAsiaTheme="minorEastAsia" w:hAnsiTheme="minorHAnsi" w:cstheme="minorBidi"/>
          <w:bCs w:val="0"/>
          <w:sz w:val="24"/>
          <w:szCs w:val="22"/>
        </w:rPr>
      </w:pPr>
      <w:hyperlink w:anchor="_Toc167232716" w:history="1">
        <w:r w:rsidR="002A5A3E" w:rsidRPr="0073244C">
          <w:rPr>
            <w:rStyle w:val="af8"/>
            <w:rFonts w:hint="eastAsia"/>
          </w:rPr>
          <w:t>圖</w:t>
        </w:r>
        <w:r w:rsidR="002A5A3E" w:rsidRPr="0073244C">
          <w:rPr>
            <w:rStyle w:val="af8"/>
          </w:rPr>
          <w:t>5-1-1</w:t>
        </w:r>
        <w:r w:rsidR="002A5A3E" w:rsidRPr="0073244C">
          <w:rPr>
            <w:rStyle w:val="af8"/>
            <w:rFonts w:hint="eastAsia"/>
          </w:rPr>
          <w:t>、功能分解圖</w:t>
        </w:r>
        <w:r w:rsidR="002A5A3E">
          <w:rPr>
            <w:webHidden/>
          </w:rPr>
          <w:tab/>
        </w:r>
        <w:r w:rsidR="002A5A3E">
          <w:rPr>
            <w:webHidden/>
          </w:rPr>
          <w:fldChar w:fldCharType="begin"/>
        </w:r>
        <w:r w:rsidR="002A5A3E">
          <w:rPr>
            <w:webHidden/>
          </w:rPr>
          <w:instrText xml:space="preserve"> PAGEREF _Toc167232716 \h </w:instrText>
        </w:r>
        <w:r w:rsidR="002A5A3E">
          <w:rPr>
            <w:webHidden/>
          </w:rPr>
        </w:r>
        <w:r w:rsidR="002A5A3E">
          <w:rPr>
            <w:webHidden/>
          </w:rPr>
          <w:fldChar w:fldCharType="separate"/>
        </w:r>
        <w:r w:rsidR="002A5A3E">
          <w:rPr>
            <w:webHidden/>
          </w:rPr>
          <w:t>14</w:t>
        </w:r>
        <w:r w:rsidR="002A5A3E">
          <w:rPr>
            <w:webHidden/>
          </w:rPr>
          <w:fldChar w:fldCharType="end"/>
        </w:r>
      </w:hyperlink>
    </w:p>
    <w:p w14:paraId="47575E48" w14:textId="0186670B" w:rsidR="002A5A3E" w:rsidRDefault="00000000">
      <w:pPr>
        <w:pStyle w:val="afc"/>
        <w:ind w:left="840" w:hanging="560"/>
        <w:rPr>
          <w:rFonts w:asciiTheme="minorHAnsi" w:eastAsiaTheme="minorEastAsia" w:hAnsiTheme="minorHAnsi" w:cstheme="minorBidi"/>
          <w:bCs w:val="0"/>
          <w:sz w:val="24"/>
          <w:szCs w:val="22"/>
        </w:rPr>
      </w:pPr>
      <w:hyperlink w:anchor="_Toc167232717" w:history="1">
        <w:r w:rsidR="002A5A3E" w:rsidRPr="0073244C">
          <w:rPr>
            <w:rStyle w:val="af8"/>
            <w:rFonts w:hint="eastAsia"/>
          </w:rPr>
          <w:t>圖</w:t>
        </w:r>
        <w:r w:rsidR="002A5A3E" w:rsidRPr="0073244C">
          <w:rPr>
            <w:rStyle w:val="af8"/>
          </w:rPr>
          <w:t>6-1-1</w:t>
        </w:r>
        <w:r w:rsidR="002A5A3E" w:rsidRPr="0073244C">
          <w:rPr>
            <w:rStyle w:val="af8"/>
            <w:rFonts w:hint="eastAsia"/>
          </w:rPr>
          <w:t>、系統環境圖</w:t>
        </w:r>
        <w:r w:rsidR="002A5A3E">
          <w:rPr>
            <w:webHidden/>
          </w:rPr>
          <w:tab/>
        </w:r>
        <w:r w:rsidR="002A5A3E">
          <w:rPr>
            <w:webHidden/>
          </w:rPr>
          <w:fldChar w:fldCharType="begin"/>
        </w:r>
        <w:r w:rsidR="002A5A3E">
          <w:rPr>
            <w:webHidden/>
          </w:rPr>
          <w:instrText xml:space="preserve"> PAGEREF _Toc167232717 \h </w:instrText>
        </w:r>
        <w:r w:rsidR="002A5A3E">
          <w:rPr>
            <w:webHidden/>
          </w:rPr>
        </w:r>
        <w:r w:rsidR="002A5A3E">
          <w:rPr>
            <w:webHidden/>
          </w:rPr>
          <w:fldChar w:fldCharType="separate"/>
        </w:r>
        <w:r w:rsidR="002A5A3E">
          <w:rPr>
            <w:webHidden/>
          </w:rPr>
          <w:t>16</w:t>
        </w:r>
        <w:r w:rsidR="002A5A3E">
          <w:rPr>
            <w:webHidden/>
          </w:rPr>
          <w:fldChar w:fldCharType="end"/>
        </w:r>
      </w:hyperlink>
    </w:p>
    <w:p w14:paraId="7DC8C665" w14:textId="69E55F57" w:rsidR="002A5A3E" w:rsidRDefault="00000000">
      <w:pPr>
        <w:pStyle w:val="afc"/>
        <w:ind w:left="840" w:hanging="560"/>
        <w:rPr>
          <w:rFonts w:asciiTheme="minorHAnsi" w:eastAsiaTheme="minorEastAsia" w:hAnsiTheme="minorHAnsi" w:cstheme="minorBidi"/>
          <w:bCs w:val="0"/>
          <w:sz w:val="24"/>
          <w:szCs w:val="22"/>
        </w:rPr>
      </w:pPr>
      <w:hyperlink w:anchor="_Toc167232718" w:history="1">
        <w:r w:rsidR="002A5A3E" w:rsidRPr="0073244C">
          <w:rPr>
            <w:rStyle w:val="af8"/>
            <w:rFonts w:hint="eastAsia"/>
          </w:rPr>
          <w:t>圖</w:t>
        </w:r>
        <w:r w:rsidR="002A5A3E" w:rsidRPr="0073244C">
          <w:rPr>
            <w:rStyle w:val="af8"/>
          </w:rPr>
          <w:t>6-1-2</w:t>
        </w:r>
        <w:r w:rsidR="002A5A3E" w:rsidRPr="0073244C">
          <w:rPr>
            <w:rStyle w:val="af8"/>
            <w:rFonts w:hint="eastAsia"/>
          </w:rPr>
          <w:t>、</w:t>
        </w:r>
        <w:r w:rsidR="002A5A3E" w:rsidRPr="0073244C">
          <w:rPr>
            <w:rStyle w:val="af8"/>
          </w:rPr>
          <w:t>DFD</w:t>
        </w:r>
        <w:r w:rsidR="002A5A3E" w:rsidRPr="0073244C">
          <w:rPr>
            <w:rStyle w:val="af8"/>
            <w:rFonts w:hint="eastAsia"/>
          </w:rPr>
          <w:t>圖</w:t>
        </w:r>
        <w:r w:rsidR="002A5A3E" w:rsidRPr="0073244C">
          <w:rPr>
            <w:rStyle w:val="af8"/>
          </w:rPr>
          <w:t>0</w:t>
        </w:r>
        <w:r w:rsidR="002A5A3E">
          <w:rPr>
            <w:webHidden/>
          </w:rPr>
          <w:tab/>
        </w:r>
        <w:r w:rsidR="002A5A3E">
          <w:rPr>
            <w:webHidden/>
          </w:rPr>
          <w:fldChar w:fldCharType="begin"/>
        </w:r>
        <w:r w:rsidR="002A5A3E">
          <w:rPr>
            <w:webHidden/>
          </w:rPr>
          <w:instrText xml:space="preserve"> PAGEREF _Toc167232718 \h </w:instrText>
        </w:r>
        <w:r w:rsidR="002A5A3E">
          <w:rPr>
            <w:webHidden/>
          </w:rPr>
        </w:r>
        <w:r w:rsidR="002A5A3E">
          <w:rPr>
            <w:webHidden/>
          </w:rPr>
          <w:fldChar w:fldCharType="separate"/>
        </w:r>
        <w:r w:rsidR="002A5A3E">
          <w:rPr>
            <w:webHidden/>
          </w:rPr>
          <w:t>17</w:t>
        </w:r>
        <w:r w:rsidR="002A5A3E">
          <w:rPr>
            <w:webHidden/>
          </w:rPr>
          <w:fldChar w:fldCharType="end"/>
        </w:r>
      </w:hyperlink>
    </w:p>
    <w:p w14:paraId="1A701385" w14:textId="25DE1A4A" w:rsidR="002A5A3E" w:rsidRDefault="00000000">
      <w:pPr>
        <w:pStyle w:val="afc"/>
        <w:ind w:left="840" w:hanging="560"/>
        <w:rPr>
          <w:rFonts w:asciiTheme="minorHAnsi" w:eastAsiaTheme="minorEastAsia" w:hAnsiTheme="minorHAnsi" w:cstheme="minorBidi"/>
          <w:bCs w:val="0"/>
          <w:sz w:val="24"/>
          <w:szCs w:val="22"/>
        </w:rPr>
      </w:pPr>
      <w:hyperlink w:anchor="_Toc167232719" w:history="1">
        <w:r w:rsidR="002A5A3E" w:rsidRPr="0073244C">
          <w:rPr>
            <w:rStyle w:val="af8"/>
            <w:rFonts w:hint="eastAsia"/>
          </w:rPr>
          <w:t>圖</w:t>
        </w:r>
        <w:r w:rsidR="002A5A3E" w:rsidRPr="0073244C">
          <w:rPr>
            <w:rStyle w:val="af8"/>
          </w:rPr>
          <w:t>6-1-4</w:t>
        </w:r>
        <w:r w:rsidR="002A5A3E" w:rsidRPr="0073244C">
          <w:rPr>
            <w:rStyle w:val="af8"/>
            <w:rFonts w:hint="eastAsia"/>
          </w:rPr>
          <w:t>、</w:t>
        </w:r>
        <w:r w:rsidR="002A5A3E" w:rsidRPr="0073244C">
          <w:rPr>
            <w:rStyle w:val="af8"/>
          </w:rPr>
          <w:t>DFD</w:t>
        </w:r>
        <w:r w:rsidR="002A5A3E" w:rsidRPr="0073244C">
          <w:rPr>
            <w:rStyle w:val="af8"/>
            <w:rFonts w:hint="eastAsia"/>
          </w:rPr>
          <w:t>圖</w:t>
        </w:r>
        <w:r w:rsidR="002A5A3E" w:rsidRPr="0073244C">
          <w:rPr>
            <w:rStyle w:val="af8"/>
          </w:rPr>
          <w:t>2</w:t>
        </w:r>
        <w:r w:rsidR="002A5A3E">
          <w:rPr>
            <w:webHidden/>
          </w:rPr>
          <w:tab/>
        </w:r>
        <w:r w:rsidR="002A5A3E">
          <w:rPr>
            <w:webHidden/>
          </w:rPr>
          <w:fldChar w:fldCharType="begin"/>
        </w:r>
        <w:r w:rsidR="002A5A3E">
          <w:rPr>
            <w:webHidden/>
          </w:rPr>
          <w:instrText xml:space="preserve"> PAGEREF _Toc167232719 \h </w:instrText>
        </w:r>
        <w:r w:rsidR="002A5A3E">
          <w:rPr>
            <w:webHidden/>
          </w:rPr>
        </w:r>
        <w:r w:rsidR="002A5A3E">
          <w:rPr>
            <w:webHidden/>
          </w:rPr>
          <w:fldChar w:fldCharType="separate"/>
        </w:r>
        <w:r w:rsidR="002A5A3E">
          <w:rPr>
            <w:webHidden/>
          </w:rPr>
          <w:t>18</w:t>
        </w:r>
        <w:r w:rsidR="002A5A3E">
          <w:rPr>
            <w:webHidden/>
          </w:rPr>
          <w:fldChar w:fldCharType="end"/>
        </w:r>
      </w:hyperlink>
    </w:p>
    <w:p w14:paraId="58A98E7C" w14:textId="40D26536" w:rsidR="002A5A3E" w:rsidRDefault="00000000">
      <w:pPr>
        <w:pStyle w:val="afc"/>
        <w:ind w:left="840" w:hanging="560"/>
        <w:rPr>
          <w:rFonts w:asciiTheme="minorHAnsi" w:eastAsiaTheme="minorEastAsia" w:hAnsiTheme="minorHAnsi" w:cstheme="minorBidi"/>
          <w:bCs w:val="0"/>
          <w:sz w:val="24"/>
          <w:szCs w:val="22"/>
        </w:rPr>
      </w:pPr>
      <w:hyperlink w:anchor="_Toc167232720" w:history="1">
        <w:r w:rsidR="002A5A3E" w:rsidRPr="0073244C">
          <w:rPr>
            <w:rStyle w:val="af8"/>
            <w:rFonts w:hint="eastAsia"/>
          </w:rPr>
          <w:t>圖</w:t>
        </w:r>
        <w:r w:rsidR="002A5A3E" w:rsidRPr="0073244C">
          <w:rPr>
            <w:rStyle w:val="af8"/>
          </w:rPr>
          <w:t>6-1-5</w:t>
        </w:r>
        <w:r w:rsidR="002A5A3E" w:rsidRPr="0073244C">
          <w:rPr>
            <w:rStyle w:val="af8"/>
            <w:rFonts w:hint="eastAsia"/>
          </w:rPr>
          <w:t>、</w:t>
        </w:r>
        <w:r w:rsidR="002A5A3E" w:rsidRPr="0073244C">
          <w:rPr>
            <w:rStyle w:val="af8"/>
          </w:rPr>
          <w:t>DFD</w:t>
        </w:r>
        <w:r w:rsidR="002A5A3E" w:rsidRPr="0073244C">
          <w:rPr>
            <w:rStyle w:val="af8"/>
            <w:rFonts w:hint="eastAsia"/>
          </w:rPr>
          <w:t>圖</w:t>
        </w:r>
        <w:r w:rsidR="002A5A3E" w:rsidRPr="0073244C">
          <w:rPr>
            <w:rStyle w:val="af8"/>
          </w:rPr>
          <w:t>3</w:t>
        </w:r>
        <w:r w:rsidR="002A5A3E">
          <w:rPr>
            <w:webHidden/>
          </w:rPr>
          <w:tab/>
        </w:r>
        <w:r w:rsidR="002A5A3E">
          <w:rPr>
            <w:webHidden/>
          </w:rPr>
          <w:fldChar w:fldCharType="begin"/>
        </w:r>
        <w:r w:rsidR="002A5A3E">
          <w:rPr>
            <w:webHidden/>
          </w:rPr>
          <w:instrText xml:space="preserve"> PAGEREF _Toc167232720 \h </w:instrText>
        </w:r>
        <w:r w:rsidR="002A5A3E">
          <w:rPr>
            <w:webHidden/>
          </w:rPr>
        </w:r>
        <w:r w:rsidR="002A5A3E">
          <w:rPr>
            <w:webHidden/>
          </w:rPr>
          <w:fldChar w:fldCharType="separate"/>
        </w:r>
        <w:r w:rsidR="002A5A3E">
          <w:rPr>
            <w:webHidden/>
          </w:rPr>
          <w:t>18</w:t>
        </w:r>
        <w:r w:rsidR="002A5A3E">
          <w:rPr>
            <w:webHidden/>
          </w:rPr>
          <w:fldChar w:fldCharType="end"/>
        </w:r>
      </w:hyperlink>
    </w:p>
    <w:p w14:paraId="7BCC1B96" w14:textId="6669C12B" w:rsidR="002A5A3E" w:rsidRDefault="00000000">
      <w:pPr>
        <w:pStyle w:val="afc"/>
        <w:ind w:left="840" w:hanging="560"/>
        <w:rPr>
          <w:rFonts w:asciiTheme="minorHAnsi" w:eastAsiaTheme="minorEastAsia" w:hAnsiTheme="minorHAnsi" w:cstheme="minorBidi"/>
          <w:bCs w:val="0"/>
          <w:sz w:val="24"/>
          <w:szCs w:val="22"/>
        </w:rPr>
      </w:pPr>
      <w:hyperlink w:anchor="_Toc167232721" w:history="1">
        <w:r w:rsidR="002A5A3E" w:rsidRPr="0073244C">
          <w:rPr>
            <w:rStyle w:val="af8"/>
            <w:rFonts w:hint="eastAsia"/>
          </w:rPr>
          <w:t>圖</w:t>
        </w:r>
        <w:r w:rsidR="002A5A3E" w:rsidRPr="0073244C">
          <w:rPr>
            <w:rStyle w:val="af8"/>
          </w:rPr>
          <w:t>7-1-1</w:t>
        </w:r>
        <w:r w:rsidR="002A5A3E" w:rsidRPr="0073244C">
          <w:rPr>
            <w:rStyle w:val="af8"/>
            <w:rFonts w:hint="eastAsia"/>
          </w:rPr>
          <w:t>、實體關聯圖</w:t>
        </w:r>
        <w:r w:rsidR="002A5A3E">
          <w:rPr>
            <w:webHidden/>
          </w:rPr>
          <w:tab/>
        </w:r>
        <w:r w:rsidR="002A5A3E">
          <w:rPr>
            <w:webHidden/>
          </w:rPr>
          <w:fldChar w:fldCharType="begin"/>
        </w:r>
        <w:r w:rsidR="002A5A3E">
          <w:rPr>
            <w:webHidden/>
          </w:rPr>
          <w:instrText xml:space="preserve"> PAGEREF _Toc167232721 \h </w:instrText>
        </w:r>
        <w:r w:rsidR="002A5A3E">
          <w:rPr>
            <w:webHidden/>
          </w:rPr>
        </w:r>
        <w:r w:rsidR="002A5A3E">
          <w:rPr>
            <w:webHidden/>
          </w:rPr>
          <w:fldChar w:fldCharType="separate"/>
        </w:r>
        <w:r w:rsidR="002A5A3E">
          <w:rPr>
            <w:webHidden/>
          </w:rPr>
          <w:t>21</w:t>
        </w:r>
        <w:r w:rsidR="002A5A3E">
          <w:rPr>
            <w:webHidden/>
          </w:rPr>
          <w:fldChar w:fldCharType="end"/>
        </w:r>
      </w:hyperlink>
    </w:p>
    <w:p w14:paraId="604B42F3" w14:textId="4C4A8711" w:rsidR="002A5A3E" w:rsidRDefault="00000000">
      <w:pPr>
        <w:pStyle w:val="afc"/>
        <w:ind w:left="840" w:hanging="560"/>
        <w:rPr>
          <w:rFonts w:asciiTheme="minorHAnsi" w:eastAsiaTheme="minorEastAsia" w:hAnsiTheme="minorHAnsi" w:cstheme="minorBidi"/>
          <w:bCs w:val="0"/>
          <w:sz w:val="24"/>
          <w:szCs w:val="22"/>
        </w:rPr>
      </w:pPr>
      <w:hyperlink w:anchor="_Toc167232722" w:history="1">
        <w:r w:rsidR="002A5A3E" w:rsidRPr="0073244C">
          <w:rPr>
            <w:rStyle w:val="af8"/>
            <w:rFonts w:hint="eastAsia"/>
          </w:rPr>
          <w:t>圖</w:t>
        </w:r>
        <w:r w:rsidR="002A5A3E" w:rsidRPr="0073244C">
          <w:rPr>
            <w:rStyle w:val="af8"/>
          </w:rPr>
          <w:t>8-1-1</w:t>
        </w:r>
        <w:r w:rsidR="002A5A3E" w:rsidRPr="0073244C">
          <w:rPr>
            <w:rStyle w:val="af8"/>
            <w:rFonts w:hint="eastAsia"/>
          </w:rPr>
          <w:t>、資料庫關聯圖</w:t>
        </w:r>
        <w:r w:rsidR="002A5A3E">
          <w:rPr>
            <w:webHidden/>
          </w:rPr>
          <w:tab/>
        </w:r>
        <w:r w:rsidR="002A5A3E">
          <w:rPr>
            <w:webHidden/>
          </w:rPr>
          <w:fldChar w:fldCharType="begin"/>
        </w:r>
        <w:r w:rsidR="002A5A3E">
          <w:rPr>
            <w:webHidden/>
          </w:rPr>
          <w:instrText xml:space="preserve"> PAGEREF _Toc167232722 \h </w:instrText>
        </w:r>
        <w:r w:rsidR="002A5A3E">
          <w:rPr>
            <w:webHidden/>
          </w:rPr>
        </w:r>
        <w:r w:rsidR="002A5A3E">
          <w:rPr>
            <w:webHidden/>
          </w:rPr>
          <w:fldChar w:fldCharType="separate"/>
        </w:r>
        <w:r w:rsidR="002A5A3E">
          <w:rPr>
            <w:webHidden/>
          </w:rPr>
          <w:t>22</w:t>
        </w:r>
        <w:r w:rsidR="002A5A3E">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51396EA8" w14:textId="5DA4ACA8" w:rsidR="002A5A3E"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7232757" w:history="1">
        <w:r w:rsidR="002A5A3E" w:rsidRPr="00DF4713">
          <w:rPr>
            <w:rStyle w:val="af8"/>
            <w:rFonts w:hint="eastAsia"/>
          </w:rPr>
          <w:t>表</w:t>
        </w:r>
        <w:r w:rsidR="002A5A3E" w:rsidRPr="00DF4713">
          <w:rPr>
            <w:rStyle w:val="af8"/>
          </w:rPr>
          <w:t>2-1-1</w:t>
        </w:r>
        <w:r w:rsidR="002A5A3E" w:rsidRPr="00DF4713">
          <w:rPr>
            <w:rStyle w:val="af8"/>
            <w:rFonts w:hint="eastAsia"/>
          </w:rPr>
          <w:t>、操作可行性</w:t>
        </w:r>
        <w:r w:rsidR="002A5A3E">
          <w:rPr>
            <w:webHidden/>
          </w:rPr>
          <w:tab/>
        </w:r>
        <w:r w:rsidR="002A5A3E">
          <w:rPr>
            <w:webHidden/>
          </w:rPr>
          <w:fldChar w:fldCharType="begin"/>
        </w:r>
        <w:r w:rsidR="002A5A3E">
          <w:rPr>
            <w:webHidden/>
          </w:rPr>
          <w:instrText xml:space="preserve"> PAGEREF _Toc167232757 \h </w:instrText>
        </w:r>
        <w:r w:rsidR="002A5A3E">
          <w:rPr>
            <w:webHidden/>
          </w:rPr>
        </w:r>
        <w:r w:rsidR="002A5A3E">
          <w:rPr>
            <w:webHidden/>
          </w:rPr>
          <w:fldChar w:fldCharType="separate"/>
        </w:r>
        <w:r w:rsidR="002A5A3E">
          <w:rPr>
            <w:webHidden/>
          </w:rPr>
          <w:t>4</w:t>
        </w:r>
        <w:r w:rsidR="002A5A3E">
          <w:rPr>
            <w:webHidden/>
          </w:rPr>
          <w:fldChar w:fldCharType="end"/>
        </w:r>
      </w:hyperlink>
    </w:p>
    <w:p w14:paraId="23570EC5" w14:textId="6EFE363D" w:rsidR="002A5A3E" w:rsidRDefault="00000000">
      <w:pPr>
        <w:pStyle w:val="afc"/>
        <w:ind w:left="840" w:hanging="560"/>
        <w:rPr>
          <w:rFonts w:asciiTheme="minorHAnsi" w:eastAsiaTheme="minorEastAsia" w:hAnsiTheme="minorHAnsi" w:cstheme="minorBidi"/>
          <w:bCs w:val="0"/>
          <w:sz w:val="24"/>
          <w:szCs w:val="22"/>
        </w:rPr>
      </w:pPr>
      <w:hyperlink w:anchor="_Toc167232758" w:history="1">
        <w:r w:rsidR="002A5A3E" w:rsidRPr="00DF4713">
          <w:rPr>
            <w:rStyle w:val="af8"/>
            <w:rFonts w:hint="eastAsia"/>
          </w:rPr>
          <w:t>表</w:t>
        </w:r>
        <w:r w:rsidR="002A5A3E" w:rsidRPr="00DF4713">
          <w:rPr>
            <w:rStyle w:val="af8"/>
          </w:rPr>
          <w:t>2-1-2</w:t>
        </w:r>
        <w:r w:rsidR="002A5A3E" w:rsidRPr="00DF4713">
          <w:rPr>
            <w:rStyle w:val="af8"/>
            <w:rFonts w:hint="eastAsia"/>
          </w:rPr>
          <w:t>、技術可行性</w:t>
        </w:r>
        <w:r w:rsidR="002A5A3E">
          <w:rPr>
            <w:webHidden/>
          </w:rPr>
          <w:tab/>
        </w:r>
        <w:r w:rsidR="002A5A3E">
          <w:rPr>
            <w:webHidden/>
          </w:rPr>
          <w:fldChar w:fldCharType="begin"/>
        </w:r>
        <w:r w:rsidR="002A5A3E">
          <w:rPr>
            <w:webHidden/>
          </w:rPr>
          <w:instrText xml:space="preserve"> PAGEREF _Toc167232758 \h </w:instrText>
        </w:r>
        <w:r w:rsidR="002A5A3E">
          <w:rPr>
            <w:webHidden/>
          </w:rPr>
        </w:r>
        <w:r w:rsidR="002A5A3E">
          <w:rPr>
            <w:webHidden/>
          </w:rPr>
          <w:fldChar w:fldCharType="separate"/>
        </w:r>
        <w:r w:rsidR="002A5A3E">
          <w:rPr>
            <w:webHidden/>
          </w:rPr>
          <w:t>4</w:t>
        </w:r>
        <w:r w:rsidR="002A5A3E">
          <w:rPr>
            <w:webHidden/>
          </w:rPr>
          <w:fldChar w:fldCharType="end"/>
        </w:r>
      </w:hyperlink>
    </w:p>
    <w:p w14:paraId="5DDE6DC3" w14:textId="23D47756" w:rsidR="002A5A3E" w:rsidRDefault="00000000">
      <w:pPr>
        <w:pStyle w:val="afc"/>
        <w:ind w:left="840" w:hanging="560"/>
        <w:rPr>
          <w:rFonts w:asciiTheme="minorHAnsi" w:eastAsiaTheme="minorEastAsia" w:hAnsiTheme="minorHAnsi" w:cstheme="minorBidi"/>
          <w:bCs w:val="0"/>
          <w:sz w:val="24"/>
          <w:szCs w:val="22"/>
        </w:rPr>
      </w:pPr>
      <w:hyperlink w:anchor="_Toc167232759" w:history="1">
        <w:r w:rsidR="002A5A3E" w:rsidRPr="00DF4713">
          <w:rPr>
            <w:rStyle w:val="af8"/>
            <w:rFonts w:hint="eastAsia"/>
          </w:rPr>
          <w:t>表</w:t>
        </w:r>
        <w:r w:rsidR="002A5A3E" w:rsidRPr="00DF4713">
          <w:rPr>
            <w:rStyle w:val="af8"/>
          </w:rPr>
          <w:t>2-1-3</w:t>
        </w:r>
        <w:r w:rsidR="002A5A3E" w:rsidRPr="00DF4713">
          <w:rPr>
            <w:rStyle w:val="af8"/>
            <w:rFonts w:hint="eastAsia"/>
          </w:rPr>
          <w:t>、時程可行性</w:t>
        </w:r>
        <w:r w:rsidR="002A5A3E">
          <w:rPr>
            <w:webHidden/>
          </w:rPr>
          <w:tab/>
        </w:r>
        <w:r w:rsidR="002A5A3E">
          <w:rPr>
            <w:webHidden/>
          </w:rPr>
          <w:fldChar w:fldCharType="begin"/>
        </w:r>
        <w:r w:rsidR="002A5A3E">
          <w:rPr>
            <w:webHidden/>
          </w:rPr>
          <w:instrText xml:space="preserve"> PAGEREF _Toc167232759 \h </w:instrText>
        </w:r>
        <w:r w:rsidR="002A5A3E">
          <w:rPr>
            <w:webHidden/>
          </w:rPr>
        </w:r>
        <w:r w:rsidR="002A5A3E">
          <w:rPr>
            <w:webHidden/>
          </w:rPr>
          <w:fldChar w:fldCharType="separate"/>
        </w:r>
        <w:r w:rsidR="002A5A3E">
          <w:rPr>
            <w:webHidden/>
          </w:rPr>
          <w:t>5</w:t>
        </w:r>
        <w:r w:rsidR="002A5A3E">
          <w:rPr>
            <w:webHidden/>
          </w:rPr>
          <w:fldChar w:fldCharType="end"/>
        </w:r>
      </w:hyperlink>
    </w:p>
    <w:p w14:paraId="3925B5A5" w14:textId="03726E02" w:rsidR="002A5A3E" w:rsidRDefault="00000000">
      <w:pPr>
        <w:pStyle w:val="afc"/>
        <w:ind w:left="840" w:hanging="560"/>
        <w:rPr>
          <w:rFonts w:asciiTheme="minorHAnsi" w:eastAsiaTheme="minorEastAsia" w:hAnsiTheme="minorHAnsi" w:cstheme="minorBidi"/>
          <w:bCs w:val="0"/>
          <w:sz w:val="24"/>
          <w:szCs w:val="22"/>
        </w:rPr>
      </w:pPr>
      <w:hyperlink w:anchor="_Toc167232760" w:history="1">
        <w:r w:rsidR="002A5A3E" w:rsidRPr="00DF4713">
          <w:rPr>
            <w:rStyle w:val="af8"/>
            <w:rFonts w:hint="eastAsia"/>
          </w:rPr>
          <w:t>表</w:t>
        </w:r>
        <w:r w:rsidR="002A5A3E" w:rsidRPr="00DF4713">
          <w:rPr>
            <w:rStyle w:val="af8"/>
          </w:rPr>
          <w:t>2-2-1</w:t>
        </w:r>
        <w:r w:rsidR="002A5A3E" w:rsidRPr="00DF4713">
          <w:rPr>
            <w:rStyle w:val="af8"/>
            <w:rFonts w:hint="eastAsia"/>
          </w:rPr>
          <w:t>、商業模式九宮格</w:t>
        </w:r>
        <w:r w:rsidR="002A5A3E">
          <w:rPr>
            <w:webHidden/>
          </w:rPr>
          <w:tab/>
        </w:r>
        <w:r w:rsidR="002A5A3E">
          <w:rPr>
            <w:webHidden/>
          </w:rPr>
          <w:fldChar w:fldCharType="begin"/>
        </w:r>
        <w:r w:rsidR="002A5A3E">
          <w:rPr>
            <w:webHidden/>
          </w:rPr>
          <w:instrText xml:space="preserve"> PAGEREF _Toc167232760 \h </w:instrText>
        </w:r>
        <w:r w:rsidR="002A5A3E">
          <w:rPr>
            <w:webHidden/>
          </w:rPr>
        </w:r>
        <w:r w:rsidR="002A5A3E">
          <w:rPr>
            <w:webHidden/>
          </w:rPr>
          <w:fldChar w:fldCharType="separate"/>
        </w:r>
        <w:r w:rsidR="002A5A3E">
          <w:rPr>
            <w:webHidden/>
          </w:rPr>
          <w:t>5</w:t>
        </w:r>
        <w:r w:rsidR="002A5A3E">
          <w:rPr>
            <w:webHidden/>
          </w:rPr>
          <w:fldChar w:fldCharType="end"/>
        </w:r>
      </w:hyperlink>
    </w:p>
    <w:p w14:paraId="76B652AE" w14:textId="689D63C8" w:rsidR="002A5A3E" w:rsidRDefault="00000000">
      <w:pPr>
        <w:pStyle w:val="afc"/>
        <w:ind w:left="840" w:hanging="560"/>
        <w:rPr>
          <w:rFonts w:asciiTheme="minorHAnsi" w:eastAsiaTheme="minorEastAsia" w:hAnsiTheme="minorHAnsi" w:cstheme="minorBidi"/>
          <w:bCs w:val="0"/>
          <w:sz w:val="24"/>
          <w:szCs w:val="22"/>
        </w:rPr>
      </w:pPr>
      <w:hyperlink w:anchor="_Toc167232761" w:history="1">
        <w:r w:rsidR="002A5A3E" w:rsidRPr="00DF4713">
          <w:rPr>
            <w:rStyle w:val="af8"/>
            <w:rFonts w:hint="eastAsia"/>
          </w:rPr>
          <w:t>表</w:t>
        </w:r>
        <w:r w:rsidR="002A5A3E" w:rsidRPr="00DF4713">
          <w:rPr>
            <w:rStyle w:val="af8"/>
          </w:rPr>
          <w:t>2-3-4-1</w:t>
        </w:r>
        <w:r w:rsidR="002A5A3E" w:rsidRPr="00DF4713">
          <w:rPr>
            <w:rStyle w:val="af8"/>
            <w:rFonts w:hint="eastAsia"/>
          </w:rPr>
          <w:t>、相關系統比較</w:t>
        </w:r>
        <w:r w:rsidR="002A5A3E">
          <w:rPr>
            <w:webHidden/>
          </w:rPr>
          <w:tab/>
        </w:r>
        <w:r w:rsidR="002A5A3E">
          <w:rPr>
            <w:webHidden/>
          </w:rPr>
          <w:fldChar w:fldCharType="begin"/>
        </w:r>
        <w:r w:rsidR="002A5A3E">
          <w:rPr>
            <w:webHidden/>
          </w:rPr>
          <w:instrText xml:space="preserve"> PAGEREF _Toc167232761 \h </w:instrText>
        </w:r>
        <w:r w:rsidR="002A5A3E">
          <w:rPr>
            <w:webHidden/>
          </w:rPr>
        </w:r>
        <w:r w:rsidR="002A5A3E">
          <w:rPr>
            <w:webHidden/>
          </w:rPr>
          <w:fldChar w:fldCharType="separate"/>
        </w:r>
        <w:r w:rsidR="002A5A3E">
          <w:rPr>
            <w:webHidden/>
          </w:rPr>
          <w:t>7</w:t>
        </w:r>
        <w:r w:rsidR="002A5A3E">
          <w:rPr>
            <w:webHidden/>
          </w:rPr>
          <w:fldChar w:fldCharType="end"/>
        </w:r>
      </w:hyperlink>
    </w:p>
    <w:p w14:paraId="4B8ED1F3" w14:textId="0D4F9F98" w:rsidR="002A5A3E" w:rsidRDefault="00000000">
      <w:pPr>
        <w:pStyle w:val="afc"/>
        <w:ind w:left="840" w:hanging="560"/>
        <w:rPr>
          <w:rFonts w:asciiTheme="minorHAnsi" w:eastAsiaTheme="minorEastAsia" w:hAnsiTheme="minorHAnsi" w:cstheme="minorBidi"/>
          <w:bCs w:val="0"/>
          <w:sz w:val="24"/>
          <w:szCs w:val="22"/>
        </w:rPr>
      </w:pPr>
      <w:hyperlink w:anchor="_Toc167232762" w:history="1">
        <w:r w:rsidR="002A5A3E" w:rsidRPr="00DF4713">
          <w:rPr>
            <w:rStyle w:val="af8"/>
            <w:rFonts w:hint="eastAsia"/>
          </w:rPr>
          <w:t>表</w:t>
        </w:r>
        <w:r w:rsidR="002A5A3E" w:rsidRPr="00DF4713">
          <w:rPr>
            <w:rStyle w:val="af8"/>
          </w:rPr>
          <w:t>2-4-1</w:t>
        </w:r>
        <w:r w:rsidR="002A5A3E" w:rsidRPr="00DF4713">
          <w:rPr>
            <w:rStyle w:val="af8"/>
            <w:rFonts w:hint="eastAsia"/>
          </w:rPr>
          <w:t>、競爭力分析</w:t>
        </w:r>
        <w:r w:rsidR="002A5A3E" w:rsidRPr="00DF4713">
          <w:rPr>
            <w:rStyle w:val="af8"/>
          </w:rPr>
          <w:t>(SWOT-TOWS)</w:t>
        </w:r>
        <w:r w:rsidR="002A5A3E">
          <w:rPr>
            <w:webHidden/>
          </w:rPr>
          <w:tab/>
        </w:r>
        <w:r w:rsidR="002A5A3E">
          <w:rPr>
            <w:webHidden/>
          </w:rPr>
          <w:fldChar w:fldCharType="begin"/>
        </w:r>
        <w:r w:rsidR="002A5A3E">
          <w:rPr>
            <w:webHidden/>
          </w:rPr>
          <w:instrText xml:space="preserve"> PAGEREF _Toc167232762 \h </w:instrText>
        </w:r>
        <w:r w:rsidR="002A5A3E">
          <w:rPr>
            <w:webHidden/>
          </w:rPr>
        </w:r>
        <w:r w:rsidR="002A5A3E">
          <w:rPr>
            <w:webHidden/>
          </w:rPr>
          <w:fldChar w:fldCharType="separate"/>
        </w:r>
        <w:r w:rsidR="002A5A3E">
          <w:rPr>
            <w:webHidden/>
          </w:rPr>
          <w:t>8</w:t>
        </w:r>
        <w:r w:rsidR="002A5A3E">
          <w:rPr>
            <w:webHidden/>
          </w:rPr>
          <w:fldChar w:fldCharType="end"/>
        </w:r>
      </w:hyperlink>
    </w:p>
    <w:p w14:paraId="4119311E" w14:textId="4184027A" w:rsidR="002A5A3E" w:rsidRDefault="00000000">
      <w:pPr>
        <w:pStyle w:val="afc"/>
        <w:ind w:left="840" w:hanging="560"/>
        <w:rPr>
          <w:rFonts w:asciiTheme="minorHAnsi" w:eastAsiaTheme="minorEastAsia" w:hAnsiTheme="minorHAnsi" w:cstheme="minorBidi"/>
          <w:bCs w:val="0"/>
          <w:sz w:val="24"/>
          <w:szCs w:val="22"/>
        </w:rPr>
      </w:pPr>
      <w:hyperlink w:anchor="_Toc167232763" w:history="1">
        <w:r w:rsidR="002A5A3E" w:rsidRPr="00DF4713">
          <w:rPr>
            <w:rStyle w:val="af8"/>
            <w:rFonts w:hint="eastAsia"/>
          </w:rPr>
          <w:t>表</w:t>
        </w:r>
        <w:r w:rsidR="002A5A3E" w:rsidRPr="00DF4713">
          <w:rPr>
            <w:rStyle w:val="af8"/>
          </w:rPr>
          <w:t>3-2-1</w:t>
        </w:r>
        <w:r w:rsidR="002A5A3E" w:rsidRPr="00DF4713">
          <w:rPr>
            <w:rStyle w:val="af8"/>
            <w:rFonts w:hint="eastAsia"/>
          </w:rPr>
          <w:t>、系統軟、硬體需求與技術平台</w:t>
        </w:r>
        <w:r w:rsidR="002A5A3E">
          <w:rPr>
            <w:webHidden/>
          </w:rPr>
          <w:tab/>
        </w:r>
        <w:r w:rsidR="002A5A3E">
          <w:rPr>
            <w:webHidden/>
          </w:rPr>
          <w:fldChar w:fldCharType="begin"/>
        </w:r>
        <w:r w:rsidR="002A5A3E">
          <w:rPr>
            <w:webHidden/>
          </w:rPr>
          <w:instrText xml:space="preserve"> PAGEREF _Toc167232763 \h </w:instrText>
        </w:r>
        <w:r w:rsidR="002A5A3E">
          <w:rPr>
            <w:webHidden/>
          </w:rPr>
        </w:r>
        <w:r w:rsidR="002A5A3E">
          <w:rPr>
            <w:webHidden/>
          </w:rPr>
          <w:fldChar w:fldCharType="separate"/>
        </w:r>
        <w:r w:rsidR="002A5A3E">
          <w:rPr>
            <w:webHidden/>
          </w:rPr>
          <w:t>9</w:t>
        </w:r>
        <w:r w:rsidR="002A5A3E">
          <w:rPr>
            <w:webHidden/>
          </w:rPr>
          <w:fldChar w:fldCharType="end"/>
        </w:r>
      </w:hyperlink>
    </w:p>
    <w:p w14:paraId="7E7E1D91" w14:textId="4E8E205E" w:rsidR="002A5A3E" w:rsidRDefault="00000000">
      <w:pPr>
        <w:pStyle w:val="afc"/>
        <w:ind w:left="840" w:hanging="560"/>
        <w:rPr>
          <w:rFonts w:asciiTheme="minorHAnsi" w:eastAsiaTheme="minorEastAsia" w:hAnsiTheme="minorHAnsi" w:cstheme="minorBidi"/>
          <w:bCs w:val="0"/>
          <w:sz w:val="24"/>
          <w:szCs w:val="22"/>
        </w:rPr>
      </w:pPr>
      <w:hyperlink w:anchor="_Toc167232764" w:history="1">
        <w:r w:rsidR="002A5A3E" w:rsidRPr="00DF4713">
          <w:rPr>
            <w:rStyle w:val="af8"/>
            <w:rFonts w:hint="eastAsia"/>
          </w:rPr>
          <w:t>表</w:t>
        </w:r>
        <w:r w:rsidR="002A5A3E" w:rsidRPr="00DF4713">
          <w:rPr>
            <w:rStyle w:val="af8"/>
          </w:rPr>
          <w:t>3-3-1</w:t>
        </w:r>
        <w:r w:rsidR="002A5A3E" w:rsidRPr="00DF4713">
          <w:rPr>
            <w:rStyle w:val="af8"/>
            <w:rFonts w:hint="eastAsia"/>
          </w:rPr>
          <w:t>、開發標準與使用工具</w:t>
        </w:r>
        <w:r w:rsidR="002A5A3E">
          <w:rPr>
            <w:webHidden/>
          </w:rPr>
          <w:tab/>
        </w:r>
        <w:r w:rsidR="002A5A3E">
          <w:rPr>
            <w:webHidden/>
          </w:rPr>
          <w:fldChar w:fldCharType="begin"/>
        </w:r>
        <w:r w:rsidR="002A5A3E">
          <w:rPr>
            <w:webHidden/>
          </w:rPr>
          <w:instrText xml:space="preserve"> PAGEREF _Toc167232764 \h </w:instrText>
        </w:r>
        <w:r w:rsidR="002A5A3E">
          <w:rPr>
            <w:webHidden/>
          </w:rPr>
        </w:r>
        <w:r w:rsidR="002A5A3E">
          <w:rPr>
            <w:webHidden/>
          </w:rPr>
          <w:fldChar w:fldCharType="separate"/>
        </w:r>
        <w:r w:rsidR="002A5A3E">
          <w:rPr>
            <w:webHidden/>
          </w:rPr>
          <w:t>10</w:t>
        </w:r>
        <w:r w:rsidR="002A5A3E">
          <w:rPr>
            <w:webHidden/>
          </w:rPr>
          <w:fldChar w:fldCharType="end"/>
        </w:r>
      </w:hyperlink>
    </w:p>
    <w:p w14:paraId="4741436E" w14:textId="1ED7772A" w:rsidR="002A5A3E" w:rsidRDefault="00000000">
      <w:pPr>
        <w:pStyle w:val="afc"/>
        <w:ind w:left="840" w:hanging="560"/>
        <w:rPr>
          <w:rFonts w:asciiTheme="minorHAnsi" w:eastAsiaTheme="minorEastAsia" w:hAnsiTheme="minorHAnsi" w:cstheme="minorBidi"/>
          <w:bCs w:val="0"/>
          <w:sz w:val="24"/>
          <w:szCs w:val="22"/>
        </w:rPr>
      </w:pPr>
      <w:hyperlink w:anchor="_Toc167232765" w:history="1">
        <w:r w:rsidR="002A5A3E" w:rsidRPr="00DF4713">
          <w:rPr>
            <w:rStyle w:val="af8"/>
            <w:rFonts w:hint="eastAsia"/>
          </w:rPr>
          <w:t>表</w:t>
        </w:r>
        <w:r w:rsidR="002A5A3E" w:rsidRPr="00DF4713">
          <w:rPr>
            <w:rStyle w:val="af8"/>
          </w:rPr>
          <w:t>4-1-1</w:t>
        </w:r>
        <w:r w:rsidR="002A5A3E" w:rsidRPr="00DF4713">
          <w:rPr>
            <w:rStyle w:val="af8"/>
            <w:rFonts w:hint="eastAsia"/>
          </w:rPr>
          <w:t>、專案時程</w:t>
        </w:r>
        <w:r w:rsidR="002A5A3E">
          <w:rPr>
            <w:webHidden/>
          </w:rPr>
          <w:tab/>
        </w:r>
        <w:r w:rsidR="002A5A3E">
          <w:rPr>
            <w:webHidden/>
          </w:rPr>
          <w:fldChar w:fldCharType="begin"/>
        </w:r>
        <w:r w:rsidR="002A5A3E">
          <w:rPr>
            <w:webHidden/>
          </w:rPr>
          <w:instrText xml:space="preserve"> PAGEREF _Toc167232765 \h </w:instrText>
        </w:r>
        <w:r w:rsidR="002A5A3E">
          <w:rPr>
            <w:webHidden/>
          </w:rPr>
        </w:r>
        <w:r w:rsidR="002A5A3E">
          <w:rPr>
            <w:webHidden/>
          </w:rPr>
          <w:fldChar w:fldCharType="separate"/>
        </w:r>
        <w:r w:rsidR="002A5A3E">
          <w:rPr>
            <w:webHidden/>
          </w:rPr>
          <w:t>11</w:t>
        </w:r>
        <w:r w:rsidR="002A5A3E">
          <w:rPr>
            <w:webHidden/>
          </w:rPr>
          <w:fldChar w:fldCharType="end"/>
        </w:r>
      </w:hyperlink>
    </w:p>
    <w:p w14:paraId="2DC4A143" w14:textId="4C634F7F" w:rsidR="002A5A3E" w:rsidRDefault="00000000">
      <w:pPr>
        <w:pStyle w:val="afc"/>
        <w:ind w:left="840" w:hanging="560"/>
        <w:rPr>
          <w:rFonts w:asciiTheme="minorHAnsi" w:eastAsiaTheme="minorEastAsia" w:hAnsiTheme="minorHAnsi" w:cstheme="minorBidi"/>
          <w:bCs w:val="0"/>
          <w:sz w:val="24"/>
          <w:szCs w:val="22"/>
        </w:rPr>
      </w:pPr>
      <w:hyperlink w:anchor="_Toc167232766" w:history="1">
        <w:r w:rsidR="002A5A3E" w:rsidRPr="00DF4713">
          <w:rPr>
            <w:rStyle w:val="af8"/>
            <w:rFonts w:hint="eastAsia"/>
          </w:rPr>
          <w:t>表</w:t>
        </w:r>
        <w:r w:rsidR="002A5A3E" w:rsidRPr="00DF4713">
          <w:rPr>
            <w:rStyle w:val="af8"/>
          </w:rPr>
          <w:t>4-2-1</w:t>
        </w:r>
        <w:r w:rsidR="002A5A3E" w:rsidRPr="00DF4713">
          <w:rPr>
            <w:rStyle w:val="af8"/>
            <w:rFonts w:hint="eastAsia"/>
          </w:rPr>
          <w:t>、專案組織與分工</w:t>
        </w:r>
        <w:r w:rsidR="002A5A3E">
          <w:rPr>
            <w:webHidden/>
          </w:rPr>
          <w:tab/>
        </w:r>
        <w:r w:rsidR="002A5A3E">
          <w:rPr>
            <w:webHidden/>
          </w:rPr>
          <w:fldChar w:fldCharType="begin"/>
        </w:r>
        <w:r w:rsidR="002A5A3E">
          <w:rPr>
            <w:webHidden/>
          </w:rPr>
          <w:instrText xml:space="preserve"> PAGEREF _Toc167232766 \h </w:instrText>
        </w:r>
        <w:r w:rsidR="002A5A3E">
          <w:rPr>
            <w:webHidden/>
          </w:rPr>
        </w:r>
        <w:r w:rsidR="002A5A3E">
          <w:rPr>
            <w:webHidden/>
          </w:rPr>
          <w:fldChar w:fldCharType="separate"/>
        </w:r>
        <w:r w:rsidR="002A5A3E">
          <w:rPr>
            <w:webHidden/>
          </w:rPr>
          <w:t>12</w:t>
        </w:r>
        <w:r w:rsidR="002A5A3E">
          <w:rPr>
            <w:webHidden/>
          </w:rPr>
          <w:fldChar w:fldCharType="end"/>
        </w:r>
      </w:hyperlink>
    </w:p>
    <w:p w14:paraId="6B6B5A0F" w14:textId="5993E285" w:rsidR="002A5A3E" w:rsidRDefault="00000000">
      <w:pPr>
        <w:pStyle w:val="afc"/>
        <w:ind w:left="840" w:hanging="560"/>
        <w:rPr>
          <w:rFonts w:asciiTheme="minorHAnsi" w:eastAsiaTheme="minorEastAsia" w:hAnsiTheme="minorHAnsi" w:cstheme="minorBidi"/>
          <w:bCs w:val="0"/>
          <w:sz w:val="24"/>
          <w:szCs w:val="22"/>
        </w:rPr>
      </w:pPr>
      <w:hyperlink w:anchor="_Toc167232767" w:history="1">
        <w:r w:rsidR="002A5A3E" w:rsidRPr="00DF4713">
          <w:rPr>
            <w:rStyle w:val="af8"/>
            <w:rFonts w:hint="eastAsia"/>
          </w:rPr>
          <w:t>表</w:t>
        </w:r>
        <w:r w:rsidR="002A5A3E" w:rsidRPr="00DF4713">
          <w:rPr>
            <w:rStyle w:val="af8"/>
          </w:rPr>
          <w:t>4-2-2</w:t>
        </w:r>
        <w:r w:rsidR="002A5A3E" w:rsidRPr="00DF4713">
          <w:rPr>
            <w:rStyle w:val="af8"/>
            <w:rFonts w:hint="eastAsia"/>
          </w:rPr>
          <w:t>、專題成果工作內容與貢獻度表</w:t>
        </w:r>
        <w:r w:rsidR="002A5A3E">
          <w:rPr>
            <w:webHidden/>
          </w:rPr>
          <w:tab/>
        </w:r>
        <w:r w:rsidR="002A5A3E">
          <w:rPr>
            <w:webHidden/>
          </w:rPr>
          <w:fldChar w:fldCharType="begin"/>
        </w:r>
        <w:r w:rsidR="002A5A3E">
          <w:rPr>
            <w:webHidden/>
          </w:rPr>
          <w:instrText xml:space="preserve"> PAGEREF _Toc167232767 \h </w:instrText>
        </w:r>
        <w:r w:rsidR="002A5A3E">
          <w:rPr>
            <w:webHidden/>
          </w:rPr>
        </w:r>
        <w:r w:rsidR="002A5A3E">
          <w:rPr>
            <w:webHidden/>
          </w:rPr>
          <w:fldChar w:fldCharType="separate"/>
        </w:r>
        <w:r w:rsidR="002A5A3E">
          <w:rPr>
            <w:webHidden/>
          </w:rPr>
          <w:t>13</w:t>
        </w:r>
        <w:r w:rsidR="002A5A3E">
          <w:rPr>
            <w:webHidden/>
          </w:rPr>
          <w:fldChar w:fldCharType="end"/>
        </w:r>
      </w:hyperlink>
    </w:p>
    <w:p w14:paraId="106ADFAC" w14:textId="195BE679" w:rsidR="002A5A3E" w:rsidRDefault="00000000">
      <w:pPr>
        <w:pStyle w:val="afc"/>
        <w:ind w:left="840" w:hanging="560"/>
        <w:rPr>
          <w:rFonts w:asciiTheme="minorHAnsi" w:eastAsiaTheme="minorEastAsia" w:hAnsiTheme="minorHAnsi" w:cstheme="minorBidi"/>
          <w:bCs w:val="0"/>
          <w:sz w:val="24"/>
          <w:szCs w:val="22"/>
        </w:rPr>
      </w:pPr>
      <w:hyperlink w:anchor="_Toc167232768" w:history="1">
        <w:r w:rsidR="002A5A3E" w:rsidRPr="00DF4713">
          <w:rPr>
            <w:rStyle w:val="af8"/>
            <w:rFonts w:hint="eastAsia"/>
          </w:rPr>
          <w:t>表</w:t>
        </w:r>
        <w:r w:rsidR="002A5A3E" w:rsidRPr="00DF4713">
          <w:rPr>
            <w:rStyle w:val="af8"/>
          </w:rPr>
          <w:t>5-2-1-1</w:t>
        </w:r>
        <w:r w:rsidR="002A5A3E" w:rsidRPr="00DF4713">
          <w:rPr>
            <w:rStyle w:val="af8"/>
            <w:rFonts w:hint="eastAsia"/>
          </w:rPr>
          <w:t>、功能性需求敘述</w:t>
        </w:r>
        <w:r w:rsidR="002A5A3E">
          <w:rPr>
            <w:webHidden/>
          </w:rPr>
          <w:tab/>
        </w:r>
        <w:r w:rsidR="002A5A3E">
          <w:rPr>
            <w:webHidden/>
          </w:rPr>
          <w:fldChar w:fldCharType="begin"/>
        </w:r>
        <w:r w:rsidR="002A5A3E">
          <w:rPr>
            <w:webHidden/>
          </w:rPr>
          <w:instrText xml:space="preserve"> PAGEREF _Toc167232768 \h </w:instrText>
        </w:r>
        <w:r w:rsidR="002A5A3E">
          <w:rPr>
            <w:webHidden/>
          </w:rPr>
        </w:r>
        <w:r w:rsidR="002A5A3E">
          <w:rPr>
            <w:webHidden/>
          </w:rPr>
          <w:fldChar w:fldCharType="separate"/>
        </w:r>
        <w:r w:rsidR="002A5A3E">
          <w:rPr>
            <w:webHidden/>
          </w:rPr>
          <w:t>15</w:t>
        </w:r>
        <w:r w:rsidR="002A5A3E">
          <w:rPr>
            <w:webHidden/>
          </w:rPr>
          <w:fldChar w:fldCharType="end"/>
        </w:r>
      </w:hyperlink>
    </w:p>
    <w:p w14:paraId="6F138473" w14:textId="7781A149" w:rsidR="002A5A3E" w:rsidRDefault="00000000">
      <w:pPr>
        <w:pStyle w:val="afc"/>
        <w:ind w:left="840" w:hanging="560"/>
        <w:rPr>
          <w:rFonts w:asciiTheme="minorHAnsi" w:eastAsiaTheme="minorEastAsia" w:hAnsiTheme="minorHAnsi" w:cstheme="minorBidi"/>
          <w:bCs w:val="0"/>
          <w:sz w:val="24"/>
          <w:szCs w:val="22"/>
        </w:rPr>
      </w:pPr>
      <w:hyperlink w:anchor="_Toc167232769" w:history="1">
        <w:r w:rsidR="002A5A3E" w:rsidRPr="00DF4713">
          <w:rPr>
            <w:rStyle w:val="af8"/>
            <w:rFonts w:hint="eastAsia"/>
          </w:rPr>
          <w:t>表</w:t>
        </w:r>
        <w:r w:rsidR="002A5A3E" w:rsidRPr="00DF4713">
          <w:rPr>
            <w:rStyle w:val="af8"/>
          </w:rPr>
          <w:t>6-2-1</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求救</w:t>
        </w:r>
        <w:r w:rsidR="002A5A3E">
          <w:rPr>
            <w:webHidden/>
          </w:rPr>
          <w:tab/>
        </w:r>
        <w:r w:rsidR="002A5A3E">
          <w:rPr>
            <w:webHidden/>
          </w:rPr>
          <w:fldChar w:fldCharType="begin"/>
        </w:r>
        <w:r w:rsidR="002A5A3E">
          <w:rPr>
            <w:webHidden/>
          </w:rPr>
          <w:instrText xml:space="preserve"> PAGEREF _Toc167232769 \h </w:instrText>
        </w:r>
        <w:r w:rsidR="002A5A3E">
          <w:rPr>
            <w:webHidden/>
          </w:rPr>
        </w:r>
        <w:r w:rsidR="002A5A3E">
          <w:rPr>
            <w:webHidden/>
          </w:rPr>
          <w:fldChar w:fldCharType="separate"/>
        </w:r>
        <w:r w:rsidR="002A5A3E">
          <w:rPr>
            <w:webHidden/>
          </w:rPr>
          <w:t>19</w:t>
        </w:r>
        <w:r w:rsidR="002A5A3E">
          <w:rPr>
            <w:webHidden/>
          </w:rPr>
          <w:fldChar w:fldCharType="end"/>
        </w:r>
      </w:hyperlink>
    </w:p>
    <w:p w14:paraId="5ACD2E1B" w14:textId="337FF416" w:rsidR="002A5A3E" w:rsidRDefault="00000000">
      <w:pPr>
        <w:pStyle w:val="afc"/>
        <w:ind w:left="840" w:hanging="560"/>
        <w:rPr>
          <w:rFonts w:asciiTheme="minorHAnsi" w:eastAsiaTheme="minorEastAsia" w:hAnsiTheme="minorHAnsi" w:cstheme="minorBidi"/>
          <w:bCs w:val="0"/>
          <w:sz w:val="24"/>
          <w:szCs w:val="22"/>
        </w:rPr>
      </w:pPr>
      <w:hyperlink w:anchor="_Toc167232770" w:history="1">
        <w:r w:rsidR="002A5A3E" w:rsidRPr="00DF4713">
          <w:rPr>
            <w:rStyle w:val="af8"/>
            <w:rFonts w:hint="eastAsia"/>
          </w:rPr>
          <w:t>表</w:t>
        </w:r>
        <w:r w:rsidR="002A5A3E" w:rsidRPr="00DF4713">
          <w:rPr>
            <w:rStyle w:val="af8"/>
          </w:rPr>
          <w:t>6-2-2</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傳送通知</w:t>
        </w:r>
        <w:r w:rsidR="002A5A3E">
          <w:rPr>
            <w:webHidden/>
          </w:rPr>
          <w:tab/>
        </w:r>
        <w:r w:rsidR="002A5A3E">
          <w:rPr>
            <w:webHidden/>
          </w:rPr>
          <w:fldChar w:fldCharType="begin"/>
        </w:r>
        <w:r w:rsidR="002A5A3E">
          <w:rPr>
            <w:webHidden/>
          </w:rPr>
          <w:instrText xml:space="preserve"> PAGEREF _Toc167232770 \h </w:instrText>
        </w:r>
        <w:r w:rsidR="002A5A3E">
          <w:rPr>
            <w:webHidden/>
          </w:rPr>
        </w:r>
        <w:r w:rsidR="002A5A3E">
          <w:rPr>
            <w:webHidden/>
          </w:rPr>
          <w:fldChar w:fldCharType="separate"/>
        </w:r>
        <w:r w:rsidR="002A5A3E">
          <w:rPr>
            <w:webHidden/>
          </w:rPr>
          <w:t>19</w:t>
        </w:r>
        <w:r w:rsidR="002A5A3E">
          <w:rPr>
            <w:webHidden/>
          </w:rPr>
          <w:fldChar w:fldCharType="end"/>
        </w:r>
      </w:hyperlink>
    </w:p>
    <w:p w14:paraId="0C6EA53E" w14:textId="414D7F10" w:rsidR="002A5A3E" w:rsidRDefault="00000000">
      <w:pPr>
        <w:pStyle w:val="afc"/>
        <w:ind w:left="840" w:hanging="560"/>
        <w:rPr>
          <w:rFonts w:asciiTheme="minorHAnsi" w:eastAsiaTheme="minorEastAsia" w:hAnsiTheme="minorHAnsi" w:cstheme="minorBidi"/>
          <w:bCs w:val="0"/>
          <w:sz w:val="24"/>
          <w:szCs w:val="22"/>
        </w:rPr>
      </w:pPr>
      <w:hyperlink w:anchor="_Toc167232771" w:history="1">
        <w:r w:rsidR="002A5A3E" w:rsidRPr="00DF4713">
          <w:rPr>
            <w:rStyle w:val="af8"/>
            <w:rFonts w:hint="eastAsia"/>
          </w:rPr>
          <w:t>表</w:t>
        </w:r>
        <w:r w:rsidR="002A5A3E" w:rsidRPr="00DF4713">
          <w:rPr>
            <w:rStyle w:val="af8"/>
          </w:rPr>
          <w:t>6-2-3</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即時影像</w:t>
        </w:r>
        <w:r w:rsidR="002A5A3E">
          <w:rPr>
            <w:webHidden/>
          </w:rPr>
          <w:tab/>
        </w:r>
        <w:r w:rsidR="002A5A3E">
          <w:rPr>
            <w:webHidden/>
          </w:rPr>
          <w:fldChar w:fldCharType="begin"/>
        </w:r>
        <w:r w:rsidR="002A5A3E">
          <w:rPr>
            <w:webHidden/>
          </w:rPr>
          <w:instrText xml:space="preserve"> PAGEREF _Toc167232771 \h </w:instrText>
        </w:r>
        <w:r w:rsidR="002A5A3E">
          <w:rPr>
            <w:webHidden/>
          </w:rPr>
        </w:r>
        <w:r w:rsidR="002A5A3E">
          <w:rPr>
            <w:webHidden/>
          </w:rPr>
          <w:fldChar w:fldCharType="separate"/>
        </w:r>
        <w:r w:rsidR="002A5A3E">
          <w:rPr>
            <w:webHidden/>
          </w:rPr>
          <w:t>19</w:t>
        </w:r>
        <w:r w:rsidR="002A5A3E">
          <w:rPr>
            <w:webHidden/>
          </w:rPr>
          <w:fldChar w:fldCharType="end"/>
        </w:r>
      </w:hyperlink>
    </w:p>
    <w:p w14:paraId="0BC5F06D" w14:textId="7E78267B" w:rsidR="002A5A3E" w:rsidRDefault="00000000">
      <w:pPr>
        <w:pStyle w:val="afc"/>
        <w:ind w:left="840" w:hanging="560"/>
        <w:rPr>
          <w:rFonts w:asciiTheme="minorHAnsi" w:eastAsiaTheme="minorEastAsia" w:hAnsiTheme="minorHAnsi" w:cstheme="minorBidi"/>
          <w:bCs w:val="0"/>
          <w:sz w:val="24"/>
          <w:szCs w:val="22"/>
        </w:rPr>
      </w:pPr>
      <w:hyperlink w:anchor="_Toc167232772" w:history="1">
        <w:r w:rsidR="002A5A3E" w:rsidRPr="00DF4713">
          <w:rPr>
            <w:rStyle w:val="af8"/>
            <w:rFonts w:hint="eastAsia"/>
          </w:rPr>
          <w:t>表</w:t>
        </w:r>
        <w:r w:rsidR="002A5A3E" w:rsidRPr="00DF4713">
          <w:rPr>
            <w:rStyle w:val="af8"/>
          </w:rPr>
          <w:t>6-2-4</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定位資料</w:t>
        </w:r>
        <w:r w:rsidR="002A5A3E">
          <w:rPr>
            <w:webHidden/>
          </w:rPr>
          <w:tab/>
        </w:r>
        <w:r w:rsidR="002A5A3E">
          <w:rPr>
            <w:webHidden/>
          </w:rPr>
          <w:fldChar w:fldCharType="begin"/>
        </w:r>
        <w:r w:rsidR="002A5A3E">
          <w:rPr>
            <w:webHidden/>
          </w:rPr>
          <w:instrText xml:space="preserve"> PAGEREF _Toc167232772 \h </w:instrText>
        </w:r>
        <w:r w:rsidR="002A5A3E">
          <w:rPr>
            <w:webHidden/>
          </w:rPr>
        </w:r>
        <w:r w:rsidR="002A5A3E">
          <w:rPr>
            <w:webHidden/>
          </w:rPr>
          <w:fldChar w:fldCharType="separate"/>
        </w:r>
        <w:r w:rsidR="002A5A3E">
          <w:rPr>
            <w:webHidden/>
          </w:rPr>
          <w:t>19</w:t>
        </w:r>
        <w:r w:rsidR="002A5A3E">
          <w:rPr>
            <w:webHidden/>
          </w:rPr>
          <w:fldChar w:fldCharType="end"/>
        </w:r>
      </w:hyperlink>
    </w:p>
    <w:p w14:paraId="43A54237" w14:textId="6718CAAD" w:rsidR="002A5A3E" w:rsidRDefault="00000000">
      <w:pPr>
        <w:pStyle w:val="afc"/>
        <w:ind w:left="840" w:hanging="560"/>
        <w:rPr>
          <w:rFonts w:asciiTheme="minorHAnsi" w:eastAsiaTheme="minorEastAsia" w:hAnsiTheme="minorHAnsi" w:cstheme="minorBidi"/>
          <w:bCs w:val="0"/>
          <w:sz w:val="24"/>
          <w:szCs w:val="22"/>
        </w:rPr>
      </w:pPr>
      <w:hyperlink w:anchor="_Toc167232773" w:history="1">
        <w:r w:rsidR="002A5A3E" w:rsidRPr="00DF4713">
          <w:rPr>
            <w:rStyle w:val="af8"/>
            <w:rFonts w:hint="eastAsia"/>
          </w:rPr>
          <w:t>表</w:t>
        </w:r>
        <w:r w:rsidR="002A5A3E" w:rsidRPr="00DF4713">
          <w:rPr>
            <w:rStyle w:val="af8"/>
          </w:rPr>
          <w:t>6-2-5</w:t>
        </w:r>
        <w:r w:rsidR="002A5A3E" w:rsidRPr="00DF4713">
          <w:rPr>
            <w:rStyle w:val="af8"/>
            <w:rFonts w:hint="eastAsia"/>
          </w:rPr>
          <w:t>、程序規格書</w:t>
        </w:r>
        <w:r w:rsidR="002A5A3E" w:rsidRPr="00DF4713">
          <w:rPr>
            <w:rStyle w:val="af8"/>
            <w:rFonts w:ascii="標楷體" w:hAnsi="標楷體" w:hint="eastAsia"/>
          </w:rPr>
          <w:t>－設定</w:t>
        </w:r>
        <w:r w:rsidR="002A5A3E">
          <w:rPr>
            <w:webHidden/>
          </w:rPr>
          <w:tab/>
        </w:r>
        <w:r w:rsidR="002A5A3E">
          <w:rPr>
            <w:webHidden/>
          </w:rPr>
          <w:fldChar w:fldCharType="begin"/>
        </w:r>
        <w:r w:rsidR="002A5A3E">
          <w:rPr>
            <w:webHidden/>
          </w:rPr>
          <w:instrText xml:space="preserve"> PAGEREF _Toc167232773 \h </w:instrText>
        </w:r>
        <w:r w:rsidR="002A5A3E">
          <w:rPr>
            <w:webHidden/>
          </w:rPr>
        </w:r>
        <w:r w:rsidR="002A5A3E">
          <w:rPr>
            <w:webHidden/>
          </w:rPr>
          <w:fldChar w:fldCharType="separate"/>
        </w:r>
        <w:r w:rsidR="002A5A3E">
          <w:rPr>
            <w:webHidden/>
          </w:rPr>
          <w:t>19</w:t>
        </w:r>
        <w:r w:rsidR="002A5A3E">
          <w:rPr>
            <w:webHidden/>
          </w:rPr>
          <w:fldChar w:fldCharType="end"/>
        </w:r>
      </w:hyperlink>
    </w:p>
    <w:p w14:paraId="35EA0FCC" w14:textId="52659471" w:rsidR="002A5A3E" w:rsidRDefault="00000000">
      <w:pPr>
        <w:pStyle w:val="afc"/>
        <w:ind w:left="840" w:hanging="560"/>
        <w:rPr>
          <w:rFonts w:asciiTheme="minorHAnsi" w:eastAsiaTheme="minorEastAsia" w:hAnsiTheme="minorHAnsi" w:cstheme="minorBidi"/>
          <w:bCs w:val="0"/>
          <w:sz w:val="24"/>
          <w:szCs w:val="22"/>
        </w:rPr>
      </w:pPr>
      <w:hyperlink w:anchor="_Toc167232774" w:history="1">
        <w:r w:rsidR="002A5A3E" w:rsidRPr="00DF4713">
          <w:rPr>
            <w:rStyle w:val="af8"/>
            <w:rFonts w:hint="eastAsia"/>
          </w:rPr>
          <w:t>表</w:t>
        </w:r>
        <w:r w:rsidR="002A5A3E" w:rsidRPr="00DF4713">
          <w:rPr>
            <w:rStyle w:val="af8"/>
          </w:rPr>
          <w:t>6-2-6</w:t>
        </w:r>
        <w:r w:rsidR="002A5A3E" w:rsidRPr="00DF4713">
          <w:rPr>
            <w:rStyle w:val="af8"/>
            <w:rFonts w:hint="eastAsia"/>
          </w:rPr>
          <w:t>、程序規格書</w:t>
        </w:r>
        <w:r w:rsidR="002A5A3E" w:rsidRPr="00DF4713">
          <w:rPr>
            <w:rStyle w:val="af8"/>
            <w:rFonts w:ascii="標楷體" w:hAnsi="標楷體" w:hint="eastAsia"/>
          </w:rPr>
          <w:t>－身分設定</w:t>
        </w:r>
        <w:r w:rsidR="002A5A3E">
          <w:rPr>
            <w:webHidden/>
          </w:rPr>
          <w:tab/>
        </w:r>
        <w:r w:rsidR="002A5A3E">
          <w:rPr>
            <w:webHidden/>
          </w:rPr>
          <w:fldChar w:fldCharType="begin"/>
        </w:r>
        <w:r w:rsidR="002A5A3E">
          <w:rPr>
            <w:webHidden/>
          </w:rPr>
          <w:instrText xml:space="preserve"> PAGEREF _Toc167232774 \h </w:instrText>
        </w:r>
        <w:r w:rsidR="002A5A3E">
          <w:rPr>
            <w:webHidden/>
          </w:rPr>
        </w:r>
        <w:r w:rsidR="002A5A3E">
          <w:rPr>
            <w:webHidden/>
          </w:rPr>
          <w:fldChar w:fldCharType="separate"/>
        </w:r>
        <w:r w:rsidR="002A5A3E">
          <w:rPr>
            <w:webHidden/>
          </w:rPr>
          <w:t>19</w:t>
        </w:r>
        <w:r w:rsidR="002A5A3E">
          <w:rPr>
            <w:webHidden/>
          </w:rPr>
          <w:fldChar w:fldCharType="end"/>
        </w:r>
      </w:hyperlink>
    </w:p>
    <w:p w14:paraId="6F6CDA73" w14:textId="74A3B06B" w:rsidR="002A5A3E" w:rsidRDefault="00000000">
      <w:pPr>
        <w:pStyle w:val="afc"/>
        <w:ind w:left="840" w:hanging="560"/>
        <w:rPr>
          <w:rFonts w:asciiTheme="minorHAnsi" w:eastAsiaTheme="minorEastAsia" w:hAnsiTheme="minorHAnsi" w:cstheme="minorBidi"/>
          <w:bCs w:val="0"/>
          <w:sz w:val="24"/>
          <w:szCs w:val="22"/>
        </w:rPr>
      </w:pPr>
      <w:hyperlink w:anchor="_Toc167232775" w:history="1">
        <w:r w:rsidR="002A5A3E" w:rsidRPr="00DF4713">
          <w:rPr>
            <w:rStyle w:val="af8"/>
            <w:rFonts w:hint="eastAsia"/>
          </w:rPr>
          <w:t>表</w:t>
        </w:r>
        <w:r w:rsidR="002A5A3E" w:rsidRPr="00DF4713">
          <w:rPr>
            <w:rStyle w:val="af8"/>
          </w:rPr>
          <w:t>6-2-7</w:t>
        </w:r>
        <w:r w:rsidR="002A5A3E" w:rsidRPr="00DF4713">
          <w:rPr>
            <w:rStyle w:val="af8"/>
            <w:rFonts w:hint="eastAsia"/>
          </w:rPr>
          <w:t>、程序規格書</w:t>
        </w:r>
        <w:r w:rsidR="002A5A3E" w:rsidRPr="00DF4713">
          <w:rPr>
            <w:rStyle w:val="af8"/>
            <w:rFonts w:ascii="標楷體" w:hAnsi="標楷體" w:hint="eastAsia"/>
          </w:rPr>
          <w:t>－裝置設定</w:t>
        </w:r>
        <w:r w:rsidR="002A5A3E">
          <w:rPr>
            <w:webHidden/>
          </w:rPr>
          <w:tab/>
        </w:r>
        <w:r w:rsidR="002A5A3E">
          <w:rPr>
            <w:webHidden/>
          </w:rPr>
          <w:fldChar w:fldCharType="begin"/>
        </w:r>
        <w:r w:rsidR="002A5A3E">
          <w:rPr>
            <w:webHidden/>
          </w:rPr>
          <w:instrText xml:space="preserve"> PAGEREF _Toc167232775 \h </w:instrText>
        </w:r>
        <w:r w:rsidR="002A5A3E">
          <w:rPr>
            <w:webHidden/>
          </w:rPr>
        </w:r>
        <w:r w:rsidR="002A5A3E">
          <w:rPr>
            <w:webHidden/>
          </w:rPr>
          <w:fldChar w:fldCharType="separate"/>
        </w:r>
        <w:r w:rsidR="002A5A3E">
          <w:rPr>
            <w:webHidden/>
          </w:rPr>
          <w:t>20</w:t>
        </w:r>
        <w:r w:rsidR="002A5A3E">
          <w:rPr>
            <w:webHidden/>
          </w:rPr>
          <w:fldChar w:fldCharType="end"/>
        </w:r>
      </w:hyperlink>
    </w:p>
    <w:p w14:paraId="3E0569B6" w14:textId="33C266D4" w:rsidR="002A5A3E" w:rsidRDefault="00000000">
      <w:pPr>
        <w:pStyle w:val="afc"/>
        <w:ind w:left="840" w:hanging="560"/>
        <w:rPr>
          <w:rFonts w:asciiTheme="minorHAnsi" w:eastAsiaTheme="minorEastAsia" w:hAnsiTheme="minorHAnsi" w:cstheme="minorBidi"/>
          <w:bCs w:val="0"/>
          <w:sz w:val="24"/>
          <w:szCs w:val="22"/>
        </w:rPr>
      </w:pPr>
      <w:hyperlink w:anchor="_Toc167232776" w:history="1">
        <w:r w:rsidR="002A5A3E" w:rsidRPr="00DF4713">
          <w:rPr>
            <w:rStyle w:val="af8"/>
            <w:rFonts w:hint="eastAsia"/>
          </w:rPr>
          <w:t>表</w:t>
        </w:r>
        <w:r w:rsidR="002A5A3E" w:rsidRPr="00DF4713">
          <w:rPr>
            <w:rStyle w:val="af8"/>
          </w:rPr>
          <w:t>6-2-8</w:t>
        </w:r>
        <w:r w:rsidR="002A5A3E" w:rsidRPr="00DF4713">
          <w:rPr>
            <w:rStyle w:val="af8"/>
            <w:rFonts w:hint="eastAsia"/>
          </w:rPr>
          <w:t>、程序規格書</w:t>
        </w:r>
        <w:r w:rsidR="002A5A3E" w:rsidRPr="00DF4713">
          <w:rPr>
            <w:rStyle w:val="af8"/>
            <w:rFonts w:ascii="標楷體" w:hAnsi="標楷體" w:hint="eastAsia"/>
          </w:rPr>
          <w:t>－排程及通知</w:t>
        </w:r>
        <w:r w:rsidR="002A5A3E">
          <w:rPr>
            <w:webHidden/>
          </w:rPr>
          <w:tab/>
        </w:r>
        <w:r w:rsidR="002A5A3E">
          <w:rPr>
            <w:webHidden/>
          </w:rPr>
          <w:fldChar w:fldCharType="begin"/>
        </w:r>
        <w:r w:rsidR="002A5A3E">
          <w:rPr>
            <w:webHidden/>
          </w:rPr>
          <w:instrText xml:space="preserve"> PAGEREF _Toc167232776 \h </w:instrText>
        </w:r>
        <w:r w:rsidR="002A5A3E">
          <w:rPr>
            <w:webHidden/>
          </w:rPr>
        </w:r>
        <w:r w:rsidR="002A5A3E">
          <w:rPr>
            <w:webHidden/>
          </w:rPr>
          <w:fldChar w:fldCharType="separate"/>
        </w:r>
        <w:r w:rsidR="002A5A3E">
          <w:rPr>
            <w:webHidden/>
          </w:rPr>
          <w:t>20</w:t>
        </w:r>
        <w:r w:rsidR="002A5A3E">
          <w:rPr>
            <w:webHidden/>
          </w:rPr>
          <w:fldChar w:fldCharType="end"/>
        </w:r>
      </w:hyperlink>
    </w:p>
    <w:p w14:paraId="70B52F60" w14:textId="4600DB42" w:rsidR="002A5A3E" w:rsidRDefault="00000000">
      <w:pPr>
        <w:pStyle w:val="afc"/>
        <w:ind w:left="840" w:hanging="560"/>
        <w:rPr>
          <w:rFonts w:asciiTheme="minorHAnsi" w:eastAsiaTheme="minorEastAsia" w:hAnsiTheme="minorHAnsi" w:cstheme="minorBidi"/>
          <w:bCs w:val="0"/>
          <w:sz w:val="24"/>
          <w:szCs w:val="22"/>
        </w:rPr>
      </w:pPr>
      <w:hyperlink w:anchor="_Toc167232777" w:history="1">
        <w:r w:rsidR="002A5A3E" w:rsidRPr="00DF4713">
          <w:rPr>
            <w:rStyle w:val="af8"/>
            <w:rFonts w:hint="eastAsia"/>
          </w:rPr>
          <w:t>表</w:t>
        </w:r>
        <w:r w:rsidR="002A5A3E" w:rsidRPr="00DF4713">
          <w:rPr>
            <w:rStyle w:val="af8"/>
          </w:rPr>
          <w:t>6-2-9</w:t>
        </w:r>
        <w:r w:rsidR="002A5A3E" w:rsidRPr="00DF4713">
          <w:rPr>
            <w:rStyle w:val="af8"/>
            <w:rFonts w:hint="eastAsia"/>
          </w:rPr>
          <w:t>、程序規格書</w:t>
        </w:r>
        <w:r w:rsidR="002A5A3E" w:rsidRPr="00DF4713">
          <w:rPr>
            <w:rStyle w:val="af8"/>
            <w:rFonts w:ascii="標楷體" w:hAnsi="標楷體" w:hint="eastAsia"/>
          </w:rPr>
          <w:t>－排程設定</w:t>
        </w:r>
        <w:r w:rsidR="002A5A3E">
          <w:rPr>
            <w:webHidden/>
          </w:rPr>
          <w:tab/>
        </w:r>
        <w:r w:rsidR="002A5A3E">
          <w:rPr>
            <w:webHidden/>
          </w:rPr>
          <w:fldChar w:fldCharType="begin"/>
        </w:r>
        <w:r w:rsidR="002A5A3E">
          <w:rPr>
            <w:webHidden/>
          </w:rPr>
          <w:instrText xml:space="preserve"> PAGEREF _Toc167232777 \h </w:instrText>
        </w:r>
        <w:r w:rsidR="002A5A3E">
          <w:rPr>
            <w:webHidden/>
          </w:rPr>
        </w:r>
        <w:r w:rsidR="002A5A3E">
          <w:rPr>
            <w:webHidden/>
          </w:rPr>
          <w:fldChar w:fldCharType="separate"/>
        </w:r>
        <w:r w:rsidR="002A5A3E">
          <w:rPr>
            <w:webHidden/>
          </w:rPr>
          <w:t>20</w:t>
        </w:r>
        <w:r w:rsidR="002A5A3E">
          <w:rPr>
            <w:webHidden/>
          </w:rPr>
          <w:fldChar w:fldCharType="end"/>
        </w:r>
      </w:hyperlink>
    </w:p>
    <w:p w14:paraId="71E761EB" w14:textId="162B5E21" w:rsidR="002A5A3E" w:rsidRDefault="00000000">
      <w:pPr>
        <w:pStyle w:val="afc"/>
        <w:ind w:left="840" w:hanging="560"/>
        <w:rPr>
          <w:rFonts w:asciiTheme="minorHAnsi" w:eastAsiaTheme="minorEastAsia" w:hAnsiTheme="minorHAnsi" w:cstheme="minorBidi"/>
          <w:bCs w:val="0"/>
          <w:sz w:val="24"/>
          <w:szCs w:val="22"/>
        </w:rPr>
      </w:pPr>
      <w:hyperlink w:anchor="_Toc167232778" w:history="1">
        <w:r w:rsidR="002A5A3E" w:rsidRPr="00DF4713">
          <w:rPr>
            <w:rStyle w:val="af8"/>
            <w:rFonts w:hint="eastAsia"/>
          </w:rPr>
          <w:t>表</w:t>
        </w:r>
        <w:r w:rsidR="002A5A3E" w:rsidRPr="00DF4713">
          <w:rPr>
            <w:rStyle w:val="af8"/>
          </w:rPr>
          <w:t>6-2-10</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排程通知</w:t>
        </w:r>
        <w:r w:rsidR="002A5A3E">
          <w:rPr>
            <w:webHidden/>
          </w:rPr>
          <w:tab/>
        </w:r>
        <w:r w:rsidR="002A5A3E">
          <w:rPr>
            <w:webHidden/>
          </w:rPr>
          <w:fldChar w:fldCharType="begin"/>
        </w:r>
        <w:r w:rsidR="002A5A3E">
          <w:rPr>
            <w:webHidden/>
          </w:rPr>
          <w:instrText xml:space="preserve"> PAGEREF _Toc167232778 \h </w:instrText>
        </w:r>
        <w:r w:rsidR="002A5A3E">
          <w:rPr>
            <w:webHidden/>
          </w:rPr>
        </w:r>
        <w:r w:rsidR="002A5A3E">
          <w:rPr>
            <w:webHidden/>
          </w:rPr>
          <w:fldChar w:fldCharType="separate"/>
        </w:r>
        <w:r w:rsidR="002A5A3E">
          <w:rPr>
            <w:webHidden/>
          </w:rPr>
          <w:t>20</w:t>
        </w:r>
        <w:r w:rsidR="002A5A3E">
          <w:rPr>
            <w:webHidden/>
          </w:rPr>
          <w:fldChar w:fldCharType="end"/>
        </w:r>
      </w:hyperlink>
    </w:p>
    <w:p w14:paraId="54A471E0" w14:textId="089AADE3" w:rsidR="002A5A3E" w:rsidRDefault="00000000">
      <w:pPr>
        <w:pStyle w:val="afc"/>
        <w:ind w:left="840" w:hanging="560"/>
        <w:rPr>
          <w:rFonts w:asciiTheme="minorHAnsi" w:eastAsiaTheme="minorEastAsia" w:hAnsiTheme="minorHAnsi" w:cstheme="minorBidi"/>
          <w:bCs w:val="0"/>
          <w:sz w:val="24"/>
          <w:szCs w:val="22"/>
        </w:rPr>
      </w:pPr>
      <w:hyperlink w:anchor="_Toc167232779" w:history="1">
        <w:r w:rsidR="002A5A3E" w:rsidRPr="00DF4713">
          <w:rPr>
            <w:rStyle w:val="af8"/>
            <w:rFonts w:hint="eastAsia"/>
          </w:rPr>
          <w:t>表</w:t>
        </w:r>
        <w:r w:rsidR="002A5A3E" w:rsidRPr="00DF4713">
          <w:rPr>
            <w:rStyle w:val="af8"/>
          </w:rPr>
          <w:t>6-2-11</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定位查詢</w:t>
        </w:r>
        <w:r w:rsidR="002A5A3E">
          <w:rPr>
            <w:webHidden/>
          </w:rPr>
          <w:tab/>
        </w:r>
        <w:r w:rsidR="002A5A3E">
          <w:rPr>
            <w:webHidden/>
          </w:rPr>
          <w:fldChar w:fldCharType="begin"/>
        </w:r>
        <w:r w:rsidR="002A5A3E">
          <w:rPr>
            <w:webHidden/>
          </w:rPr>
          <w:instrText xml:space="preserve"> PAGEREF _Toc167232779 \h </w:instrText>
        </w:r>
        <w:r w:rsidR="002A5A3E">
          <w:rPr>
            <w:webHidden/>
          </w:rPr>
        </w:r>
        <w:r w:rsidR="002A5A3E">
          <w:rPr>
            <w:webHidden/>
          </w:rPr>
          <w:fldChar w:fldCharType="separate"/>
        </w:r>
        <w:r w:rsidR="002A5A3E">
          <w:rPr>
            <w:webHidden/>
          </w:rPr>
          <w:t>20</w:t>
        </w:r>
        <w:r w:rsidR="002A5A3E">
          <w:rPr>
            <w:webHidden/>
          </w:rPr>
          <w:fldChar w:fldCharType="end"/>
        </w:r>
      </w:hyperlink>
    </w:p>
    <w:p w14:paraId="43B181CE" w14:textId="7B0F4174" w:rsidR="002A5A3E" w:rsidRDefault="00000000">
      <w:pPr>
        <w:pStyle w:val="afc"/>
        <w:ind w:left="840" w:hanging="560"/>
        <w:rPr>
          <w:rFonts w:asciiTheme="minorHAnsi" w:eastAsiaTheme="minorEastAsia" w:hAnsiTheme="minorHAnsi" w:cstheme="minorBidi"/>
          <w:bCs w:val="0"/>
          <w:sz w:val="24"/>
          <w:szCs w:val="22"/>
        </w:rPr>
      </w:pPr>
      <w:hyperlink w:anchor="_Toc167232780" w:history="1">
        <w:r w:rsidR="002A5A3E" w:rsidRPr="00DF4713">
          <w:rPr>
            <w:rStyle w:val="af8"/>
            <w:rFonts w:hint="eastAsia"/>
          </w:rPr>
          <w:t>表</w:t>
        </w:r>
        <w:r w:rsidR="002A5A3E" w:rsidRPr="00DF4713">
          <w:rPr>
            <w:rStyle w:val="af8"/>
          </w:rPr>
          <w:t>6-2-12</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hint="eastAsia"/>
          </w:rPr>
          <w:t>資料彙總</w:t>
        </w:r>
        <w:r w:rsidR="002A5A3E">
          <w:rPr>
            <w:webHidden/>
          </w:rPr>
          <w:tab/>
        </w:r>
        <w:r w:rsidR="002A5A3E">
          <w:rPr>
            <w:webHidden/>
          </w:rPr>
          <w:fldChar w:fldCharType="begin"/>
        </w:r>
        <w:r w:rsidR="002A5A3E">
          <w:rPr>
            <w:webHidden/>
          </w:rPr>
          <w:instrText xml:space="preserve"> PAGEREF _Toc167232780 \h </w:instrText>
        </w:r>
        <w:r w:rsidR="002A5A3E">
          <w:rPr>
            <w:webHidden/>
          </w:rPr>
        </w:r>
        <w:r w:rsidR="002A5A3E">
          <w:rPr>
            <w:webHidden/>
          </w:rPr>
          <w:fldChar w:fldCharType="separate"/>
        </w:r>
        <w:r w:rsidR="002A5A3E">
          <w:rPr>
            <w:webHidden/>
          </w:rPr>
          <w:t>20</w:t>
        </w:r>
        <w:r w:rsidR="002A5A3E">
          <w:rPr>
            <w:webHidden/>
          </w:rPr>
          <w:fldChar w:fldCharType="end"/>
        </w:r>
      </w:hyperlink>
    </w:p>
    <w:p w14:paraId="0BCD971A" w14:textId="45E57642" w:rsidR="002A5A3E" w:rsidRDefault="00000000">
      <w:pPr>
        <w:pStyle w:val="afc"/>
        <w:ind w:left="840" w:hanging="560"/>
        <w:rPr>
          <w:rFonts w:asciiTheme="minorHAnsi" w:eastAsiaTheme="minorEastAsia" w:hAnsiTheme="minorHAnsi" w:cstheme="minorBidi"/>
          <w:bCs w:val="0"/>
          <w:sz w:val="24"/>
          <w:szCs w:val="22"/>
        </w:rPr>
      </w:pPr>
      <w:hyperlink w:anchor="_Toc167232781" w:history="1">
        <w:r w:rsidR="002A5A3E" w:rsidRPr="00DF4713">
          <w:rPr>
            <w:rStyle w:val="af8"/>
            <w:rFonts w:hint="eastAsia"/>
          </w:rPr>
          <w:t>表</w:t>
        </w:r>
        <w:r w:rsidR="002A5A3E" w:rsidRPr="00DF4713">
          <w:rPr>
            <w:rStyle w:val="af8"/>
          </w:rPr>
          <w:t>6-2-13</w:t>
        </w:r>
        <w:r w:rsidR="002A5A3E" w:rsidRPr="00DF4713">
          <w:rPr>
            <w:rStyle w:val="af8"/>
            <w:rFonts w:hint="eastAsia"/>
          </w:rPr>
          <w:t>、程序規格書</w:t>
        </w:r>
        <w:r w:rsidR="002A5A3E" w:rsidRPr="00DF4713">
          <w:rPr>
            <w:rStyle w:val="af8"/>
            <w:rFonts w:ascii="標楷體" w:hAnsi="標楷體" w:hint="eastAsia"/>
          </w:rPr>
          <w:t>－</w:t>
        </w:r>
        <w:r w:rsidR="002A5A3E" w:rsidRPr="00DF4713">
          <w:rPr>
            <w:rStyle w:val="af8"/>
            <w:rFonts w:ascii="標楷體" w:hAnsi="標楷體"/>
          </w:rPr>
          <w:t>AI</w:t>
        </w:r>
        <w:r w:rsidR="002A5A3E" w:rsidRPr="00DF4713">
          <w:rPr>
            <w:rStyle w:val="af8"/>
            <w:rFonts w:ascii="標楷體" w:hAnsi="標楷體" w:hint="eastAsia"/>
          </w:rPr>
          <w:t>語音助理</w:t>
        </w:r>
        <w:r w:rsidR="002A5A3E">
          <w:rPr>
            <w:webHidden/>
          </w:rPr>
          <w:tab/>
        </w:r>
        <w:r w:rsidR="002A5A3E">
          <w:rPr>
            <w:webHidden/>
          </w:rPr>
          <w:fldChar w:fldCharType="begin"/>
        </w:r>
        <w:r w:rsidR="002A5A3E">
          <w:rPr>
            <w:webHidden/>
          </w:rPr>
          <w:instrText xml:space="preserve"> PAGEREF _Toc167232781 \h </w:instrText>
        </w:r>
        <w:r w:rsidR="002A5A3E">
          <w:rPr>
            <w:webHidden/>
          </w:rPr>
        </w:r>
        <w:r w:rsidR="002A5A3E">
          <w:rPr>
            <w:webHidden/>
          </w:rPr>
          <w:fldChar w:fldCharType="separate"/>
        </w:r>
        <w:r w:rsidR="002A5A3E">
          <w:rPr>
            <w:webHidden/>
          </w:rPr>
          <w:t>20</w:t>
        </w:r>
        <w:r w:rsidR="002A5A3E">
          <w:rPr>
            <w:webHidden/>
          </w:rPr>
          <w:fldChar w:fldCharType="end"/>
        </w:r>
      </w:hyperlink>
    </w:p>
    <w:p w14:paraId="692A7D0F" w14:textId="27412669" w:rsidR="002A5A3E" w:rsidRDefault="00000000">
      <w:pPr>
        <w:pStyle w:val="afc"/>
        <w:ind w:left="840" w:hanging="560"/>
        <w:rPr>
          <w:rFonts w:asciiTheme="minorHAnsi" w:eastAsiaTheme="minorEastAsia" w:hAnsiTheme="minorHAnsi" w:cstheme="minorBidi"/>
          <w:bCs w:val="0"/>
          <w:sz w:val="24"/>
          <w:szCs w:val="22"/>
        </w:rPr>
      </w:pPr>
      <w:hyperlink w:anchor="_Toc167232782" w:history="1">
        <w:r w:rsidR="002A5A3E" w:rsidRPr="00DF4713">
          <w:rPr>
            <w:rStyle w:val="af8"/>
            <w:rFonts w:hint="eastAsia"/>
          </w:rPr>
          <w:t>表</w:t>
        </w:r>
        <w:r w:rsidR="002A5A3E" w:rsidRPr="00DF4713">
          <w:rPr>
            <w:rStyle w:val="af8"/>
          </w:rPr>
          <w:t>7-2-1</w:t>
        </w:r>
        <w:r w:rsidR="002A5A3E" w:rsidRPr="00DF4713">
          <w:rPr>
            <w:rStyle w:val="af8"/>
            <w:rFonts w:hint="eastAsia"/>
          </w:rPr>
          <w:t>、資料字典</w:t>
        </w:r>
        <w:r w:rsidR="002A5A3E">
          <w:rPr>
            <w:webHidden/>
          </w:rPr>
          <w:tab/>
        </w:r>
        <w:r w:rsidR="002A5A3E">
          <w:rPr>
            <w:webHidden/>
          </w:rPr>
          <w:fldChar w:fldCharType="begin"/>
        </w:r>
        <w:r w:rsidR="002A5A3E">
          <w:rPr>
            <w:webHidden/>
          </w:rPr>
          <w:instrText xml:space="preserve"> PAGEREF _Toc167232782 \h </w:instrText>
        </w:r>
        <w:r w:rsidR="002A5A3E">
          <w:rPr>
            <w:webHidden/>
          </w:rPr>
        </w:r>
        <w:r w:rsidR="002A5A3E">
          <w:rPr>
            <w:webHidden/>
          </w:rPr>
          <w:fldChar w:fldCharType="separate"/>
        </w:r>
        <w:r w:rsidR="002A5A3E">
          <w:rPr>
            <w:webHidden/>
          </w:rPr>
          <w:t>21</w:t>
        </w:r>
        <w:r w:rsidR="002A5A3E">
          <w:rPr>
            <w:webHidden/>
          </w:rPr>
          <w:fldChar w:fldCharType="end"/>
        </w:r>
      </w:hyperlink>
    </w:p>
    <w:p w14:paraId="1E0CA6A1" w14:textId="0F6801ED" w:rsidR="002A5A3E" w:rsidRDefault="00000000">
      <w:pPr>
        <w:pStyle w:val="afc"/>
        <w:ind w:left="840" w:hanging="560"/>
        <w:rPr>
          <w:rFonts w:asciiTheme="minorHAnsi" w:eastAsiaTheme="minorEastAsia" w:hAnsiTheme="minorHAnsi" w:cstheme="minorBidi"/>
          <w:bCs w:val="0"/>
          <w:sz w:val="24"/>
          <w:szCs w:val="22"/>
        </w:rPr>
      </w:pPr>
      <w:hyperlink w:anchor="_Toc167232783" w:history="1">
        <w:r w:rsidR="002A5A3E" w:rsidRPr="00DF4713">
          <w:rPr>
            <w:rStyle w:val="af8"/>
            <w:rFonts w:hint="eastAsia"/>
          </w:rPr>
          <w:t>表</w:t>
        </w:r>
        <w:r w:rsidR="002A5A3E" w:rsidRPr="00DF4713">
          <w:rPr>
            <w:rStyle w:val="af8"/>
          </w:rPr>
          <w:t>8-2-1</w:t>
        </w:r>
        <w:r w:rsidR="002A5A3E" w:rsidRPr="00DF4713">
          <w:rPr>
            <w:rStyle w:val="af8"/>
            <w:rFonts w:hint="eastAsia"/>
          </w:rPr>
          <w:t>、資料表敘述</w:t>
        </w:r>
        <w:r w:rsidR="002A5A3E" w:rsidRPr="00DF4713">
          <w:rPr>
            <w:rStyle w:val="af8"/>
          </w:rPr>
          <w:t>T01.Member</w:t>
        </w:r>
        <w:r w:rsidR="002A5A3E">
          <w:rPr>
            <w:webHidden/>
          </w:rPr>
          <w:tab/>
        </w:r>
        <w:r w:rsidR="002A5A3E">
          <w:rPr>
            <w:webHidden/>
          </w:rPr>
          <w:fldChar w:fldCharType="begin"/>
        </w:r>
        <w:r w:rsidR="002A5A3E">
          <w:rPr>
            <w:webHidden/>
          </w:rPr>
          <w:instrText xml:space="preserve"> PAGEREF _Toc167232783 \h </w:instrText>
        </w:r>
        <w:r w:rsidR="002A5A3E">
          <w:rPr>
            <w:webHidden/>
          </w:rPr>
        </w:r>
        <w:r w:rsidR="002A5A3E">
          <w:rPr>
            <w:webHidden/>
          </w:rPr>
          <w:fldChar w:fldCharType="separate"/>
        </w:r>
        <w:r w:rsidR="002A5A3E">
          <w:rPr>
            <w:webHidden/>
          </w:rPr>
          <w:t>22</w:t>
        </w:r>
        <w:r w:rsidR="002A5A3E">
          <w:rPr>
            <w:webHidden/>
          </w:rPr>
          <w:fldChar w:fldCharType="end"/>
        </w:r>
      </w:hyperlink>
    </w:p>
    <w:p w14:paraId="666143D4" w14:textId="64600DB9" w:rsidR="002A5A3E" w:rsidRDefault="00000000">
      <w:pPr>
        <w:pStyle w:val="afc"/>
        <w:ind w:left="840" w:hanging="560"/>
        <w:rPr>
          <w:rFonts w:asciiTheme="minorHAnsi" w:eastAsiaTheme="minorEastAsia" w:hAnsiTheme="minorHAnsi" w:cstheme="minorBidi"/>
          <w:bCs w:val="0"/>
          <w:sz w:val="24"/>
          <w:szCs w:val="22"/>
        </w:rPr>
      </w:pPr>
      <w:hyperlink w:anchor="_Toc167232784" w:history="1">
        <w:r w:rsidR="002A5A3E" w:rsidRPr="00DF4713">
          <w:rPr>
            <w:rStyle w:val="af8"/>
            <w:rFonts w:hint="eastAsia"/>
          </w:rPr>
          <w:t>表</w:t>
        </w:r>
        <w:r w:rsidR="002A5A3E" w:rsidRPr="00DF4713">
          <w:rPr>
            <w:rStyle w:val="af8"/>
          </w:rPr>
          <w:t>8-2-2</w:t>
        </w:r>
        <w:r w:rsidR="002A5A3E" w:rsidRPr="00DF4713">
          <w:rPr>
            <w:rStyle w:val="af8"/>
            <w:rFonts w:hint="eastAsia"/>
          </w:rPr>
          <w:t>、資料表敘述</w:t>
        </w:r>
        <w:r w:rsidR="002A5A3E" w:rsidRPr="00DF4713">
          <w:rPr>
            <w:rStyle w:val="af8"/>
          </w:rPr>
          <w:t>T02.Family</w:t>
        </w:r>
        <w:r w:rsidR="002A5A3E">
          <w:rPr>
            <w:webHidden/>
          </w:rPr>
          <w:tab/>
        </w:r>
        <w:r w:rsidR="002A5A3E">
          <w:rPr>
            <w:webHidden/>
          </w:rPr>
          <w:fldChar w:fldCharType="begin"/>
        </w:r>
        <w:r w:rsidR="002A5A3E">
          <w:rPr>
            <w:webHidden/>
          </w:rPr>
          <w:instrText xml:space="preserve"> PAGEREF _Toc167232784 \h </w:instrText>
        </w:r>
        <w:r w:rsidR="002A5A3E">
          <w:rPr>
            <w:webHidden/>
          </w:rPr>
        </w:r>
        <w:r w:rsidR="002A5A3E">
          <w:rPr>
            <w:webHidden/>
          </w:rPr>
          <w:fldChar w:fldCharType="separate"/>
        </w:r>
        <w:r w:rsidR="002A5A3E">
          <w:rPr>
            <w:webHidden/>
          </w:rPr>
          <w:t>22</w:t>
        </w:r>
        <w:r w:rsidR="002A5A3E">
          <w:rPr>
            <w:webHidden/>
          </w:rPr>
          <w:fldChar w:fldCharType="end"/>
        </w:r>
      </w:hyperlink>
    </w:p>
    <w:p w14:paraId="3C7417F3" w14:textId="665489C1" w:rsidR="002A5A3E" w:rsidRDefault="00000000">
      <w:pPr>
        <w:pStyle w:val="afc"/>
        <w:ind w:left="840" w:hanging="560"/>
        <w:rPr>
          <w:rFonts w:asciiTheme="minorHAnsi" w:eastAsiaTheme="minorEastAsia" w:hAnsiTheme="minorHAnsi" w:cstheme="minorBidi"/>
          <w:bCs w:val="0"/>
          <w:sz w:val="24"/>
          <w:szCs w:val="22"/>
        </w:rPr>
      </w:pPr>
      <w:hyperlink w:anchor="_Toc167232785" w:history="1">
        <w:r w:rsidR="002A5A3E" w:rsidRPr="00DF4713">
          <w:rPr>
            <w:rStyle w:val="af8"/>
            <w:rFonts w:hint="eastAsia"/>
          </w:rPr>
          <w:t>表</w:t>
        </w:r>
        <w:r w:rsidR="002A5A3E" w:rsidRPr="00DF4713">
          <w:rPr>
            <w:rStyle w:val="af8"/>
          </w:rPr>
          <w:t>8-2-3</w:t>
        </w:r>
        <w:r w:rsidR="002A5A3E" w:rsidRPr="00DF4713">
          <w:rPr>
            <w:rStyle w:val="af8"/>
            <w:rFonts w:hint="eastAsia"/>
          </w:rPr>
          <w:t>、資料表敘述</w:t>
        </w:r>
        <w:r w:rsidR="002A5A3E" w:rsidRPr="00DF4713">
          <w:rPr>
            <w:rStyle w:val="af8"/>
          </w:rPr>
          <w:t>T03.FamilyLink</w:t>
        </w:r>
        <w:r w:rsidR="002A5A3E">
          <w:rPr>
            <w:webHidden/>
          </w:rPr>
          <w:tab/>
        </w:r>
        <w:r w:rsidR="002A5A3E">
          <w:rPr>
            <w:webHidden/>
          </w:rPr>
          <w:fldChar w:fldCharType="begin"/>
        </w:r>
        <w:r w:rsidR="002A5A3E">
          <w:rPr>
            <w:webHidden/>
          </w:rPr>
          <w:instrText xml:space="preserve"> PAGEREF _Toc167232785 \h </w:instrText>
        </w:r>
        <w:r w:rsidR="002A5A3E">
          <w:rPr>
            <w:webHidden/>
          </w:rPr>
        </w:r>
        <w:r w:rsidR="002A5A3E">
          <w:rPr>
            <w:webHidden/>
          </w:rPr>
          <w:fldChar w:fldCharType="separate"/>
        </w:r>
        <w:r w:rsidR="002A5A3E">
          <w:rPr>
            <w:webHidden/>
          </w:rPr>
          <w:t>23</w:t>
        </w:r>
        <w:r w:rsidR="002A5A3E">
          <w:rPr>
            <w:webHidden/>
          </w:rPr>
          <w:fldChar w:fldCharType="end"/>
        </w:r>
      </w:hyperlink>
    </w:p>
    <w:p w14:paraId="4CC78963" w14:textId="16C5FD96" w:rsidR="002A5A3E" w:rsidRDefault="00000000">
      <w:pPr>
        <w:pStyle w:val="afc"/>
        <w:ind w:left="840" w:hanging="560"/>
        <w:rPr>
          <w:rFonts w:asciiTheme="minorHAnsi" w:eastAsiaTheme="minorEastAsia" w:hAnsiTheme="minorHAnsi" w:cstheme="minorBidi"/>
          <w:bCs w:val="0"/>
          <w:sz w:val="24"/>
          <w:szCs w:val="22"/>
        </w:rPr>
      </w:pPr>
      <w:hyperlink w:anchor="_Toc167232786" w:history="1">
        <w:r w:rsidR="002A5A3E" w:rsidRPr="00DF4713">
          <w:rPr>
            <w:rStyle w:val="af8"/>
            <w:rFonts w:hint="eastAsia"/>
          </w:rPr>
          <w:t>表</w:t>
        </w:r>
        <w:r w:rsidR="002A5A3E" w:rsidRPr="00DF4713">
          <w:rPr>
            <w:rStyle w:val="af8"/>
          </w:rPr>
          <w:t>8-2-4</w:t>
        </w:r>
        <w:r w:rsidR="002A5A3E" w:rsidRPr="00DF4713">
          <w:rPr>
            <w:rStyle w:val="af8"/>
            <w:rFonts w:hint="eastAsia"/>
          </w:rPr>
          <w:t>、資料表敘述</w:t>
        </w:r>
        <w:r w:rsidR="002A5A3E" w:rsidRPr="00DF4713">
          <w:rPr>
            <w:rStyle w:val="af8"/>
          </w:rPr>
          <w:t>T04.FamilyCode</w:t>
        </w:r>
        <w:r w:rsidR="002A5A3E">
          <w:rPr>
            <w:webHidden/>
          </w:rPr>
          <w:tab/>
        </w:r>
        <w:r w:rsidR="002A5A3E">
          <w:rPr>
            <w:webHidden/>
          </w:rPr>
          <w:fldChar w:fldCharType="begin"/>
        </w:r>
        <w:r w:rsidR="002A5A3E">
          <w:rPr>
            <w:webHidden/>
          </w:rPr>
          <w:instrText xml:space="preserve"> PAGEREF _Toc167232786 \h </w:instrText>
        </w:r>
        <w:r w:rsidR="002A5A3E">
          <w:rPr>
            <w:webHidden/>
          </w:rPr>
        </w:r>
        <w:r w:rsidR="002A5A3E">
          <w:rPr>
            <w:webHidden/>
          </w:rPr>
          <w:fldChar w:fldCharType="separate"/>
        </w:r>
        <w:r w:rsidR="002A5A3E">
          <w:rPr>
            <w:webHidden/>
          </w:rPr>
          <w:t>23</w:t>
        </w:r>
        <w:r w:rsidR="002A5A3E">
          <w:rPr>
            <w:webHidden/>
          </w:rPr>
          <w:fldChar w:fldCharType="end"/>
        </w:r>
      </w:hyperlink>
    </w:p>
    <w:p w14:paraId="1DEE7914" w14:textId="3AA2AE58" w:rsidR="002A5A3E" w:rsidRDefault="00000000">
      <w:pPr>
        <w:pStyle w:val="afc"/>
        <w:ind w:left="840" w:hanging="560"/>
        <w:rPr>
          <w:rFonts w:asciiTheme="minorHAnsi" w:eastAsiaTheme="minorEastAsia" w:hAnsiTheme="minorHAnsi" w:cstheme="minorBidi"/>
          <w:bCs w:val="0"/>
          <w:sz w:val="24"/>
          <w:szCs w:val="22"/>
        </w:rPr>
      </w:pPr>
      <w:hyperlink w:anchor="_Toc167232787" w:history="1">
        <w:r w:rsidR="002A5A3E" w:rsidRPr="00DF4713">
          <w:rPr>
            <w:rStyle w:val="af8"/>
            <w:rFonts w:hint="eastAsia"/>
          </w:rPr>
          <w:t>表</w:t>
        </w:r>
        <w:r w:rsidR="002A5A3E" w:rsidRPr="00DF4713">
          <w:rPr>
            <w:rStyle w:val="af8"/>
          </w:rPr>
          <w:t>8-2-5</w:t>
        </w:r>
        <w:r w:rsidR="002A5A3E" w:rsidRPr="00DF4713">
          <w:rPr>
            <w:rStyle w:val="af8"/>
            <w:rFonts w:hint="eastAsia"/>
          </w:rPr>
          <w:t>、資料表敘述</w:t>
        </w:r>
        <w:r w:rsidR="002A5A3E" w:rsidRPr="00DF4713">
          <w:rPr>
            <w:rStyle w:val="af8"/>
          </w:rPr>
          <w:t>T05.Memo</w:t>
        </w:r>
        <w:r w:rsidR="002A5A3E">
          <w:rPr>
            <w:webHidden/>
          </w:rPr>
          <w:tab/>
        </w:r>
        <w:r w:rsidR="002A5A3E">
          <w:rPr>
            <w:webHidden/>
          </w:rPr>
          <w:fldChar w:fldCharType="begin"/>
        </w:r>
        <w:r w:rsidR="002A5A3E">
          <w:rPr>
            <w:webHidden/>
          </w:rPr>
          <w:instrText xml:space="preserve"> PAGEREF _Toc167232787 \h </w:instrText>
        </w:r>
        <w:r w:rsidR="002A5A3E">
          <w:rPr>
            <w:webHidden/>
          </w:rPr>
        </w:r>
        <w:r w:rsidR="002A5A3E">
          <w:rPr>
            <w:webHidden/>
          </w:rPr>
          <w:fldChar w:fldCharType="separate"/>
        </w:r>
        <w:r w:rsidR="002A5A3E">
          <w:rPr>
            <w:webHidden/>
          </w:rPr>
          <w:t>23</w:t>
        </w:r>
        <w:r w:rsidR="002A5A3E">
          <w:rPr>
            <w:webHidden/>
          </w:rPr>
          <w:fldChar w:fldCharType="end"/>
        </w:r>
      </w:hyperlink>
    </w:p>
    <w:p w14:paraId="60A7AD22" w14:textId="633FD892" w:rsidR="002A5A3E" w:rsidRDefault="00000000">
      <w:pPr>
        <w:pStyle w:val="afc"/>
        <w:ind w:left="840" w:hanging="560"/>
        <w:rPr>
          <w:rFonts w:asciiTheme="minorHAnsi" w:eastAsiaTheme="minorEastAsia" w:hAnsiTheme="minorHAnsi" w:cstheme="minorBidi"/>
          <w:bCs w:val="0"/>
          <w:sz w:val="24"/>
          <w:szCs w:val="22"/>
        </w:rPr>
      </w:pPr>
      <w:hyperlink w:anchor="_Toc167232788" w:history="1">
        <w:r w:rsidR="002A5A3E" w:rsidRPr="00DF4713">
          <w:rPr>
            <w:rStyle w:val="af8"/>
            <w:rFonts w:hint="eastAsia"/>
          </w:rPr>
          <w:t>表</w:t>
        </w:r>
        <w:r w:rsidR="002A5A3E" w:rsidRPr="00DF4713">
          <w:rPr>
            <w:rStyle w:val="af8"/>
          </w:rPr>
          <w:t>8-2-6</w:t>
        </w:r>
        <w:r w:rsidR="002A5A3E" w:rsidRPr="00DF4713">
          <w:rPr>
            <w:rStyle w:val="af8"/>
            <w:rFonts w:hint="eastAsia"/>
          </w:rPr>
          <w:t>、資料表敘述</w:t>
        </w:r>
        <w:r w:rsidR="002A5A3E" w:rsidRPr="00DF4713">
          <w:rPr>
            <w:rStyle w:val="af8"/>
          </w:rPr>
          <w:t>T06.Med</w:t>
        </w:r>
        <w:r w:rsidR="002A5A3E">
          <w:rPr>
            <w:webHidden/>
          </w:rPr>
          <w:tab/>
        </w:r>
        <w:r w:rsidR="002A5A3E">
          <w:rPr>
            <w:webHidden/>
          </w:rPr>
          <w:fldChar w:fldCharType="begin"/>
        </w:r>
        <w:r w:rsidR="002A5A3E">
          <w:rPr>
            <w:webHidden/>
          </w:rPr>
          <w:instrText xml:space="preserve"> PAGEREF _Toc167232788 \h </w:instrText>
        </w:r>
        <w:r w:rsidR="002A5A3E">
          <w:rPr>
            <w:webHidden/>
          </w:rPr>
        </w:r>
        <w:r w:rsidR="002A5A3E">
          <w:rPr>
            <w:webHidden/>
          </w:rPr>
          <w:fldChar w:fldCharType="separate"/>
        </w:r>
        <w:r w:rsidR="002A5A3E">
          <w:rPr>
            <w:webHidden/>
          </w:rPr>
          <w:t>23</w:t>
        </w:r>
        <w:r w:rsidR="002A5A3E">
          <w:rPr>
            <w:webHidden/>
          </w:rPr>
          <w:fldChar w:fldCharType="end"/>
        </w:r>
      </w:hyperlink>
    </w:p>
    <w:p w14:paraId="1BA9EC63" w14:textId="34EBEA4D" w:rsidR="002A5A3E" w:rsidRDefault="00000000">
      <w:pPr>
        <w:pStyle w:val="afc"/>
        <w:ind w:left="840" w:hanging="560"/>
        <w:rPr>
          <w:rFonts w:asciiTheme="minorHAnsi" w:eastAsiaTheme="minorEastAsia" w:hAnsiTheme="minorHAnsi" w:cstheme="minorBidi"/>
          <w:bCs w:val="0"/>
          <w:sz w:val="24"/>
          <w:szCs w:val="22"/>
        </w:rPr>
      </w:pPr>
      <w:hyperlink w:anchor="_Toc167232789" w:history="1">
        <w:r w:rsidR="002A5A3E" w:rsidRPr="00DF4713">
          <w:rPr>
            <w:rStyle w:val="af8"/>
            <w:rFonts w:hint="eastAsia"/>
          </w:rPr>
          <w:t>表</w:t>
        </w:r>
        <w:r w:rsidR="002A5A3E" w:rsidRPr="00DF4713">
          <w:rPr>
            <w:rStyle w:val="af8"/>
          </w:rPr>
          <w:t>8-2-7</w:t>
        </w:r>
        <w:r w:rsidR="002A5A3E" w:rsidRPr="00DF4713">
          <w:rPr>
            <w:rStyle w:val="af8"/>
            <w:rFonts w:hint="eastAsia"/>
          </w:rPr>
          <w:t>、資料表敘述</w:t>
        </w:r>
        <w:r w:rsidR="002A5A3E" w:rsidRPr="00DF4713">
          <w:rPr>
            <w:rStyle w:val="af8"/>
          </w:rPr>
          <w:t>T07.Hos</w:t>
        </w:r>
        <w:r w:rsidR="002A5A3E">
          <w:rPr>
            <w:webHidden/>
          </w:rPr>
          <w:tab/>
        </w:r>
        <w:r w:rsidR="002A5A3E">
          <w:rPr>
            <w:webHidden/>
          </w:rPr>
          <w:fldChar w:fldCharType="begin"/>
        </w:r>
        <w:r w:rsidR="002A5A3E">
          <w:rPr>
            <w:webHidden/>
          </w:rPr>
          <w:instrText xml:space="preserve"> PAGEREF _Toc167232789 \h </w:instrText>
        </w:r>
        <w:r w:rsidR="002A5A3E">
          <w:rPr>
            <w:webHidden/>
          </w:rPr>
        </w:r>
        <w:r w:rsidR="002A5A3E">
          <w:rPr>
            <w:webHidden/>
          </w:rPr>
          <w:fldChar w:fldCharType="separate"/>
        </w:r>
        <w:r w:rsidR="002A5A3E">
          <w:rPr>
            <w:webHidden/>
          </w:rPr>
          <w:t>23</w:t>
        </w:r>
        <w:r w:rsidR="002A5A3E">
          <w:rPr>
            <w:webHidden/>
          </w:rPr>
          <w:fldChar w:fldCharType="end"/>
        </w:r>
      </w:hyperlink>
    </w:p>
    <w:p w14:paraId="60DE4F2E" w14:textId="699B35B0" w:rsidR="002A5A3E" w:rsidRDefault="00000000">
      <w:pPr>
        <w:pStyle w:val="afc"/>
        <w:ind w:left="840" w:hanging="560"/>
        <w:rPr>
          <w:rFonts w:asciiTheme="minorHAnsi" w:eastAsiaTheme="minorEastAsia" w:hAnsiTheme="minorHAnsi" w:cstheme="minorBidi"/>
          <w:bCs w:val="0"/>
          <w:sz w:val="24"/>
          <w:szCs w:val="22"/>
        </w:rPr>
      </w:pPr>
      <w:hyperlink w:anchor="_Toc167232790" w:history="1">
        <w:r w:rsidR="002A5A3E" w:rsidRPr="00DF4713">
          <w:rPr>
            <w:rStyle w:val="af8"/>
            <w:rFonts w:hint="eastAsia"/>
          </w:rPr>
          <w:t>表</w:t>
        </w:r>
        <w:r w:rsidR="002A5A3E" w:rsidRPr="00DF4713">
          <w:rPr>
            <w:rStyle w:val="af8"/>
          </w:rPr>
          <w:t>8-2-8</w:t>
        </w:r>
        <w:r w:rsidR="002A5A3E" w:rsidRPr="00DF4713">
          <w:rPr>
            <w:rStyle w:val="af8"/>
            <w:rFonts w:hint="eastAsia"/>
          </w:rPr>
          <w:t>、資料表敘述</w:t>
        </w:r>
        <w:r w:rsidR="002A5A3E" w:rsidRPr="00DF4713">
          <w:rPr>
            <w:rStyle w:val="af8"/>
          </w:rPr>
          <w:t>T08.Event</w:t>
        </w:r>
        <w:r w:rsidR="002A5A3E">
          <w:rPr>
            <w:webHidden/>
          </w:rPr>
          <w:tab/>
        </w:r>
        <w:r w:rsidR="002A5A3E">
          <w:rPr>
            <w:webHidden/>
          </w:rPr>
          <w:fldChar w:fldCharType="begin"/>
        </w:r>
        <w:r w:rsidR="002A5A3E">
          <w:rPr>
            <w:webHidden/>
          </w:rPr>
          <w:instrText xml:space="preserve"> PAGEREF _Toc167232790 \h </w:instrText>
        </w:r>
        <w:r w:rsidR="002A5A3E">
          <w:rPr>
            <w:webHidden/>
          </w:rPr>
        </w:r>
        <w:r w:rsidR="002A5A3E">
          <w:rPr>
            <w:webHidden/>
          </w:rPr>
          <w:fldChar w:fldCharType="separate"/>
        </w:r>
        <w:r w:rsidR="002A5A3E">
          <w:rPr>
            <w:webHidden/>
          </w:rPr>
          <w:t>24</w:t>
        </w:r>
        <w:r w:rsidR="002A5A3E">
          <w:rPr>
            <w:webHidden/>
          </w:rPr>
          <w:fldChar w:fldCharType="end"/>
        </w:r>
      </w:hyperlink>
    </w:p>
    <w:p w14:paraId="618951F2" w14:textId="4B9080E9" w:rsidR="00F07E24" w:rsidRPr="00412B93" w:rsidRDefault="005117D4" w:rsidP="00FA7D34">
      <w:pPr>
        <w:tabs>
          <w:tab w:val="left" w:pos="2520"/>
        </w:tabs>
        <w:snapToGrid w:val="0"/>
        <w:ind w:left="357"/>
        <w:jc w:val="center"/>
        <w:rPr>
          <w:color w:val="000000" w:themeColor="text1"/>
          <w:sz w:val="36"/>
          <w:szCs w:val="36"/>
        </w:rPr>
        <w:sectPr w:rsidR="00F07E24" w:rsidRPr="00412B93" w:rsidSect="000701DC">
          <w:footerReference w:type="default" r:id="rId10"/>
          <w:footerReference w:type="first" r:id="rId11"/>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723266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723266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723271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1395BC8B" w14:textId="20FAA9F9" w:rsidR="005B34F0" w:rsidRDefault="005B34F0" w:rsidP="00E4387B">
      <w:pPr>
        <w:widowControl/>
        <w:snapToGrid w:val="0"/>
        <w:contextualSpacing/>
        <w:jc w:val="both"/>
        <w:rPr>
          <w:rFonts w:cs="BiauKai" w:hint="eastAsia"/>
          <w:color w:val="000000"/>
          <w:kern w:val="0"/>
          <w:szCs w:val="28"/>
          <w14:ligatures w14:val="standardContextual"/>
        </w:rPr>
      </w:pPr>
    </w:p>
    <w:p w14:paraId="41EED688" w14:textId="4B5781E2" w:rsidR="00E4387B" w:rsidRPr="00E4387B" w:rsidRDefault="00E4387B" w:rsidP="00E4387B">
      <w:pPr>
        <w:widowControl/>
        <w:snapToGrid w:val="0"/>
        <w:ind w:firstLineChars="200" w:firstLine="560"/>
        <w:rPr>
          <w:rFonts w:cs="BiauKai" w:hint="eastAsia"/>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6CD7211D" w14:textId="141E53F1" w:rsidR="00E4387B" w:rsidRDefault="00E4387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面對臺灣即將步入超高齡社會，高齡者備受關注與討論，另一方面，醫療人員亦正向思考著如何促進高齡者邁向成功老化。所謂成功老化包含生理、心理和社會三個層面，達到身心健康，且能享受生活，才稱得上是「成功老化」。</w:t>
      </w:r>
    </w:p>
    <w:p w14:paraId="2E1836FA" w14:textId="77777777" w:rsidR="00E4387B" w:rsidRPr="00412B93" w:rsidRDefault="00E4387B" w:rsidP="00E4387B">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Pr="00412B93">
        <w:rPr>
          <w:rFonts w:cs="BiauKai"/>
          <w:color w:val="000000"/>
          <w:kern w:val="0"/>
          <w:szCs w:val="28"/>
          <w14:ligatures w14:val="standardContextual"/>
        </w:rPr>
        <w:t>2002</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7201F2C7" w14:textId="77777777" w:rsidR="00E4387B" w:rsidRDefault="00E4387B" w:rsidP="00E4387B">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成功老化不只是高齡者本身受益，也對大環境產生積極的影響，促進社會的穩定和經濟的繁榮。</w:t>
      </w:r>
    </w:p>
    <w:p w14:paraId="44E8B297" w14:textId="77777777" w:rsidR="00E4387B" w:rsidRPr="00E4387B" w:rsidRDefault="00E4387B" w:rsidP="00FA7D34">
      <w:pPr>
        <w:widowControl/>
        <w:snapToGrid w:val="0"/>
        <w:ind w:firstLineChars="200" w:firstLine="560"/>
        <w:rPr>
          <w:rFonts w:cs="BiauKai" w:hint="eastAsia"/>
          <w:color w:val="000000"/>
          <w:kern w:val="0"/>
          <w:szCs w:val="28"/>
          <w14:ligatures w14:val="standardContextual"/>
        </w:rPr>
      </w:pP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7232663"/>
      <w:r w:rsidRPr="00412B93">
        <w:rPr>
          <w:rFonts w:hint="eastAsia"/>
        </w:rPr>
        <w:lastRenderedPageBreak/>
        <w:t xml:space="preserve">1-2 </w:t>
      </w:r>
      <w:r w:rsidRPr="00412B93">
        <w:rPr>
          <w:rFonts w:hint="eastAsia"/>
        </w:rPr>
        <w:t>動機</w:t>
      </w:r>
      <w:bookmarkEnd w:id="5"/>
    </w:p>
    <w:p w14:paraId="2AEFA29E" w14:textId="6190CFA4"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7CAFC4B"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w:t>
      </w:r>
      <w:r w:rsidR="002B2437">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受到良好的照顧</w:t>
      </w:r>
      <w:r w:rsidR="00F85C73" w:rsidRPr="00412B93">
        <w:rPr>
          <w:rFonts w:cs="BiauKai" w:hint="eastAsia"/>
          <w:color w:val="000000"/>
          <w:kern w:val="0"/>
          <w:szCs w:val="28"/>
          <w14:ligatures w14:val="standardContextual"/>
        </w:rPr>
        <w:t>，並且在缺乏支持系統下，以致無人關心按時服藥、</w:t>
      </w:r>
      <w:r w:rsidR="000108A8">
        <w:rPr>
          <w:rFonts w:cs="BiauKai" w:hint="eastAsia"/>
          <w:color w:val="000000"/>
          <w:kern w:val="0"/>
          <w:szCs w:val="28"/>
          <w14:ligatures w14:val="standardContextual"/>
        </w:rPr>
        <w:t>回</w:t>
      </w:r>
      <w:r w:rsidR="00F85C73" w:rsidRPr="00412B93">
        <w:rPr>
          <w:rFonts w:cs="BiauKai" w:hint="eastAsia"/>
          <w:color w:val="000000"/>
          <w:kern w:val="0"/>
          <w:szCs w:val="28"/>
          <w14:ligatures w14:val="standardContextual"/>
        </w:rPr>
        <w:t>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w:t>
      </w:r>
      <w:r w:rsidR="000108A8">
        <w:rPr>
          <w:rFonts w:cs="BiauKai" w:hint="eastAsia"/>
          <w:color w:val="000000"/>
          <w:kern w:val="0"/>
          <w:szCs w:val="28"/>
          <w14:ligatures w14:val="standardContextual"/>
        </w:rPr>
        <w:t>。</w:t>
      </w:r>
      <w:r w:rsidR="00B87E79" w:rsidRPr="00412B93">
        <w:rPr>
          <w:rFonts w:cs="BiauKai" w:hint="eastAsia"/>
          <w:color w:val="000000"/>
          <w:kern w:val="0"/>
          <w:szCs w:val="28"/>
          <w14:ligatures w14:val="standardContextual"/>
        </w:rPr>
        <w:t>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1811596A">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723271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3E3D0D37" w14:textId="77777777" w:rsidR="000108A8" w:rsidRPr="00412B93" w:rsidRDefault="000108A8" w:rsidP="000108A8">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730B9BE" w14:textId="77777777" w:rsidR="000108A8" w:rsidRPr="00412B93" w:rsidRDefault="000108A8" w:rsidP="000108A8">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74ECDF3D" w14:textId="7F4A256E" w:rsidR="000108A8" w:rsidRPr="000108A8" w:rsidRDefault="000108A8" w:rsidP="000108A8">
      <w:pPr>
        <w:widowControl/>
        <w:snapToGrid w:val="0"/>
        <w:rPr>
          <w:rFonts w:cs="BiauKai" w:hint="eastAsia"/>
          <w:color w:val="000000"/>
          <w:kern w:val="0"/>
          <w:szCs w:val="28"/>
          <w14:ligatures w14:val="standardContextual"/>
        </w:rPr>
      </w:pPr>
      <w:r w:rsidRPr="00412B93">
        <w:rPr>
          <w:rFonts w:cs="BiauKai"/>
          <w:color w:val="000000"/>
          <w:kern w:val="0"/>
          <w:szCs w:val="28"/>
          <w14:ligatures w14:val="standardContextual"/>
        </w:rPr>
        <w:tab/>
      </w: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」這款</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連結</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老人照護應用，就是為了應對身旁沒有照護者的長輩遇到突發狀況也能透過裝置</w:t>
      </w:r>
      <w:r>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求救，即時的發送緊急訊息及簡單的拍</w:t>
      </w:r>
      <w:r w:rsidRPr="00412B93">
        <w:rPr>
          <w:rFonts w:cs="BiauKai" w:hint="eastAsia"/>
          <w:color w:val="000000"/>
          <w:kern w:val="0"/>
          <w:szCs w:val="28"/>
          <w14:ligatures w14:val="standardContextual"/>
        </w:rPr>
        <w:lastRenderedPageBreak/>
        <w:t>照，讓長輩在警急情況發生時較不慌張，照護者可以透過照片精準判斷位置，可更快採取行動，不錯過救援黃金期。</w:t>
      </w:r>
    </w:p>
    <w:p w14:paraId="29623259" w14:textId="3FA6F920"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69B84356" w14:textId="4015598D" w:rsidR="00A11DF8" w:rsidRPr="00412B93" w:rsidRDefault="00A11DF8" w:rsidP="00FA7D34">
      <w:pPr>
        <w:pStyle w:val="1-1"/>
      </w:pPr>
      <w:bookmarkStart w:id="9" w:name="_Toc167232664"/>
      <w:r w:rsidRPr="00412B93">
        <w:rPr>
          <w:rFonts w:hint="eastAsia"/>
        </w:rPr>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066F5AFD"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w:t>
      </w:r>
      <w:r w:rsidR="00687C6B">
        <w:rPr>
          <w:rFonts w:cs="BiauKai" w:hint="eastAsia"/>
          <w:color w:val="000000"/>
          <w:kern w:val="0"/>
          <w:szCs w:val="28"/>
          <w14:ligatures w14:val="standardContextual"/>
        </w:rPr>
        <w:t>長輩</w:t>
      </w:r>
      <w:r w:rsidRPr="00412B93">
        <w:rPr>
          <w:rFonts w:cs="BiauKai" w:hint="eastAsia"/>
          <w:color w:val="000000"/>
          <w:kern w:val="0"/>
          <w:szCs w:val="28"/>
          <w14:ligatures w14:val="standardContextual"/>
        </w:rPr>
        <w:t>。</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723271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723266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003AEAE" w:rsid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w:t>
      </w:r>
      <w:r w:rsidR="00687C6B">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追蹤，有問題時可採取行動。</w:t>
      </w:r>
    </w:p>
    <w:p w14:paraId="27E191F4" w14:textId="2E0A95A6" w:rsidR="009D16D6" w:rsidRPr="009D16D6" w:rsidRDefault="009D16D6" w:rsidP="009D16D6">
      <w:pPr>
        <w:pStyle w:val="aa"/>
        <w:widowControl/>
        <w:numPr>
          <w:ilvl w:val="0"/>
          <w:numId w:val="12"/>
        </w:numPr>
        <w:snapToGrid w:val="0"/>
        <w:ind w:left="0" w:firstLineChars="200" w:firstLine="560"/>
        <w:jc w:val="both"/>
        <w:rPr>
          <w:rFonts w:cs="BiauKai" w:hint="eastAsia"/>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723266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723266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723266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723275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723266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7232758"/>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723267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7232759"/>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723267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7232760"/>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lastRenderedPageBreak/>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723267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723267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723267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4900D91"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00687C6B">
        <w:rPr>
          <w:rFonts w:cs="BiauKai"/>
          <w:color w:val="000000"/>
          <w:kern w:val="0"/>
          <w:szCs w:val="28"/>
          <w14:ligatures w14:val="standardContextual"/>
        </w:rPr>
        <w:t>%</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723271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723267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lastRenderedPageBreak/>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723267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7232761"/>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6"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7DBEB421">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0B7AB6AD">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F5D7EA0"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0B10D9A7" w14:textId="0E78A1A3" w:rsidR="00983935" w:rsidRPr="005A6751" w:rsidRDefault="005A6751" w:rsidP="00FA7D34">
            <w:pPr>
              <w:widowControl/>
              <w:snapToGrid w:val="0"/>
              <w:jc w:val="center"/>
              <w:rPr>
                <w:rFonts w:ascii="Wingdings" w:hAnsi="Wingdings" w:hint="eastAsia"/>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73A7B350"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40CFC858"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00AA83E9"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5BA6C16D"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16F94011" w14:textId="77777777" w:rsidTr="005117D4">
        <w:tc>
          <w:tcPr>
            <w:tcW w:w="902" w:type="pct"/>
            <w:vAlign w:val="center"/>
          </w:tcPr>
          <w:p w14:paraId="3A394EEB" w14:textId="01A661D6"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484D619E" w:rsidR="00983935" w:rsidRPr="00412B93" w:rsidRDefault="00983935" w:rsidP="00FA7D34">
            <w:pPr>
              <w:widowControl/>
              <w:snapToGrid w:val="0"/>
              <w:jc w:val="center"/>
              <w:rPr>
                <w:color w:val="000000"/>
                <w:kern w:val="0"/>
                <w:szCs w:val="28"/>
                <w14:ligatures w14:val="standardContextual"/>
              </w:rPr>
            </w:pP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723267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7232762"/>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723267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7232679"/>
      <w:r w:rsidRPr="00412B93">
        <w:t>3</w:t>
      </w:r>
      <w:r w:rsidR="00186D28" w:rsidRPr="00412B93">
        <w:t xml:space="preserve">-1 </w:t>
      </w:r>
      <w:r w:rsidRPr="00412B93">
        <w:rPr>
          <w:rFonts w:hint="eastAsia"/>
        </w:rPr>
        <w:t>系統架構</w:t>
      </w:r>
      <w:bookmarkEnd w:id="32"/>
    </w:p>
    <w:p w14:paraId="577D8213" w14:textId="4A515595"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開發</w:t>
      </w:r>
      <w:r w:rsidRPr="000525E2">
        <w:rPr>
          <w:rFonts w:cs="BiauKai" w:hint="eastAsia"/>
          <w:color w:val="000000"/>
          <w:kern w:val="0"/>
          <w:szCs w:val="28"/>
          <w14:ligatures w14:val="standardContextual"/>
        </w:rPr>
        <w:t>IoT</w:t>
      </w:r>
      <w:r w:rsidRPr="000525E2">
        <w:rPr>
          <w:rFonts w:cs="BiauKai" w:hint="eastAsia"/>
          <w:color w:val="000000"/>
          <w:kern w:val="0"/>
          <w:szCs w:val="28"/>
          <w14:ligatures w14:val="standardContextual"/>
        </w:rPr>
        <w:t>設備提供長者來使用，透過按鈕觸發的方式來發送定位及環境影像</w:t>
      </w:r>
    </w:p>
    <w:p w14:paraId="04F3F776"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利用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平台建立</w:t>
      </w:r>
      <w:r w:rsidRPr="000525E2">
        <w:rPr>
          <w:rFonts w:cs="BiauKai" w:hint="eastAsia"/>
          <w:color w:val="000000"/>
          <w:kern w:val="0"/>
          <w:szCs w:val="28"/>
          <w14:ligatures w14:val="standardContextual"/>
        </w:rPr>
        <w:t>LINE Bot</w:t>
      </w:r>
      <w:r w:rsidRPr="000525E2">
        <w:rPr>
          <w:rFonts w:cs="BiauKai" w:hint="eastAsia"/>
          <w:color w:val="000000"/>
          <w:kern w:val="0"/>
          <w:szCs w:val="28"/>
          <w14:ligatures w14:val="standardContextual"/>
        </w:rPr>
        <w:t>為長者及子女打造生活提醒小幫手</w:t>
      </w:r>
    </w:p>
    <w:p w14:paraId="1E691434"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透過</w:t>
      </w:r>
      <w:r w:rsidRPr="000525E2">
        <w:rPr>
          <w:rFonts w:cs="BiauKai" w:hint="eastAsia"/>
          <w:color w:val="000000"/>
          <w:kern w:val="0"/>
          <w:szCs w:val="28"/>
          <w14:ligatures w14:val="standardContextual"/>
        </w:rPr>
        <w:t>LINE LIFF</w:t>
      </w:r>
      <w:r w:rsidRPr="000525E2">
        <w:rPr>
          <w:rFonts w:cs="BiauKai" w:hint="eastAsia"/>
          <w:color w:val="000000"/>
          <w:kern w:val="0"/>
          <w:szCs w:val="28"/>
          <w14:ligatures w14:val="standardContextual"/>
        </w:rPr>
        <w:t>前端網頁框架簡化登入流程，能更輕易的在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上使用網頁服務</w:t>
      </w:r>
    </w:p>
    <w:p w14:paraId="7183C3DA" w14:textId="55CCE054" w:rsidR="000525E2" w:rsidRDefault="000525E2" w:rsidP="000525E2">
      <w:pPr>
        <w:snapToGrid w:val="0"/>
        <w:ind w:leftChars="200" w:left="560"/>
        <w:contextualSpacing/>
        <w:rPr>
          <w:rFonts w:cs="BiauKai"/>
          <w:color w:val="000000"/>
          <w:kern w:val="0"/>
          <w:szCs w:val="28"/>
          <w14:ligatures w14:val="standardContextual"/>
        </w:rPr>
      </w:pPr>
      <w:r w:rsidRPr="000525E2">
        <w:rPr>
          <w:rFonts w:cs="BiauKai" w:hint="eastAsia"/>
          <w:color w:val="000000"/>
          <w:kern w:val="0"/>
          <w:szCs w:val="28"/>
          <w14:ligatures w14:val="standardContextual"/>
        </w:rPr>
        <w:t>架構圖詳如</w:t>
      </w:r>
      <w:r>
        <w:rPr>
          <w:rFonts w:cs="BiauKai"/>
          <w:color w:val="000000"/>
          <w:kern w:val="0"/>
          <w:szCs w:val="28"/>
          <w14:ligatures w14:val="standardContextual"/>
        </w:rPr>
        <w:t>3-1-1</w:t>
      </w:r>
      <w:r>
        <w:rPr>
          <w:rFonts w:cs="BiauKai" w:hint="eastAsia"/>
          <w:color w:val="000000"/>
          <w:kern w:val="0"/>
          <w:szCs w:val="28"/>
          <w14:ligatures w14:val="standardContextual"/>
        </w:rPr>
        <w:t>所示。</w:t>
      </w:r>
    </w:p>
    <w:p w14:paraId="1D0D0AD2" w14:textId="77777777" w:rsidR="000525E2" w:rsidRDefault="000525E2" w:rsidP="00FA7D34">
      <w:pPr>
        <w:snapToGrid w:val="0"/>
        <w:contextualSpacing/>
        <w:jc w:val="center"/>
        <w:rPr>
          <w:rFonts w:cs="BiauKai"/>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2B8912F2">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723271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723268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7232763"/>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723268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7232764"/>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723268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723268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7232765"/>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872BA1">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872BA1">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0701DC">
        <w:trPr>
          <w:trHeight w:val="330"/>
        </w:trPr>
        <w:tc>
          <w:tcPr>
            <w:tcW w:w="902" w:type="pct"/>
            <w:vMerge/>
            <w:tcBorders>
              <w:top w:val="nil"/>
              <w:left w:val="single" w:sz="4" w:space="0" w:color="auto"/>
              <w:bottom w:val="single" w:sz="12"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0701DC">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6E3CCC">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6E3CCC" w:rsidRPr="00412B93" w14:paraId="37FF197B" w14:textId="77777777" w:rsidTr="006E3CCC">
        <w:trPr>
          <w:trHeight w:val="330"/>
        </w:trPr>
        <w:tc>
          <w:tcPr>
            <w:tcW w:w="902" w:type="pct"/>
            <w:vMerge w:val="restart"/>
            <w:tcBorders>
              <w:top w:val="nil"/>
              <w:left w:val="single" w:sz="4" w:space="0" w:color="auto"/>
              <w:right w:val="single" w:sz="4" w:space="0" w:color="auto"/>
            </w:tcBorders>
            <w:vAlign w:val="center"/>
          </w:tcPr>
          <w:p w14:paraId="5D03CA01" w14:textId="6E2D950F" w:rsidR="006E3CCC" w:rsidRPr="00412B93" w:rsidRDefault="006E3CCC" w:rsidP="006E3CCC">
            <w:pPr>
              <w:snapToGrid w:val="0"/>
              <w:rPr>
                <w:rFonts w:cs="新細明體"/>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569626D" w14:textId="65BC4800"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F1D62C" w14:textId="0323030B"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6B24972" w14:textId="713864B5"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0B89718" w14:textId="1B7C57F0"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4895727" w14:textId="0C46570D"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3E12811" w14:textId="01863E6E"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2FCAF728" w14:textId="1615B7FD"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1878915A" w14:textId="5A4016F6"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646CD8AC" w14:textId="67BDCD98"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3EC13A6B" w14:textId="778529DD"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5EADEFC" w14:textId="4AA407D5"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6E79214B" w14:textId="11CD5CA9" w:rsidR="006E3CCC" w:rsidRPr="00412B93" w:rsidRDefault="006E3CCC" w:rsidP="006E3CCC">
            <w:pPr>
              <w:snapToGrid w:val="0"/>
              <w:jc w:val="center"/>
              <w:rPr>
                <w:rFonts w:hint="eastAsia"/>
                <w:color w:val="000000"/>
              </w:rPr>
            </w:pPr>
            <w:r w:rsidRPr="00412B93">
              <w:rPr>
                <w:rFonts w:hint="eastAsia"/>
                <w:color w:val="000000"/>
              </w:rPr>
              <w:t xml:space="preserve">　</w:t>
            </w:r>
          </w:p>
        </w:tc>
      </w:tr>
      <w:tr w:rsidR="006E3CCC" w:rsidRPr="00412B93" w14:paraId="38F26259" w14:textId="77777777" w:rsidTr="006E3CCC">
        <w:trPr>
          <w:trHeight w:val="330"/>
        </w:trPr>
        <w:tc>
          <w:tcPr>
            <w:tcW w:w="902" w:type="pct"/>
            <w:vMerge/>
            <w:tcBorders>
              <w:left w:val="single" w:sz="4" w:space="0" w:color="auto"/>
              <w:bottom w:val="single" w:sz="4" w:space="0" w:color="000000"/>
              <w:right w:val="single" w:sz="4" w:space="0" w:color="auto"/>
            </w:tcBorders>
            <w:vAlign w:val="center"/>
          </w:tcPr>
          <w:p w14:paraId="5081586D"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D2A3826" w14:textId="0E68708D"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7B8C885" w14:textId="57B28AB1"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6F1716D" w14:textId="777F8E5A"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27995E02" w14:textId="7384FBAB"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41B82C7F" w14:textId="4FB7BB64"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tcPr>
          <w:p w14:paraId="518FDFB3" w14:textId="569CD74C"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1785AE85" w14:textId="59FC74FF"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E84EBA5" w14:textId="4521342D"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C511625" w14:textId="25DB7E83"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DCB775C" w14:textId="70912B19"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1AEF02B" w14:textId="0C2F512D" w:rsidR="006E3CCC" w:rsidRPr="00412B93" w:rsidRDefault="006E3CCC" w:rsidP="006E3CCC">
            <w:pPr>
              <w:snapToGrid w:val="0"/>
              <w:jc w:val="center"/>
              <w:rPr>
                <w:rFonts w:hint="eastAsia"/>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0F40831B" w14:textId="0E49DED4" w:rsidR="006E3CCC" w:rsidRPr="00412B93" w:rsidRDefault="006E3CCC" w:rsidP="006E3CCC">
            <w:pPr>
              <w:snapToGrid w:val="0"/>
              <w:jc w:val="center"/>
              <w:rPr>
                <w:rFonts w:hint="eastAsia"/>
                <w:color w:val="000000"/>
              </w:rPr>
            </w:pPr>
            <w:r w:rsidRPr="00412B93">
              <w:rPr>
                <w:rFonts w:hint="eastAsia"/>
                <w:color w:val="000000"/>
              </w:rPr>
              <w:t xml:space="preserve">　</w:t>
            </w:r>
          </w:p>
        </w:tc>
      </w:tr>
      <w:tr w:rsidR="006E3CCC" w:rsidRPr="00412B93" w14:paraId="5CB29AA1" w14:textId="77777777" w:rsidTr="006E3CC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D60FF29" w14:textId="30F0BB2C" w:rsidR="006E3CCC" w:rsidRPr="00412B93" w:rsidRDefault="006E3CCC" w:rsidP="006E3CCC">
            <w:pPr>
              <w:snapToGrid w:val="0"/>
              <w:rPr>
                <w:color w:val="000000"/>
              </w:rPr>
            </w:pPr>
            <w:r>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3D29B4D7" w14:textId="0991D35E"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040B7A25" w14:textId="3A6666F6"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47598F58" w14:textId="0588AC7C"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1DCFBC2" w14:textId="674DBE9A"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B324AF" w14:textId="2C960492"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49313EE" w14:textId="123A1ABA"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797080CD" w14:textId="5A200233"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6C0A3587" w14:textId="190133F3"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5EB45C06" w14:textId="5E32A773"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tcPr>
          <w:p w14:paraId="483B463E" w14:textId="584ECD21"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tcPr>
          <w:p w14:paraId="2502A03A" w14:textId="62204979"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tcPr>
          <w:p w14:paraId="70C99387" w14:textId="0BAF82AC"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2EA25DE8" w14:textId="77777777" w:rsidTr="006E3CCC">
        <w:trPr>
          <w:trHeight w:val="330"/>
        </w:trPr>
        <w:tc>
          <w:tcPr>
            <w:tcW w:w="902" w:type="pct"/>
            <w:vMerge/>
            <w:tcBorders>
              <w:top w:val="nil"/>
              <w:left w:val="single" w:sz="4" w:space="0" w:color="auto"/>
              <w:bottom w:val="single" w:sz="12" w:space="0" w:color="auto"/>
              <w:right w:val="single" w:sz="4" w:space="0" w:color="auto"/>
            </w:tcBorders>
            <w:vAlign w:val="center"/>
          </w:tcPr>
          <w:p w14:paraId="4AE2FCF6"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010F477B" w14:textId="6734C08C"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4235F28E" w14:textId="6DCBA04F"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AA70642" w14:textId="37D1F4A8"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4A7DAA8" w14:textId="0CA3918C"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167C4037" w14:textId="7A136A64"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7B84803" w14:textId="55E589EB"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33AF6040" w14:textId="61E8E57E"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A0C43D3" w14:textId="3EB90CE8"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7392E7EA" w14:textId="5C30FCF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65D7FC48" w14:textId="5E658405"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12" w:space="0" w:color="auto"/>
              <w:right w:val="single" w:sz="4" w:space="0" w:color="BFBFBF" w:themeColor="background1" w:themeShade="BF"/>
            </w:tcBorders>
            <w:shd w:val="clear" w:color="auto" w:fill="auto"/>
            <w:noWrap/>
            <w:tcMar>
              <w:top w:w="15" w:type="dxa"/>
              <w:left w:w="15" w:type="dxa"/>
              <w:bottom w:w="0" w:type="dxa"/>
              <w:right w:w="15" w:type="dxa"/>
            </w:tcMar>
            <w:vAlign w:val="center"/>
          </w:tcPr>
          <w:p w14:paraId="29F65529" w14:textId="77868A0E"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12" w:space="0" w:color="auto"/>
              <w:right w:val="single" w:sz="4" w:space="0" w:color="000000" w:themeColor="text1"/>
            </w:tcBorders>
            <w:shd w:val="clear" w:color="auto" w:fill="auto"/>
            <w:noWrap/>
            <w:tcMar>
              <w:top w:w="15" w:type="dxa"/>
              <w:left w:w="15" w:type="dxa"/>
              <w:bottom w:w="0" w:type="dxa"/>
              <w:right w:w="15" w:type="dxa"/>
            </w:tcMar>
            <w:vAlign w:val="center"/>
          </w:tcPr>
          <w:p w14:paraId="6A2DDB29" w14:textId="7F6B3DE8"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14882623" w14:textId="77777777" w:rsidTr="000701DC">
        <w:trPr>
          <w:trHeight w:val="330"/>
        </w:trPr>
        <w:tc>
          <w:tcPr>
            <w:tcW w:w="902" w:type="pct"/>
            <w:vMerge w:val="restart"/>
            <w:tcBorders>
              <w:top w:val="single" w:sz="12"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6E3CCC" w:rsidRPr="00412B93" w:rsidRDefault="006E3CCC" w:rsidP="006E3CCC">
            <w:pPr>
              <w:snapToGrid w:val="0"/>
              <w:rPr>
                <w:color w:val="000000"/>
              </w:rPr>
            </w:pPr>
            <w:r w:rsidRPr="00412B93">
              <w:rPr>
                <w:rFonts w:hint="eastAsia"/>
                <w:color w:val="000000"/>
              </w:rPr>
              <w:t>文件製作</w:t>
            </w:r>
          </w:p>
        </w:tc>
        <w:tc>
          <w:tcPr>
            <w:tcW w:w="341" w:type="pct"/>
            <w:tcBorders>
              <w:top w:val="single" w:sz="12"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12"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12"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6E3CCC" w:rsidRPr="00412B93" w:rsidRDefault="006E3CCC" w:rsidP="006E3CCC">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6E3CCC" w:rsidRPr="00412B93" w:rsidRDefault="006E3CCC" w:rsidP="006E3CCC">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6E3CCC" w:rsidRPr="00412B93" w:rsidRDefault="006E3CCC" w:rsidP="006E3CCC">
            <w:pPr>
              <w:snapToGrid w:val="0"/>
              <w:jc w:val="center"/>
              <w:rPr>
                <w:color w:val="000000"/>
              </w:rPr>
            </w:pPr>
            <w:r w:rsidRPr="00412B93">
              <w:rPr>
                <w:rFonts w:hint="eastAsia"/>
                <w:color w:val="000000"/>
              </w:rPr>
              <w:t xml:space="preserve">　</w:t>
            </w:r>
          </w:p>
        </w:tc>
      </w:tr>
      <w:tr w:rsidR="006E3CCC"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6E3CCC" w:rsidRPr="00412B93" w:rsidRDefault="006E3CCC" w:rsidP="006E3CCC">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6E3CCC" w:rsidRPr="00412B93" w:rsidRDefault="006E3CCC" w:rsidP="006E3CCC">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6E3CCC" w:rsidRPr="00412B93" w:rsidRDefault="006E3CCC" w:rsidP="006E3CCC">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723268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7232766"/>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8"/>
        <w:gridCol w:w="2545"/>
        <w:gridCol w:w="1359"/>
        <w:gridCol w:w="1359"/>
        <w:gridCol w:w="1359"/>
        <w:gridCol w:w="1359"/>
        <w:gridCol w:w="1359"/>
      </w:tblGrid>
      <w:tr w:rsidR="00186D28" w:rsidRPr="00412B93" w14:paraId="544A96FA" w14:textId="77777777" w:rsidTr="00A62FCF">
        <w:tc>
          <w:tcPr>
            <w:tcW w:w="1665"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7"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A62FCF">
        <w:tc>
          <w:tcPr>
            <w:tcW w:w="416"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9"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7"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A62FCF">
        <w:tc>
          <w:tcPr>
            <w:tcW w:w="416" w:type="pct"/>
            <w:vMerge/>
            <w:shd w:val="clear" w:color="auto" w:fill="auto"/>
            <w:vAlign w:val="center"/>
          </w:tcPr>
          <w:p w14:paraId="2CD31A65" w14:textId="77777777" w:rsidR="00B700BC" w:rsidRPr="00412B93" w:rsidRDefault="00B700BC" w:rsidP="00FA7D34">
            <w:pPr>
              <w:snapToGrid w:val="0"/>
              <w:contextualSpacing/>
              <w:jc w:val="center"/>
            </w:pPr>
          </w:p>
        </w:tc>
        <w:tc>
          <w:tcPr>
            <w:tcW w:w="1249"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7"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A62FCF">
        <w:tc>
          <w:tcPr>
            <w:tcW w:w="416" w:type="pct"/>
            <w:vMerge/>
            <w:shd w:val="clear" w:color="auto" w:fill="auto"/>
            <w:vAlign w:val="center"/>
          </w:tcPr>
          <w:p w14:paraId="3D06423F" w14:textId="77777777" w:rsidR="00186D28" w:rsidRPr="00412B93" w:rsidRDefault="00186D28" w:rsidP="00FA7D34">
            <w:pPr>
              <w:snapToGrid w:val="0"/>
              <w:contextualSpacing/>
              <w:jc w:val="center"/>
            </w:pPr>
          </w:p>
        </w:tc>
        <w:tc>
          <w:tcPr>
            <w:tcW w:w="1249"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7"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A62FCF">
        <w:tc>
          <w:tcPr>
            <w:tcW w:w="416" w:type="pct"/>
            <w:vMerge/>
            <w:shd w:val="clear" w:color="auto" w:fill="auto"/>
            <w:vAlign w:val="center"/>
          </w:tcPr>
          <w:p w14:paraId="12633A04" w14:textId="77777777" w:rsidR="0059469B" w:rsidRPr="00412B93" w:rsidRDefault="0059469B" w:rsidP="00FA7D34">
            <w:pPr>
              <w:snapToGrid w:val="0"/>
              <w:contextualSpacing/>
              <w:jc w:val="center"/>
            </w:pPr>
          </w:p>
        </w:tc>
        <w:tc>
          <w:tcPr>
            <w:tcW w:w="1249"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7"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A62FCF">
        <w:tc>
          <w:tcPr>
            <w:tcW w:w="416" w:type="pct"/>
            <w:vMerge/>
            <w:shd w:val="clear" w:color="auto" w:fill="auto"/>
            <w:vAlign w:val="center"/>
          </w:tcPr>
          <w:p w14:paraId="19E89D4D" w14:textId="77777777" w:rsidR="00186D28" w:rsidRPr="00412B93" w:rsidRDefault="00186D28" w:rsidP="00FA7D34">
            <w:pPr>
              <w:snapToGrid w:val="0"/>
              <w:contextualSpacing/>
              <w:jc w:val="center"/>
            </w:pPr>
          </w:p>
        </w:tc>
        <w:tc>
          <w:tcPr>
            <w:tcW w:w="1249"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7"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A62FCF">
        <w:tc>
          <w:tcPr>
            <w:tcW w:w="416" w:type="pct"/>
            <w:vMerge/>
            <w:shd w:val="clear" w:color="auto" w:fill="auto"/>
            <w:vAlign w:val="center"/>
          </w:tcPr>
          <w:p w14:paraId="5F0112BE" w14:textId="77777777" w:rsidR="00852E97" w:rsidRPr="00412B93" w:rsidRDefault="00852E97" w:rsidP="00FA7D34">
            <w:pPr>
              <w:snapToGrid w:val="0"/>
              <w:contextualSpacing/>
              <w:jc w:val="center"/>
            </w:pPr>
          </w:p>
        </w:tc>
        <w:tc>
          <w:tcPr>
            <w:tcW w:w="1249"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7"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A62FCF">
        <w:tc>
          <w:tcPr>
            <w:tcW w:w="416" w:type="pct"/>
            <w:vMerge/>
            <w:shd w:val="clear" w:color="auto" w:fill="auto"/>
            <w:vAlign w:val="center"/>
          </w:tcPr>
          <w:p w14:paraId="6D36F8F8" w14:textId="77777777" w:rsidR="00186D28" w:rsidRPr="00412B93" w:rsidRDefault="00186D28" w:rsidP="00FA7D34">
            <w:pPr>
              <w:snapToGrid w:val="0"/>
              <w:contextualSpacing/>
              <w:jc w:val="center"/>
            </w:pPr>
          </w:p>
        </w:tc>
        <w:tc>
          <w:tcPr>
            <w:tcW w:w="1249"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2F60534E" w:rsidR="00186D28" w:rsidRPr="00412B93" w:rsidRDefault="004E761C"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7"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A62FCF">
        <w:tc>
          <w:tcPr>
            <w:tcW w:w="416" w:type="pct"/>
            <w:vMerge/>
            <w:shd w:val="clear" w:color="auto" w:fill="auto"/>
            <w:vAlign w:val="center"/>
          </w:tcPr>
          <w:p w14:paraId="40C55875" w14:textId="77777777" w:rsidR="0054001B" w:rsidRPr="00412B93" w:rsidRDefault="0054001B" w:rsidP="00FA7D34">
            <w:pPr>
              <w:snapToGrid w:val="0"/>
              <w:contextualSpacing/>
              <w:jc w:val="center"/>
            </w:pPr>
          </w:p>
        </w:tc>
        <w:tc>
          <w:tcPr>
            <w:tcW w:w="1249"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7"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A62FCF">
        <w:tc>
          <w:tcPr>
            <w:tcW w:w="416" w:type="pct"/>
            <w:vMerge/>
            <w:shd w:val="clear" w:color="auto" w:fill="auto"/>
            <w:vAlign w:val="center"/>
          </w:tcPr>
          <w:p w14:paraId="48B15D45" w14:textId="77777777" w:rsidR="0054001B" w:rsidRPr="00412B93" w:rsidRDefault="0054001B" w:rsidP="00FA7D34">
            <w:pPr>
              <w:snapToGrid w:val="0"/>
              <w:contextualSpacing/>
              <w:jc w:val="center"/>
            </w:pPr>
          </w:p>
        </w:tc>
        <w:tc>
          <w:tcPr>
            <w:tcW w:w="1249"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7"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A62FCF">
        <w:tc>
          <w:tcPr>
            <w:tcW w:w="416"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9"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7"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A62FCF">
        <w:tc>
          <w:tcPr>
            <w:tcW w:w="416" w:type="pct"/>
            <w:vMerge/>
            <w:shd w:val="clear" w:color="auto" w:fill="auto"/>
            <w:vAlign w:val="center"/>
          </w:tcPr>
          <w:p w14:paraId="400BB209" w14:textId="77777777" w:rsidR="00186D28" w:rsidRPr="00412B93" w:rsidRDefault="00186D28" w:rsidP="00FA7D34">
            <w:pPr>
              <w:snapToGrid w:val="0"/>
              <w:contextualSpacing/>
              <w:jc w:val="center"/>
            </w:pPr>
          </w:p>
        </w:tc>
        <w:tc>
          <w:tcPr>
            <w:tcW w:w="1249"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7"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A62FCF">
        <w:tc>
          <w:tcPr>
            <w:tcW w:w="416"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9"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7"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A62FCF">
        <w:tc>
          <w:tcPr>
            <w:tcW w:w="416" w:type="pct"/>
            <w:vMerge/>
            <w:shd w:val="clear" w:color="auto" w:fill="auto"/>
            <w:vAlign w:val="center"/>
          </w:tcPr>
          <w:p w14:paraId="6D8871B9" w14:textId="77777777" w:rsidR="0014269E" w:rsidRPr="00412B93" w:rsidRDefault="0014269E" w:rsidP="00FA7D34">
            <w:pPr>
              <w:snapToGrid w:val="0"/>
              <w:contextualSpacing/>
              <w:jc w:val="center"/>
            </w:pPr>
          </w:p>
        </w:tc>
        <w:tc>
          <w:tcPr>
            <w:tcW w:w="1249"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7"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A62FCF">
        <w:tc>
          <w:tcPr>
            <w:tcW w:w="416" w:type="pct"/>
            <w:vMerge/>
            <w:shd w:val="clear" w:color="auto" w:fill="auto"/>
            <w:vAlign w:val="center"/>
          </w:tcPr>
          <w:p w14:paraId="71CA58CD" w14:textId="77777777" w:rsidR="00D77E30" w:rsidRPr="00412B93" w:rsidRDefault="00D77E30" w:rsidP="00FA7D34">
            <w:pPr>
              <w:snapToGrid w:val="0"/>
              <w:contextualSpacing/>
              <w:jc w:val="center"/>
            </w:pPr>
          </w:p>
        </w:tc>
        <w:tc>
          <w:tcPr>
            <w:tcW w:w="1249"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7"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A62FCF">
        <w:tc>
          <w:tcPr>
            <w:tcW w:w="416" w:type="pct"/>
            <w:vMerge/>
            <w:shd w:val="clear" w:color="auto" w:fill="auto"/>
            <w:vAlign w:val="center"/>
          </w:tcPr>
          <w:p w14:paraId="1CF66F53" w14:textId="77777777" w:rsidR="0014269E" w:rsidRPr="00412B93" w:rsidRDefault="0014269E" w:rsidP="00FA7D34">
            <w:pPr>
              <w:snapToGrid w:val="0"/>
              <w:contextualSpacing/>
              <w:jc w:val="center"/>
            </w:pPr>
          </w:p>
        </w:tc>
        <w:tc>
          <w:tcPr>
            <w:tcW w:w="1249"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5F5DB37E" w:rsidR="0014269E" w:rsidRPr="00412B93" w:rsidRDefault="00755811" w:rsidP="00FA7D34">
            <w:pPr>
              <w:snapToGrid w:val="0"/>
              <w:contextualSpacing/>
              <w:jc w:val="center"/>
            </w:pPr>
            <w:r w:rsidRPr="00412B93">
              <w:rPr>
                <w:rFonts w:hint="eastAsia"/>
              </w:rPr>
              <w:t>●</w:t>
            </w:r>
          </w:p>
        </w:tc>
        <w:tc>
          <w:tcPr>
            <w:tcW w:w="667" w:type="pct"/>
            <w:shd w:val="clear" w:color="auto" w:fill="auto"/>
            <w:vAlign w:val="center"/>
          </w:tcPr>
          <w:p w14:paraId="2A0BC564" w14:textId="28BBDF89" w:rsidR="0014269E" w:rsidRPr="00412B93" w:rsidRDefault="00755811"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7"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A62FCF">
        <w:tc>
          <w:tcPr>
            <w:tcW w:w="416"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9"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7"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A62FCF">
        <w:tc>
          <w:tcPr>
            <w:tcW w:w="416" w:type="pct"/>
            <w:vMerge/>
            <w:shd w:val="clear" w:color="auto" w:fill="auto"/>
            <w:vAlign w:val="center"/>
          </w:tcPr>
          <w:p w14:paraId="479A7345" w14:textId="77777777" w:rsidR="0014269E" w:rsidRPr="00412B93" w:rsidRDefault="0014269E" w:rsidP="00FA7D34">
            <w:pPr>
              <w:snapToGrid w:val="0"/>
              <w:contextualSpacing/>
              <w:jc w:val="center"/>
            </w:pPr>
          </w:p>
        </w:tc>
        <w:tc>
          <w:tcPr>
            <w:tcW w:w="1249"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7"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A62FCF">
        <w:tc>
          <w:tcPr>
            <w:tcW w:w="416" w:type="pct"/>
            <w:vMerge/>
            <w:shd w:val="clear" w:color="auto" w:fill="auto"/>
            <w:vAlign w:val="center"/>
          </w:tcPr>
          <w:p w14:paraId="1080A2D0" w14:textId="77777777" w:rsidR="0014269E" w:rsidRPr="00412B93" w:rsidRDefault="0014269E" w:rsidP="00FA7D34">
            <w:pPr>
              <w:snapToGrid w:val="0"/>
              <w:contextualSpacing/>
              <w:jc w:val="center"/>
            </w:pPr>
          </w:p>
        </w:tc>
        <w:tc>
          <w:tcPr>
            <w:tcW w:w="1249"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7"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A62FCF">
        <w:tc>
          <w:tcPr>
            <w:tcW w:w="416" w:type="pct"/>
            <w:vMerge/>
            <w:shd w:val="clear" w:color="auto" w:fill="auto"/>
            <w:vAlign w:val="center"/>
          </w:tcPr>
          <w:p w14:paraId="6146E9D7" w14:textId="77777777" w:rsidR="0014269E" w:rsidRPr="00412B93" w:rsidRDefault="0014269E" w:rsidP="00FA7D34">
            <w:pPr>
              <w:snapToGrid w:val="0"/>
              <w:contextualSpacing/>
              <w:jc w:val="center"/>
            </w:pPr>
          </w:p>
        </w:tc>
        <w:tc>
          <w:tcPr>
            <w:tcW w:w="1249"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7"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A62FCF">
        <w:tc>
          <w:tcPr>
            <w:tcW w:w="416" w:type="pct"/>
            <w:vMerge/>
            <w:shd w:val="clear" w:color="auto" w:fill="auto"/>
            <w:vAlign w:val="center"/>
          </w:tcPr>
          <w:p w14:paraId="3F2BE80A" w14:textId="77777777" w:rsidR="0014269E" w:rsidRPr="00412B93" w:rsidRDefault="0014269E" w:rsidP="00FA7D34">
            <w:pPr>
              <w:snapToGrid w:val="0"/>
              <w:contextualSpacing/>
              <w:jc w:val="center"/>
            </w:pPr>
          </w:p>
        </w:tc>
        <w:tc>
          <w:tcPr>
            <w:tcW w:w="1249"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vAlign w:val="center"/>
          </w:tcPr>
          <w:p w14:paraId="45A4B9F8" w14:textId="77777777" w:rsidR="0014269E" w:rsidRPr="00412B93" w:rsidRDefault="0014269E" w:rsidP="00FA7D34">
            <w:pPr>
              <w:snapToGrid w:val="0"/>
              <w:contextualSpacing/>
              <w:jc w:val="center"/>
            </w:pPr>
          </w:p>
        </w:tc>
      </w:tr>
      <w:tr w:rsidR="001F2269" w:rsidRPr="00412B93" w14:paraId="7CA29002" w14:textId="77777777" w:rsidTr="00A62FCF">
        <w:tc>
          <w:tcPr>
            <w:tcW w:w="416" w:type="pct"/>
            <w:vMerge w:val="restart"/>
            <w:shd w:val="clear" w:color="auto" w:fill="auto"/>
            <w:vAlign w:val="center"/>
          </w:tcPr>
          <w:p w14:paraId="3D6CBB54" w14:textId="77777777" w:rsidR="001F2269" w:rsidRPr="00412B93" w:rsidRDefault="001F2269" w:rsidP="00FA7D34">
            <w:pPr>
              <w:snapToGrid w:val="0"/>
              <w:contextualSpacing/>
              <w:jc w:val="center"/>
            </w:pPr>
            <w:r w:rsidRPr="00412B93">
              <w:rPr>
                <w:rFonts w:hint="eastAsia"/>
              </w:rPr>
              <w:t>文件撰寫</w:t>
            </w:r>
          </w:p>
        </w:tc>
        <w:tc>
          <w:tcPr>
            <w:tcW w:w="1249" w:type="pct"/>
            <w:shd w:val="clear" w:color="auto" w:fill="auto"/>
          </w:tcPr>
          <w:p w14:paraId="0F5B632E" w14:textId="77777777" w:rsidR="001F2269" w:rsidRPr="00412B93" w:rsidRDefault="001F2269"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F2269" w:rsidRPr="00412B93" w:rsidRDefault="001F2269" w:rsidP="00FA7D34">
            <w:pPr>
              <w:snapToGrid w:val="0"/>
              <w:contextualSpacing/>
              <w:jc w:val="center"/>
            </w:pPr>
          </w:p>
        </w:tc>
        <w:tc>
          <w:tcPr>
            <w:tcW w:w="667" w:type="pct"/>
            <w:shd w:val="clear" w:color="auto" w:fill="auto"/>
            <w:vAlign w:val="center"/>
          </w:tcPr>
          <w:p w14:paraId="3DE4B2BF"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F2269" w:rsidRPr="00412B93" w:rsidRDefault="001F2269" w:rsidP="00FA7D34">
            <w:pPr>
              <w:snapToGrid w:val="0"/>
              <w:contextualSpacing/>
              <w:jc w:val="center"/>
            </w:pPr>
          </w:p>
        </w:tc>
        <w:tc>
          <w:tcPr>
            <w:tcW w:w="667" w:type="pct"/>
            <w:vAlign w:val="center"/>
          </w:tcPr>
          <w:p w14:paraId="0633647C" w14:textId="77777777" w:rsidR="001F2269" w:rsidRPr="00412B93" w:rsidRDefault="001F2269" w:rsidP="00FA7D34">
            <w:pPr>
              <w:snapToGrid w:val="0"/>
              <w:contextualSpacing/>
              <w:jc w:val="center"/>
            </w:pPr>
          </w:p>
        </w:tc>
      </w:tr>
      <w:tr w:rsidR="001F2269" w:rsidRPr="00412B93" w14:paraId="42BD6CD1" w14:textId="77777777" w:rsidTr="00A62FCF">
        <w:tc>
          <w:tcPr>
            <w:tcW w:w="416" w:type="pct"/>
            <w:vMerge/>
            <w:shd w:val="clear" w:color="auto" w:fill="auto"/>
            <w:textDirection w:val="tbRlV"/>
            <w:vAlign w:val="center"/>
          </w:tcPr>
          <w:p w14:paraId="037B87F4" w14:textId="77777777" w:rsidR="001F2269" w:rsidRPr="00412B93" w:rsidRDefault="001F2269" w:rsidP="00FA7D34">
            <w:pPr>
              <w:snapToGrid w:val="0"/>
              <w:ind w:left="113" w:right="113"/>
              <w:contextualSpacing/>
              <w:jc w:val="center"/>
            </w:pPr>
          </w:p>
        </w:tc>
        <w:tc>
          <w:tcPr>
            <w:tcW w:w="1249" w:type="pct"/>
            <w:shd w:val="clear" w:color="auto" w:fill="auto"/>
          </w:tcPr>
          <w:p w14:paraId="351B4C6C" w14:textId="77777777" w:rsidR="001F2269" w:rsidRPr="00412B93" w:rsidRDefault="001F2269"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F2269" w:rsidRPr="00412B93" w:rsidRDefault="001F2269" w:rsidP="00FA7D34">
            <w:pPr>
              <w:snapToGrid w:val="0"/>
              <w:contextualSpacing/>
              <w:jc w:val="center"/>
            </w:pPr>
          </w:p>
        </w:tc>
        <w:tc>
          <w:tcPr>
            <w:tcW w:w="667" w:type="pct"/>
            <w:shd w:val="clear" w:color="auto" w:fill="auto"/>
            <w:vAlign w:val="center"/>
          </w:tcPr>
          <w:p w14:paraId="5C83EFF6" w14:textId="6C1AE19F" w:rsidR="001F2269" w:rsidRPr="00412B93" w:rsidRDefault="001F2269" w:rsidP="00FA7D34">
            <w:pPr>
              <w:snapToGrid w:val="0"/>
              <w:contextualSpacing/>
              <w:jc w:val="center"/>
            </w:pPr>
          </w:p>
        </w:tc>
        <w:tc>
          <w:tcPr>
            <w:tcW w:w="667" w:type="pct"/>
            <w:shd w:val="clear" w:color="auto" w:fill="auto"/>
            <w:vAlign w:val="center"/>
          </w:tcPr>
          <w:p w14:paraId="4C998EC7" w14:textId="5E4E701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vAlign w:val="center"/>
          </w:tcPr>
          <w:p w14:paraId="3A073D0A" w14:textId="022E3E2E"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r>
      <w:tr w:rsidR="001F2269" w:rsidRPr="00412B93" w14:paraId="4F817F06" w14:textId="77777777" w:rsidTr="00A62FCF">
        <w:tc>
          <w:tcPr>
            <w:tcW w:w="416" w:type="pct"/>
            <w:vMerge/>
            <w:shd w:val="clear" w:color="auto" w:fill="auto"/>
            <w:textDirection w:val="tbRlV"/>
            <w:vAlign w:val="center"/>
          </w:tcPr>
          <w:p w14:paraId="78047300" w14:textId="77777777" w:rsidR="001F2269" w:rsidRPr="00412B93" w:rsidRDefault="001F2269" w:rsidP="00FA7D34">
            <w:pPr>
              <w:snapToGrid w:val="0"/>
              <w:ind w:left="113" w:right="113"/>
              <w:contextualSpacing/>
              <w:jc w:val="center"/>
            </w:pPr>
          </w:p>
        </w:tc>
        <w:tc>
          <w:tcPr>
            <w:tcW w:w="1249" w:type="pct"/>
            <w:shd w:val="clear" w:color="auto" w:fill="auto"/>
          </w:tcPr>
          <w:p w14:paraId="5DBCC879" w14:textId="77777777" w:rsidR="001F2269" w:rsidRPr="00412B93" w:rsidRDefault="001F2269"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F2269" w:rsidRPr="00412B93" w:rsidRDefault="001F2269" w:rsidP="00FA7D34">
            <w:pPr>
              <w:snapToGrid w:val="0"/>
              <w:contextualSpacing/>
              <w:jc w:val="center"/>
            </w:pPr>
          </w:p>
        </w:tc>
        <w:tc>
          <w:tcPr>
            <w:tcW w:w="667" w:type="pct"/>
            <w:vAlign w:val="center"/>
          </w:tcPr>
          <w:p w14:paraId="2F8D018E" w14:textId="77777777" w:rsidR="001F2269" w:rsidRPr="00412B93" w:rsidRDefault="001F2269" w:rsidP="00FA7D34">
            <w:pPr>
              <w:snapToGrid w:val="0"/>
              <w:contextualSpacing/>
              <w:jc w:val="center"/>
            </w:pPr>
          </w:p>
        </w:tc>
      </w:tr>
      <w:tr w:rsidR="001F2269" w:rsidRPr="00412B93" w14:paraId="1E457D4E" w14:textId="77777777" w:rsidTr="00A62FCF">
        <w:tc>
          <w:tcPr>
            <w:tcW w:w="416" w:type="pct"/>
            <w:vMerge/>
            <w:shd w:val="clear" w:color="auto" w:fill="auto"/>
            <w:textDirection w:val="tbRlV"/>
            <w:vAlign w:val="center"/>
          </w:tcPr>
          <w:p w14:paraId="35F2EC3C" w14:textId="77777777" w:rsidR="001F2269" w:rsidRPr="00412B93" w:rsidRDefault="001F2269" w:rsidP="00FA7D34">
            <w:pPr>
              <w:snapToGrid w:val="0"/>
              <w:ind w:left="113" w:right="113"/>
              <w:contextualSpacing/>
              <w:jc w:val="center"/>
            </w:pPr>
          </w:p>
        </w:tc>
        <w:tc>
          <w:tcPr>
            <w:tcW w:w="1249" w:type="pct"/>
            <w:shd w:val="clear" w:color="auto" w:fill="auto"/>
          </w:tcPr>
          <w:p w14:paraId="435D9895" w14:textId="77777777" w:rsidR="001F2269" w:rsidRPr="00412B93" w:rsidRDefault="001F2269"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F2269" w:rsidRPr="00412B93" w:rsidRDefault="001F2269" w:rsidP="00FA7D34">
            <w:pPr>
              <w:snapToGrid w:val="0"/>
              <w:contextualSpacing/>
              <w:jc w:val="center"/>
            </w:pPr>
          </w:p>
        </w:tc>
        <w:tc>
          <w:tcPr>
            <w:tcW w:w="667" w:type="pct"/>
            <w:shd w:val="clear" w:color="auto" w:fill="auto"/>
            <w:vAlign w:val="center"/>
          </w:tcPr>
          <w:p w14:paraId="14111BA4" w14:textId="5900E38B"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F2269" w:rsidRPr="00412B93" w:rsidRDefault="001F2269" w:rsidP="00FA7D34">
            <w:pPr>
              <w:snapToGrid w:val="0"/>
              <w:contextualSpacing/>
              <w:jc w:val="center"/>
            </w:pPr>
          </w:p>
        </w:tc>
        <w:tc>
          <w:tcPr>
            <w:tcW w:w="667" w:type="pct"/>
            <w:vAlign w:val="center"/>
          </w:tcPr>
          <w:p w14:paraId="47D700C6" w14:textId="77777777" w:rsidR="001F2269" w:rsidRPr="00412B93" w:rsidRDefault="001F2269" w:rsidP="00FA7D34">
            <w:pPr>
              <w:snapToGrid w:val="0"/>
              <w:contextualSpacing/>
              <w:jc w:val="center"/>
            </w:pPr>
          </w:p>
        </w:tc>
      </w:tr>
      <w:tr w:rsidR="001F2269" w:rsidRPr="00412B93" w14:paraId="2A66F7ED" w14:textId="77777777" w:rsidTr="00A62FCF">
        <w:tc>
          <w:tcPr>
            <w:tcW w:w="416" w:type="pct"/>
            <w:vMerge/>
            <w:shd w:val="clear" w:color="auto" w:fill="auto"/>
            <w:textDirection w:val="tbRlV"/>
            <w:vAlign w:val="center"/>
          </w:tcPr>
          <w:p w14:paraId="6AE4D6DA" w14:textId="77777777" w:rsidR="001F2269" w:rsidRPr="00412B93" w:rsidRDefault="001F2269" w:rsidP="00FA7D34">
            <w:pPr>
              <w:snapToGrid w:val="0"/>
              <w:ind w:left="113" w:right="113"/>
              <w:contextualSpacing/>
              <w:jc w:val="center"/>
            </w:pPr>
          </w:p>
        </w:tc>
        <w:tc>
          <w:tcPr>
            <w:tcW w:w="1249" w:type="pct"/>
            <w:shd w:val="clear" w:color="auto" w:fill="auto"/>
          </w:tcPr>
          <w:p w14:paraId="681347E7" w14:textId="77777777" w:rsidR="001F2269" w:rsidRPr="00412B93" w:rsidRDefault="001F2269"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F2269" w:rsidRPr="00412B93" w:rsidRDefault="001F2269" w:rsidP="00FA7D34">
            <w:pPr>
              <w:snapToGrid w:val="0"/>
              <w:contextualSpacing/>
              <w:jc w:val="center"/>
            </w:pPr>
          </w:p>
        </w:tc>
        <w:tc>
          <w:tcPr>
            <w:tcW w:w="667" w:type="pct"/>
            <w:shd w:val="clear" w:color="auto" w:fill="auto"/>
            <w:vAlign w:val="center"/>
          </w:tcPr>
          <w:p w14:paraId="7609B6D5" w14:textId="77777777" w:rsidR="001F2269" w:rsidRPr="00412B93" w:rsidRDefault="001F2269" w:rsidP="00FA7D34">
            <w:pPr>
              <w:snapToGrid w:val="0"/>
              <w:contextualSpacing/>
              <w:jc w:val="center"/>
            </w:pPr>
          </w:p>
        </w:tc>
        <w:tc>
          <w:tcPr>
            <w:tcW w:w="667" w:type="pct"/>
            <w:shd w:val="clear" w:color="auto" w:fill="auto"/>
            <w:vAlign w:val="center"/>
          </w:tcPr>
          <w:p w14:paraId="6DB7EFF4"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F2269" w:rsidRPr="00412B93" w:rsidRDefault="001F2269" w:rsidP="00FA7D34">
            <w:pPr>
              <w:snapToGrid w:val="0"/>
              <w:contextualSpacing/>
              <w:jc w:val="center"/>
            </w:pPr>
          </w:p>
        </w:tc>
        <w:tc>
          <w:tcPr>
            <w:tcW w:w="667" w:type="pct"/>
            <w:vAlign w:val="center"/>
          </w:tcPr>
          <w:p w14:paraId="17837D34" w14:textId="77777777" w:rsidR="001F2269" w:rsidRPr="00412B93" w:rsidRDefault="001F2269" w:rsidP="00FA7D34">
            <w:pPr>
              <w:snapToGrid w:val="0"/>
              <w:contextualSpacing/>
              <w:jc w:val="center"/>
            </w:pPr>
          </w:p>
        </w:tc>
      </w:tr>
      <w:tr w:rsidR="001F2269" w:rsidRPr="00412B93" w14:paraId="044AF44D" w14:textId="77777777" w:rsidTr="00A62FCF">
        <w:tc>
          <w:tcPr>
            <w:tcW w:w="416" w:type="pct"/>
            <w:vMerge/>
            <w:shd w:val="clear" w:color="auto" w:fill="auto"/>
            <w:textDirection w:val="tbRlV"/>
            <w:vAlign w:val="center"/>
          </w:tcPr>
          <w:p w14:paraId="4B42163D" w14:textId="77777777" w:rsidR="001F2269" w:rsidRPr="00412B93" w:rsidRDefault="001F2269" w:rsidP="00FA7D34">
            <w:pPr>
              <w:snapToGrid w:val="0"/>
              <w:ind w:left="113" w:right="113"/>
              <w:contextualSpacing/>
              <w:jc w:val="center"/>
            </w:pPr>
          </w:p>
        </w:tc>
        <w:tc>
          <w:tcPr>
            <w:tcW w:w="1249" w:type="pct"/>
            <w:shd w:val="clear" w:color="auto" w:fill="auto"/>
          </w:tcPr>
          <w:p w14:paraId="415C0584" w14:textId="77777777" w:rsidR="001F2269" w:rsidRPr="00412B93" w:rsidRDefault="001F2269"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61BFBC20" w:rsidR="001F2269" w:rsidRPr="00412B93" w:rsidRDefault="00773587"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907F0FD" w14:textId="64F6930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50F29B3" w:rsidR="001F2269" w:rsidRPr="00412B93" w:rsidRDefault="00773587" w:rsidP="00FA7D34">
            <w:pPr>
              <w:snapToGrid w:val="0"/>
              <w:contextualSpacing/>
              <w:jc w:val="center"/>
            </w:pPr>
            <w:r w:rsidRPr="00412B93">
              <w:rPr>
                <w:rFonts w:hint="eastAsia"/>
              </w:rPr>
              <w:t>●</w:t>
            </w:r>
          </w:p>
        </w:tc>
        <w:tc>
          <w:tcPr>
            <w:tcW w:w="667" w:type="pct"/>
            <w:shd w:val="clear" w:color="auto" w:fill="auto"/>
            <w:vAlign w:val="center"/>
          </w:tcPr>
          <w:p w14:paraId="489BF990" w14:textId="77777777" w:rsidR="001F2269" w:rsidRPr="00412B93" w:rsidRDefault="001F2269" w:rsidP="00FA7D34">
            <w:pPr>
              <w:snapToGrid w:val="0"/>
              <w:contextualSpacing/>
              <w:jc w:val="center"/>
            </w:pPr>
          </w:p>
        </w:tc>
        <w:tc>
          <w:tcPr>
            <w:tcW w:w="667" w:type="pct"/>
            <w:vAlign w:val="center"/>
          </w:tcPr>
          <w:p w14:paraId="22C1EA6C" w14:textId="77777777" w:rsidR="001F2269" w:rsidRPr="00412B93" w:rsidRDefault="001F2269" w:rsidP="00FA7D34">
            <w:pPr>
              <w:snapToGrid w:val="0"/>
              <w:contextualSpacing/>
              <w:jc w:val="center"/>
            </w:pPr>
          </w:p>
        </w:tc>
      </w:tr>
      <w:tr w:rsidR="001F2269" w:rsidRPr="00412B93" w14:paraId="2ADEE0D6" w14:textId="77777777" w:rsidTr="00A62FCF">
        <w:tc>
          <w:tcPr>
            <w:tcW w:w="416" w:type="pct"/>
            <w:vMerge/>
            <w:shd w:val="clear" w:color="auto" w:fill="auto"/>
            <w:textDirection w:val="tbRlV"/>
            <w:vAlign w:val="center"/>
          </w:tcPr>
          <w:p w14:paraId="4A8AD0E4" w14:textId="77777777" w:rsidR="001F2269" w:rsidRPr="00412B93" w:rsidRDefault="001F2269" w:rsidP="00FA7D34">
            <w:pPr>
              <w:snapToGrid w:val="0"/>
              <w:ind w:left="113" w:right="113"/>
              <w:contextualSpacing/>
              <w:jc w:val="center"/>
            </w:pPr>
          </w:p>
        </w:tc>
        <w:tc>
          <w:tcPr>
            <w:tcW w:w="1249" w:type="pct"/>
            <w:shd w:val="clear" w:color="auto" w:fill="auto"/>
          </w:tcPr>
          <w:p w14:paraId="4A7C8708" w14:textId="77777777" w:rsidR="001F2269" w:rsidRPr="00412B93" w:rsidRDefault="001F2269"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F2269" w:rsidRPr="00412B93" w:rsidRDefault="001F2269" w:rsidP="00FA7D34">
            <w:pPr>
              <w:snapToGrid w:val="0"/>
              <w:contextualSpacing/>
              <w:jc w:val="center"/>
            </w:pPr>
          </w:p>
        </w:tc>
        <w:tc>
          <w:tcPr>
            <w:tcW w:w="667" w:type="pct"/>
            <w:shd w:val="clear" w:color="auto" w:fill="auto"/>
            <w:vAlign w:val="center"/>
          </w:tcPr>
          <w:p w14:paraId="27ED3E0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F2269" w:rsidRPr="00412B93" w:rsidRDefault="001F2269" w:rsidP="00FA7D34">
            <w:pPr>
              <w:snapToGrid w:val="0"/>
              <w:contextualSpacing/>
              <w:jc w:val="center"/>
            </w:pPr>
          </w:p>
        </w:tc>
        <w:tc>
          <w:tcPr>
            <w:tcW w:w="667" w:type="pct"/>
            <w:vAlign w:val="center"/>
          </w:tcPr>
          <w:p w14:paraId="4E659A57" w14:textId="77777777" w:rsidR="001F2269" w:rsidRPr="00412B93" w:rsidRDefault="001F2269" w:rsidP="00FA7D34">
            <w:pPr>
              <w:snapToGrid w:val="0"/>
              <w:contextualSpacing/>
              <w:jc w:val="center"/>
            </w:pPr>
          </w:p>
        </w:tc>
      </w:tr>
      <w:tr w:rsidR="001F2269" w:rsidRPr="00412B93" w14:paraId="655DF297" w14:textId="77777777" w:rsidTr="00A62FCF">
        <w:tc>
          <w:tcPr>
            <w:tcW w:w="416" w:type="pct"/>
            <w:vMerge/>
            <w:shd w:val="clear" w:color="auto" w:fill="auto"/>
            <w:textDirection w:val="tbRlV"/>
            <w:vAlign w:val="center"/>
          </w:tcPr>
          <w:p w14:paraId="4364346E" w14:textId="77777777" w:rsidR="001F2269" w:rsidRPr="00412B93" w:rsidRDefault="001F2269" w:rsidP="00FA7D34">
            <w:pPr>
              <w:snapToGrid w:val="0"/>
              <w:ind w:left="113" w:right="113"/>
              <w:contextualSpacing/>
              <w:jc w:val="center"/>
            </w:pPr>
          </w:p>
        </w:tc>
        <w:tc>
          <w:tcPr>
            <w:tcW w:w="1249" w:type="pct"/>
            <w:shd w:val="clear" w:color="auto" w:fill="auto"/>
          </w:tcPr>
          <w:p w14:paraId="763C2CC2" w14:textId="77777777" w:rsidR="001F2269" w:rsidRPr="00412B93" w:rsidRDefault="001F2269"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F2269" w:rsidRPr="00412B93" w:rsidRDefault="001F2269" w:rsidP="00FA7D34">
            <w:pPr>
              <w:snapToGrid w:val="0"/>
              <w:contextualSpacing/>
              <w:jc w:val="center"/>
            </w:pPr>
          </w:p>
        </w:tc>
        <w:tc>
          <w:tcPr>
            <w:tcW w:w="667" w:type="pct"/>
            <w:shd w:val="clear" w:color="auto" w:fill="auto"/>
            <w:vAlign w:val="center"/>
          </w:tcPr>
          <w:p w14:paraId="4EE14EDB"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F2269" w:rsidRPr="00412B93" w:rsidRDefault="001F2269" w:rsidP="00FA7D34">
            <w:pPr>
              <w:snapToGrid w:val="0"/>
              <w:contextualSpacing/>
              <w:jc w:val="center"/>
            </w:pPr>
          </w:p>
        </w:tc>
        <w:tc>
          <w:tcPr>
            <w:tcW w:w="667" w:type="pct"/>
            <w:vAlign w:val="center"/>
          </w:tcPr>
          <w:p w14:paraId="1CAAF3F6" w14:textId="77777777" w:rsidR="001F2269" w:rsidRPr="00412B93" w:rsidRDefault="001F2269" w:rsidP="00FA7D34">
            <w:pPr>
              <w:snapToGrid w:val="0"/>
              <w:contextualSpacing/>
              <w:jc w:val="center"/>
            </w:pPr>
          </w:p>
        </w:tc>
      </w:tr>
      <w:tr w:rsidR="001F2269" w:rsidRPr="00412B93" w14:paraId="07D23919" w14:textId="77777777" w:rsidTr="00A62FCF">
        <w:tc>
          <w:tcPr>
            <w:tcW w:w="416" w:type="pct"/>
            <w:vMerge/>
            <w:shd w:val="clear" w:color="auto" w:fill="auto"/>
            <w:textDirection w:val="tbRlV"/>
            <w:vAlign w:val="center"/>
          </w:tcPr>
          <w:p w14:paraId="60307CF8" w14:textId="77777777" w:rsidR="001F2269" w:rsidRPr="00412B93" w:rsidRDefault="001F2269" w:rsidP="00FA7D34">
            <w:pPr>
              <w:snapToGrid w:val="0"/>
              <w:ind w:left="113" w:right="113"/>
              <w:contextualSpacing/>
              <w:jc w:val="center"/>
            </w:pPr>
          </w:p>
        </w:tc>
        <w:tc>
          <w:tcPr>
            <w:tcW w:w="1249" w:type="pct"/>
            <w:tcBorders>
              <w:bottom w:val="single" w:sz="4" w:space="0" w:color="auto"/>
            </w:tcBorders>
            <w:shd w:val="clear" w:color="auto" w:fill="auto"/>
          </w:tcPr>
          <w:p w14:paraId="3F37286F" w14:textId="77777777" w:rsidR="001F2269" w:rsidRPr="00412B93" w:rsidRDefault="001F2269"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F2269" w:rsidRPr="00412B93" w:rsidRDefault="001F2269"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56712380" w:rsidR="001F2269" w:rsidRPr="00412B93" w:rsidRDefault="00F42DE5"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F2269" w:rsidRPr="00412B93" w:rsidRDefault="001F2269" w:rsidP="00FA7D34">
            <w:pPr>
              <w:snapToGrid w:val="0"/>
              <w:contextualSpacing/>
              <w:jc w:val="center"/>
            </w:pPr>
          </w:p>
        </w:tc>
        <w:tc>
          <w:tcPr>
            <w:tcW w:w="667" w:type="pct"/>
            <w:tcBorders>
              <w:bottom w:val="single" w:sz="4" w:space="0" w:color="auto"/>
            </w:tcBorders>
            <w:vAlign w:val="center"/>
          </w:tcPr>
          <w:p w14:paraId="511AAFAC" w14:textId="77777777" w:rsidR="001F2269" w:rsidRPr="00412B93" w:rsidRDefault="001F2269" w:rsidP="00FA7D34">
            <w:pPr>
              <w:snapToGrid w:val="0"/>
              <w:contextualSpacing/>
              <w:jc w:val="center"/>
            </w:pPr>
          </w:p>
        </w:tc>
      </w:tr>
      <w:tr w:rsidR="0014269E" w:rsidRPr="00412B93" w14:paraId="3739E751" w14:textId="77777777" w:rsidTr="00A62FCF">
        <w:trPr>
          <w:trHeight w:val="356"/>
        </w:trPr>
        <w:tc>
          <w:tcPr>
            <w:tcW w:w="416"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7"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A603B6D" w14:textId="08FC591D" w:rsidR="00186D28" w:rsidRPr="00412B93" w:rsidRDefault="00186D28" w:rsidP="00FA7D34">
      <w:pPr>
        <w:pStyle w:val="afd"/>
        <w:ind w:left="280" w:right="280"/>
      </w:pPr>
      <w:bookmarkStart w:id="43" w:name="_Toc167232767"/>
      <w:r w:rsidRPr="00412B93">
        <w:rPr>
          <w:rFonts w:hint="eastAsia"/>
        </w:rPr>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723268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723268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0AE9218F" w14:textId="41EAEFBF" w:rsidR="005E4707" w:rsidRDefault="005E4707" w:rsidP="00FA7D34">
      <w:pPr>
        <w:snapToGrid w:val="0"/>
        <w:contextualSpacing/>
        <w:jc w:val="both"/>
        <w:rPr>
          <w:rFonts w:cs="BiauKai"/>
          <w:noProof/>
          <w:color w:val="000000"/>
          <w:kern w:val="0"/>
          <w:sz w:val="32"/>
          <w:szCs w:val="32"/>
          <w14:ligatures w14:val="standardContextual"/>
        </w:rPr>
      </w:pPr>
    </w:p>
    <w:p w14:paraId="793E0BBA" w14:textId="1C641D3A" w:rsidR="00D634C3" w:rsidRDefault="00D634C3" w:rsidP="00FA7D34">
      <w:pPr>
        <w:snapToGrid w:val="0"/>
        <w:contextualSpacing/>
        <w:jc w:val="both"/>
        <w:rPr>
          <w:rFonts w:cs="BiauKai"/>
          <w:noProof/>
          <w:color w:val="000000"/>
          <w:kern w:val="0"/>
          <w:sz w:val="32"/>
          <w:szCs w:val="32"/>
          <w14:ligatures w14:val="standardContextual"/>
        </w:rPr>
      </w:pPr>
      <w:r>
        <w:rPr>
          <w:rFonts w:cs="BiauKai" w:hint="eastAsia"/>
          <w:noProof/>
          <w:color w:val="000000"/>
          <w:kern w:val="0"/>
          <w:sz w:val="32"/>
          <w:szCs w:val="32"/>
          <w14:ligatures w14:val="standardContextual"/>
        </w:rPr>
        <w:drawing>
          <wp:inline distT="0" distB="0" distL="0" distR="0" wp14:anchorId="47C1EBE6" wp14:editId="50615AF3">
            <wp:extent cx="6479540" cy="3150235"/>
            <wp:effectExtent l="0" t="0" r="0" b="0"/>
            <wp:docPr id="2017208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8839" name="圖片 2017208839"/>
                    <pic:cNvPicPr/>
                  </pic:nvPicPr>
                  <pic:blipFill>
                    <a:blip r:embed="rId21">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723271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723268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723268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7232768"/>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43E3BD84" w:rsidR="00090E9A" w:rsidRPr="00412B93" w:rsidRDefault="00090E9A" w:rsidP="00FA7D34">
            <w:pPr>
              <w:widowControl/>
              <w:snapToGrid w:val="0"/>
              <w:contextualSpacing/>
              <w:rPr>
                <w:rFonts w:cs="新細明體"/>
                <w:kern w:val="0"/>
              </w:rPr>
            </w:pPr>
            <w:r w:rsidRPr="00412B93">
              <w:rPr>
                <w:rFonts w:cs="Arial"/>
                <w:color w:val="000000"/>
                <w:kern w:val="0"/>
              </w:rPr>
              <w:t>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12EA42C7" w:rsidR="00090E9A" w:rsidRPr="00412B93" w:rsidRDefault="00090E9A" w:rsidP="00FA7D34">
            <w:pPr>
              <w:widowControl/>
              <w:snapToGrid w:val="0"/>
              <w:contextualSpacing/>
              <w:rPr>
                <w:rFonts w:cs="新細明體"/>
                <w:kern w:val="0"/>
              </w:rPr>
            </w:pPr>
            <w:r w:rsidRPr="00412B93">
              <w:rPr>
                <w:rFonts w:cs="Arial"/>
                <w:color w:val="000000"/>
                <w:kern w:val="0"/>
              </w:rPr>
              <w:t>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723268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0F43F58C"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00571094">
        <w:rPr>
          <w:rFonts w:cs="BiauKai"/>
          <w:color w:val="000000"/>
          <w:kern w:val="0"/>
          <w:szCs w:val="28"/>
          <w14:ligatures w14:val="standardContextual"/>
        </w:rPr>
        <w:t>o</w:t>
      </w:r>
      <w:r w:rsidRPr="00412B93">
        <w:rPr>
          <w:rFonts w:cs="BiauKai" w:hint="eastAsia"/>
          <w:color w:val="000000"/>
          <w:kern w:val="0"/>
          <w:szCs w:val="28"/>
          <w14:ligatures w14:val="standardContextual"/>
        </w:rPr>
        <w:t>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723269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723269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07680948" w:rsidR="007E24BF" w:rsidRPr="00E83FEB" w:rsidRDefault="00640406" w:rsidP="005D1A83">
      <w:pPr>
        <w:jc w:val="center"/>
      </w:pPr>
      <w:r>
        <w:rPr>
          <w:noProof/>
          <w14:ligatures w14:val="standardContextual"/>
        </w:rPr>
        <w:drawing>
          <wp:inline distT="0" distB="0" distL="0" distR="0" wp14:anchorId="3D38C45B" wp14:editId="18487B8F">
            <wp:extent cx="4406900" cy="7404100"/>
            <wp:effectExtent l="0" t="0" r="0" b="0"/>
            <wp:docPr id="9439467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6762" name="圖片 943946762"/>
                    <pic:cNvPicPr/>
                  </pic:nvPicPr>
                  <pic:blipFill>
                    <a:blip r:embed="rId22">
                      <a:extLst>
                        <a:ext uri="{28A0092B-C50C-407E-A947-70E740481C1C}">
                          <a14:useLocalDpi xmlns:a14="http://schemas.microsoft.com/office/drawing/2010/main" val="0"/>
                        </a:ext>
                      </a:extLst>
                    </a:blip>
                    <a:stretch>
                      <a:fillRect/>
                    </a:stretch>
                  </pic:blipFill>
                  <pic:spPr>
                    <a:xfrm>
                      <a:off x="0" y="0"/>
                      <a:ext cx="4406900" cy="7404100"/>
                    </a:xfrm>
                    <a:prstGeom prst="rect">
                      <a:avLst/>
                    </a:prstGeom>
                  </pic:spPr>
                </pic:pic>
              </a:graphicData>
            </a:graphic>
          </wp:inline>
        </w:drawing>
      </w:r>
    </w:p>
    <w:p w14:paraId="4612CBAB" w14:textId="66CD8569" w:rsidR="002A5A3E" w:rsidRPr="00640406" w:rsidRDefault="007E24BF" w:rsidP="00640406">
      <w:pPr>
        <w:pStyle w:val="afa"/>
        <w:snapToGrid w:val="0"/>
        <w:ind w:left="280" w:right="280"/>
        <w:rPr>
          <w:ins w:id="53" w:author="東圻 周" w:date="2024-05-22T01:07:00Z"/>
          <w:rFonts w:hint="eastAsia"/>
        </w:rPr>
      </w:pPr>
      <w:bookmarkStart w:id="54" w:name="_Toc16723271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4"/>
    </w:p>
    <w:p w14:paraId="53F02B1D" w14:textId="4BA081A8" w:rsidR="00E83FEB" w:rsidRDefault="00640406" w:rsidP="005D1A83">
      <w:pPr>
        <w:jc w:val="center"/>
      </w:pPr>
      <w:r>
        <w:rPr>
          <w:noProof/>
          <w14:ligatures w14:val="standardContextual"/>
        </w:rPr>
        <w:lastRenderedPageBreak/>
        <w:drawing>
          <wp:inline distT="0" distB="0" distL="0" distR="0" wp14:anchorId="679AECB6" wp14:editId="68FA564C">
            <wp:extent cx="6479540" cy="6336665"/>
            <wp:effectExtent l="0" t="0" r="0" b="635"/>
            <wp:docPr id="7314996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9670" name="圖片 731499670"/>
                    <pic:cNvPicPr/>
                  </pic:nvPicPr>
                  <pic:blipFill>
                    <a:blip r:embed="rId23">
                      <a:extLst>
                        <a:ext uri="{28A0092B-C50C-407E-A947-70E740481C1C}">
                          <a14:useLocalDpi xmlns:a14="http://schemas.microsoft.com/office/drawing/2010/main" val="0"/>
                        </a:ext>
                      </a:extLst>
                    </a:blip>
                    <a:stretch>
                      <a:fillRect/>
                    </a:stretch>
                  </pic:blipFill>
                  <pic:spPr>
                    <a:xfrm>
                      <a:off x="0" y="0"/>
                      <a:ext cx="6479540" cy="6336665"/>
                    </a:xfrm>
                    <a:prstGeom prst="rect">
                      <a:avLst/>
                    </a:prstGeom>
                  </pic:spPr>
                </pic:pic>
              </a:graphicData>
            </a:graphic>
          </wp:inline>
        </w:drawing>
      </w:r>
    </w:p>
    <w:p w14:paraId="0201D628" w14:textId="79ECAE57" w:rsidR="00E83FEB" w:rsidRPr="00D57C78" w:rsidRDefault="007B449B" w:rsidP="005D65E3">
      <w:pPr>
        <w:pStyle w:val="afa"/>
        <w:snapToGrid w:val="0"/>
        <w:ind w:left="280" w:right="280"/>
      </w:pPr>
      <w:bookmarkStart w:id="55" w:name="_Toc16723271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5"/>
    </w:p>
    <w:p w14:paraId="11E193D1" w14:textId="3B3E0DF4" w:rsidR="00E83FEB" w:rsidRDefault="00E83FEB" w:rsidP="00FA7D34">
      <w:pPr>
        <w:widowControl/>
        <w:snapToGrid w:val="0"/>
        <w:jc w:val="center"/>
      </w:pPr>
    </w:p>
    <w:p w14:paraId="423294DE" w14:textId="722C8A38" w:rsidR="00640406" w:rsidRDefault="00640406" w:rsidP="00FA7D34">
      <w:pPr>
        <w:widowControl/>
        <w:snapToGrid w:val="0"/>
        <w:jc w:val="center"/>
        <w:rPr>
          <w:rFonts w:hint="eastAsia"/>
        </w:rPr>
      </w:pPr>
      <w:r>
        <w:rPr>
          <w:rFonts w:hint="eastAsia"/>
          <w:noProof/>
          <w14:ligatures w14:val="standardContextual"/>
        </w:rPr>
        <w:lastRenderedPageBreak/>
        <w:drawing>
          <wp:inline distT="0" distB="0" distL="0" distR="0" wp14:anchorId="31BF6E7F" wp14:editId="699BF52B">
            <wp:extent cx="6479540" cy="3178175"/>
            <wp:effectExtent l="0" t="0" r="0" b="0"/>
            <wp:docPr id="2005531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3121" name="圖片 2005531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178175"/>
                    </a:xfrm>
                    <a:prstGeom prst="rect">
                      <a:avLst/>
                    </a:prstGeom>
                  </pic:spPr>
                </pic:pic>
              </a:graphicData>
            </a:graphic>
          </wp:inline>
        </w:drawing>
      </w:r>
    </w:p>
    <w:p w14:paraId="3FE6B7D1" w14:textId="076B1EEE" w:rsidR="007E24BF" w:rsidRDefault="007E24BF" w:rsidP="005D1A83">
      <w:pPr>
        <w:pStyle w:val="afa"/>
        <w:ind w:left="280" w:right="280"/>
      </w:pPr>
      <w:bookmarkStart w:id="56" w:name="_Toc167232719"/>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6"/>
    </w:p>
    <w:p w14:paraId="5465E5E1" w14:textId="0267A258" w:rsidR="002A5A3E" w:rsidRDefault="002A5A3E">
      <w:pPr>
        <w:widowControl/>
        <w:spacing w:after="160" w:line="278" w:lineRule="auto"/>
        <w:rPr>
          <w:rFonts w:ascii="新細明體" w:eastAsia="新細明體" w:hAnsi="新細明體" w:cs="新細明體"/>
          <w:kern w:val="0"/>
          <w:sz w:val="24"/>
        </w:rPr>
      </w:pPr>
      <w:r>
        <w:rPr>
          <w:rFonts w:ascii="新細明體" w:eastAsia="新細明體" w:hAnsi="新細明體" w:cs="新細明體"/>
          <w:kern w:val="0"/>
          <w:sz w:val="24"/>
        </w:rPr>
        <w:br w:type="page"/>
      </w:r>
    </w:p>
    <w:p w14:paraId="00046C27" w14:textId="4BD7A7A5" w:rsidR="00E83FEB" w:rsidRDefault="00E83FEB" w:rsidP="00FA7D34">
      <w:pPr>
        <w:widowControl/>
        <w:snapToGrid w:val="0"/>
        <w:jc w:val="center"/>
      </w:pPr>
    </w:p>
    <w:p w14:paraId="575C8026" w14:textId="03695F7C" w:rsidR="00640406" w:rsidRDefault="00640406" w:rsidP="00FA7D34">
      <w:pPr>
        <w:widowControl/>
        <w:snapToGrid w:val="0"/>
        <w:jc w:val="center"/>
        <w:rPr>
          <w:rFonts w:hint="eastAsia"/>
        </w:rPr>
      </w:pPr>
      <w:r>
        <w:rPr>
          <w:rFonts w:hint="eastAsia"/>
          <w:noProof/>
          <w14:ligatures w14:val="standardContextual"/>
        </w:rPr>
        <w:drawing>
          <wp:inline distT="0" distB="0" distL="0" distR="0" wp14:anchorId="7C80D4BC" wp14:editId="2B474E84">
            <wp:extent cx="6479540" cy="4933950"/>
            <wp:effectExtent l="0" t="0" r="0" b="6350"/>
            <wp:docPr id="90999518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5181" name="圖片 9099951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4933950"/>
                    </a:xfrm>
                    <a:prstGeom prst="rect">
                      <a:avLst/>
                    </a:prstGeom>
                  </pic:spPr>
                </pic:pic>
              </a:graphicData>
            </a:graphic>
          </wp:inline>
        </w:drawing>
      </w:r>
    </w:p>
    <w:p w14:paraId="684FC67B" w14:textId="731EE7E0" w:rsidR="007E24BF" w:rsidRDefault="007E24BF" w:rsidP="005D1A83">
      <w:pPr>
        <w:pStyle w:val="afa"/>
        <w:ind w:left="280" w:right="280"/>
      </w:pPr>
      <w:bookmarkStart w:id="57" w:name="_Toc167232720"/>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7"/>
    </w:p>
    <w:p w14:paraId="19AF2A69" w14:textId="4CC4474A" w:rsidR="002A5A3E" w:rsidRDefault="002A5A3E">
      <w:pPr>
        <w:widowControl/>
        <w:spacing w:after="160" w:line="278" w:lineRule="auto"/>
        <w:rPr>
          <w:rFonts w:cs="BiauKai"/>
          <w:color w:val="000000"/>
          <w:kern w:val="0"/>
          <w:sz w:val="32"/>
          <w:szCs w:val="32"/>
          <w14:ligatures w14:val="standardContextual"/>
        </w:rPr>
      </w:pPr>
      <w:r>
        <w:br w:type="page"/>
      </w:r>
    </w:p>
    <w:p w14:paraId="20EFBE46" w14:textId="77777777" w:rsidR="00E83FEB" w:rsidDel="00B9416C" w:rsidRDefault="00E83FEB" w:rsidP="00FA7D34">
      <w:pPr>
        <w:widowControl/>
        <w:snapToGrid w:val="0"/>
        <w:jc w:val="center"/>
        <w:rPr>
          <w:del w:id="58" w:author="東圻 周" w:date="2024-05-21T21:53:00Z"/>
        </w:rPr>
      </w:pPr>
    </w:p>
    <w:p w14:paraId="39885032" w14:textId="63E33255" w:rsidR="00A13A93" w:rsidRPr="00E83FEB" w:rsidDel="00B9416C" w:rsidRDefault="00E83FEB" w:rsidP="005D1A83">
      <w:pPr>
        <w:pStyle w:val="afa"/>
        <w:ind w:left="280" w:right="280"/>
        <w:rPr>
          <w:del w:id="59" w:author="東圻 周" w:date="2024-05-21T21:53:00Z"/>
        </w:rPr>
      </w:pPr>
      <w:del w:id="60" w:author="東圻 周" w:date="2024-05-21T21:53:00Z">
        <w:r w:rsidRPr="00412B93" w:rsidDel="00B9416C">
          <w:rPr>
            <w:rFonts w:hint="eastAsia"/>
          </w:rPr>
          <w:delText>圖</w:delText>
        </w:r>
        <w:r w:rsidRPr="00412B93" w:rsidDel="00B9416C">
          <w:rPr>
            <w:rFonts w:hint="eastAsia"/>
          </w:rPr>
          <w:delText>6-1-</w:delText>
        </w:r>
        <w:r w:rsidDel="00B9416C">
          <w:delText>6</w:delText>
        </w:r>
        <w:r w:rsidRPr="00412B93" w:rsidDel="00B9416C">
          <w:rPr>
            <w:rFonts w:hint="eastAsia"/>
          </w:rPr>
          <w:delText>、</w:delText>
        </w:r>
        <w:r w:rsidRPr="00412B93" w:rsidDel="00B9416C">
          <w:rPr>
            <w:rFonts w:hint="eastAsia"/>
          </w:rPr>
          <w:delText>DFD</w:delText>
        </w:r>
        <w:r w:rsidRPr="00412B93" w:rsidDel="00B9416C">
          <w:rPr>
            <w:rFonts w:hint="eastAsia"/>
          </w:rPr>
          <w:delText>圖</w:delText>
        </w:r>
        <w:r w:rsidDel="00B9416C">
          <w:rPr>
            <w:rFonts w:hint="eastAsia"/>
          </w:rPr>
          <w:delText>3</w:delText>
        </w:r>
        <w:r w:rsidDel="00B9416C">
          <w:delText>.1</w:delText>
        </w:r>
      </w:del>
    </w:p>
    <w:p w14:paraId="21017179" w14:textId="1E0ED57A" w:rsidR="00693647" w:rsidRPr="00412B93" w:rsidRDefault="00222B29" w:rsidP="00FA7D34">
      <w:pPr>
        <w:pStyle w:val="1-1"/>
        <w:rPr>
          <w:color w:val="FF0000"/>
        </w:rPr>
      </w:pPr>
      <w:bookmarkStart w:id="61" w:name="_Toc16723269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61"/>
    </w:p>
    <w:p w14:paraId="1DE445C0" w14:textId="77777777" w:rsidR="00693647" w:rsidRPr="00412B93" w:rsidRDefault="00693647" w:rsidP="005D1A83"/>
    <w:p w14:paraId="5B1C84EC" w14:textId="77777777" w:rsidR="00B9416C" w:rsidRDefault="00B9416C" w:rsidP="00B9416C">
      <w:pPr>
        <w:pStyle w:val="afd"/>
        <w:ind w:left="280" w:right="280"/>
        <w:rPr>
          <w:ins w:id="62" w:author="東圻 周" w:date="2024-05-21T21:52:00Z"/>
        </w:rPr>
      </w:pPr>
      <w:bookmarkStart w:id="63" w:name="_Toc167232769"/>
      <w:bookmarkStart w:id="64" w:name="_Toc166528871"/>
      <w:ins w:id="65" w:author="東圻 周" w:date="2024-05-21T21:52:00Z">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63"/>
      </w:ins>
    </w:p>
    <w:tbl>
      <w:tblPr>
        <w:tblStyle w:val="af4"/>
        <w:tblW w:w="0" w:type="auto"/>
        <w:tblLook w:val="04A0" w:firstRow="1" w:lastRow="0" w:firstColumn="1" w:lastColumn="0" w:noHBand="0" w:noVBand="1"/>
      </w:tblPr>
      <w:tblGrid>
        <w:gridCol w:w="1555"/>
        <w:gridCol w:w="2409"/>
        <w:gridCol w:w="1701"/>
        <w:gridCol w:w="4529"/>
      </w:tblGrid>
      <w:tr w:rsidR="00B9416C" w14:paraId="595698C8" w14:textId="77777777" w:rsidTr="0003556A">
        <w:trPr>
          <w:ins w:id="66" w:author="東圻 周" w:date="2024-05-21T21:52:00Z"/>
        </w:trPr>
        <w:tc>
          <w:tcPr>
            <w:tcW w:w="1555" w:type="dxa"/>
            <w:shd w:val="clear" w:color="auto" w:fill="D9D9D9" w:themeFill="background1" w:themeFillShade="D9"/>
            <w:vAlign w:val="center"/>
          </w:tcPr>
          <w:p w14:paraId="70242786" w14:textId="77777777" w:rsidR="00B9416C" w:rsidRDefault="00B9416C" w:rsidP="0003556A">
            <w:pPr>
              <w:snapToGrid w:val="0"/>
              <w:jc w:val="center"/>
              <w:rPr>
                <w:ins w:id="67" w:author="東圻 周" w:date="2024-05-21T21:52:00Z"/>
              </w:rPr>
            </w:pPr>
            <w:ins w:id="68" w:author="東圻 周" w:date="2024-05-21T21:52:00Z">
              <w:r>
                <w:rPr>
                  <w:rFonts w:hint="eastAsia"/>
                </w:rPr>
                <w:t>編號</w:t>
              </w:r>
            </w:ins>
          </w:p>
        </w:tc>
        <w:tc>
          <w:tcPr>
            <w:tcW w:w="2409" w:type="dxa"/>
            <w:vAlign w:val="center"/>
          </w:tcPr>
          <w:p w14:paraId="360D3F0F" w14:textId="77777777" w:rsidR="00B9416C" w:rsidRPr="003A222D" w:rsidRDefault="00B9416C" w:rsidP="0003556A">
            <w:pPr>
              <w:snapToGrid w:val="0"/>
              <w:jc w:val="center"/>
              <w:rPr>
                <w:ins w:id="69" w:author="東圻 周" w:date="2024-05-21T21:52:00Z"/>
              </w:rPr>
            </w:pPr>
            <w:ins w:id="70" w:author="東圻 周" w:date="2024-05-21T21:52:00Z">
              <w:r>
                <w:rPr>
                  <w:rFonts w:hint="eastAsia"/>
                </w:rPr>
                <w:t>1</w:t>
              </w:r>
            </w:ins>
          </w:p>
        </w:tc>
        <w:tc>
          <w:tcPr>
            <w:tcW w:w="1701" w:type="dxa"/>
            <w:shd w:val="clear" w:color="auto" w:fill="D9D9D9" w:themeFill="background1" w:themeFillShade="D9"/>
            <w:vAlign w:val="center"/>
          </w:tcPr>
          <w:p w14:paraId="3538F432" w14:textId="77777777" w:rsidR="00B9416C" w:rsidRDefault="00B9416C" w:rsidP="0003556A">
            <w:pPr>
              <w:snapToGrid w:val="0"/>
              <w:jc w:val="center"/>
              <w:rPr>
                <w:ins w:id="71" w:author="東圻 周" w:date="2024-05-21T21:52:00Z"/>
              </w:rPr>
            </w:pPr>
            <w:ins w:id="72" w:author="東圻 周" w:date="2024-05-21T21:52:00Z">
              <w:r>
                <w:rPr>
                  <w:rFonts w:hint="eastAsia"/>
                </w:rPr>
                <w:t>功能名稱</w:t>
              </w:r>
            </w:ins>
          </w:p>
        </w:tc>
        <w:tc>
          <w:tcPr>
            <w:tcW w:w="4529" w:type="dxa"/>
            <w:vAlign w:val="center"/>
          </w:tcPr>
          <w:p w14:paraId="64FD0285" w14:textId="77777777" w:rsidR="00B9416C" w:rsidRDefault="00B9416C" w:rsidP="0003556A">
            <w:pPr>
              <w:snapToGrid w:val="0"/>
              <w:jc w:val="center"/>
              <w:rPr>
                <w:ins w:id="73" w:author="東圻 周" w:date="2024-05-21T21:52:00Z"/>
              </w:rPr>
            </w:pPr>
            <w:ins w:id="74" w:author="東圻 周" w:date="2024-05-21T21:52:00Z">
              <w:r>
                <w:rPr>
                  <w:rFonts w:hint="eastAsia"/>
                </w:rPr>
                <w:t>求救</w:t>
              </w:r>
            </w:ins>
          </w:p>
        </w:tc>
      </w:tr>
      <w:tr w:rsidR="00B9416C" w14:paraId="358BA39E" w14:textId="77777777" w:rsidTr="0003556A">
        <w:trPr>
          <w:ins w:id="75" w:author="東圻 周" w:date="2024-05-21T21:52:00Z"/>
        </w:trPr>
        <w:tc>
          <w:tcPr>
            <w:tcW w:w="1555" w:type="dxa"/>
            <w:shd w:val="clear" w:color="auto" w:fill="D9D9D9" w:themeFill="background1" w:themeFillShade="D9"/>
          </w:tcPr>
          <w:p w14:paraId="6A302325" w14:textId="77777777" w:rsidR="00B9416C" w:rsidRDefault="00B9416C" w:rsidP="0003556A">
            <w:pPr>
              <w:snapToGrid w:val="0"/>
              <w:jc w:val="center"/>
              <w:rPr>
                <w:ins w:id="76" w:author="東圻 周" w:date="2024-05-21T21:52:00Z"/>
              </w:rPr>
            </w:pPr>
            <w:ins w:id="77" w:author="東圻 周" w:date="2024-05-21T21:52:00Z">
              <w:r>
                <w:rPr>
                  <w:rFonts w:hint="eastAsia"/>
                </w:rPr>
                <w:t>功能說明</w:t>
              </w:r>
            </w:ins>
          </w:p>
        </w:tc>
        <w:tc>
          <w:tcPr>
            <w:tcW w:w="8639" w:type="dxa"/>
            <w:gridSpan w:val="3"/>
          </w:tcPr>
          <w:p w14:paraId="53C13142" w14:textId="77777777" w:rsidR="00B9416C" w:rsidRDefault="00B9416C" w:rsidP="0003556A">
            <w:pPr>
              <w:snapToGrid w:val="0"/>
              <w:rPr>
                <w:ins w:id="78" w:author="東圻 周" w:date="2024-05-21T21:52:00Z"/>
              </w:rPr>
            </w:pPr>
            <w:ins w:id="79" w:author="東圻 周" w:date="2024-05-21T21:52:00Z">
              <w:r>
                <w:rPr>
                  <w:rFonts w:hint="eastAsia"/>
                </w:rPr>
                <w:t>長者發生危機事件進行求救</w:t>
              </w:r>
            </w:ins>
          </w:p>
        </w:tc>
      </w:tr>
      <w:tr w:rsidR="00B9416C" w14:paraId="6048ECCC" w14:textId="77777777" w:rsidTr="0003556A">
        <w:trPr>
          <w:ins w:id="80" w:author="東圻 周" w:date="2024-05-21T21:52:00Z"/>
        </w:trPr>
        <w:tc>
          <w:tcPr>
            <w:tcW w:w="1555" w:type="dxa"/>
            <w:shd w:val="clear" w:color="auto" w:fill="D9D9D9" w:themeFill="background1" w:themeFillShade="D9"/>
          </w:tcPr>
          <w:p w14:paraId="4910BACA" w14:textId="77777777" w:rsidR="00B9416C" w:rsidRDefault="00B9416C" w:rsidP="0003556A">
            <w:pPr>
              <w:snapToGrid w:val="0"/>
              <w:jc w:val="center"/>
              <w:rPr>
                <w:ins w:id="81" w:author="東圻 周" w:date="2024-05-21T21:52:00Z"/>
              </w:rPr>
            </w:pPr>
            <w:ins w:id="82" w:author="東圻 周" w:date="2024-05-21T21:52:00Z">
              <w:r>
                <w:rPr>
                  <w:rFonts w:hint="eastAsia"/>
                </w:rPr>
                <w:t>輸入值</w:t>
              </w:r>
            </w:ins>
          </w:p>
        </w:tc>
        <w:tc>
          <w:tcPr>
            <w:tcW w:w="8639" w:type="dxa"/>
            <w:gridSpan w:val="3"/>
          </w:tcPr>
          <w:p w14:paraId="21DAC1C8" w14:textId="77777777" w:rsidR="00B9416C" w:rsidRDefault="00B9416C" w:rsidP="0003556A">
            <w:pPr>
              <w:snapToGrid w:val="0"/>
              <w:rPr>
                <w:ins w:id="83" w:author="東圻 周" w:date="2024-05-21T21:52:00Z"/>
              </w:rPr>
            </w:pPr>
            <w:ins w:id="84" w:author="東圻 周" w:date="2024-05-21T21:52:00Z">
              <w:r>
                <w:rPr>
                  <w:rFonts w:hint="eastAsia"/>
                </w:rPr>
                <w:t>定位資料、即時影像</w:t>
              </w:r>
            </w:ins>
          </w:p>
        </w:tc>
      </w:tr>
      <w:tr w:rsidR="00B9416C" w14:paraId="15A6D9C9" w14:textId="77777777" w:rsidTr="0003556A">
        <w:trPr>
          <w:ins w:id="85" w:author="東圻 周" w:date="2024-05-21T21:52:00Z"/>
        </w:trPr>
        <w:tc>
          <w:tcPr>
            <w:tcW w:w="1555" w:type="dxa"/>
            <w:shd w:val="clear" w:color="auto" w:fill="D9D9D9" w:themeFill="background1" w:themeFillShade="D9"/>
          </w:tcPr>
          <w:p w14:paraId="68B13176" w14:textId="77777777" w:rsidR="00B9416C" w:rsidRDefault="00B9416C" w:rsidP="0003556A">
            <w:pPr>
              <w:snapToGrid w:val="0"/>
              <w:jc w:val="center"/>
              <w:rPr>
                <w:ins w:id="86" w:author="東圻 周" w:date="2024-05-21T21:52:00Z"/>
              </w:rPr>
            </w:pPr>
            <w:ins w:id="87" w:author="東圻 周" w:date="2024-05-21T21:52:00Z">
              <w:r>
                <w:rPr>
                  <w:rFonts w:hint="eastAsia"/>
                </w:rPr>
                <w:t>輸出值</w:t>
              </w:r>
            </w:ins>
          </w:p>
        </w:tc>
        <w:tc>
          <w:tcPr>
            <w:tcW w:w="8639" w:type="dxa"/>
            <w:gridSpan w:val="3"/>
          </w:tcPr>
          <w:p w14:paraId="70C37686" w14:textId="77777777" w:rsidR="00B9416C" w:rsidRDefault="00B9416C" w:rsidP="0003556A">
            <w:pPr>
              <w:snapToGrid w:val="0"/>
              <w:rPr>
                <w:ins w:id="88" w:author="東圻 周" w:date="2024-05-21T21:52:00Z"/>
              </w:rPr>
            </w:pPr>
            <w:ins w:id="89" w:author="東圻 周" w:date="2024-05-21T21:52:00Z">
              <w:r>
                <w:rPr>
                  <w:rFonts w:hint="eastAsia"/>
                </w:rPr>
                <w:t>求救事件通知及資訊</w:t>
              </w:r>
            </w:ins>
          </w:p>
        </w:tc>
      </w:tr>
    </w:tbl>
    <w:p w14:paraId="3CFDA519" w14:textId="77777777" w:rsidR="00B9416C" w:rsidRDefault="00B9416C" w:rsidP="00B9416C">
      <w:pPr>
        <w:snapToGrid w:val="0"/>
        <w:rPr>
          <w:ins w:id="90" w:author="東圻 周" w:date="2024-05-21T21:52:00Z"/>
        </w:rPr>
      </w:pPr>
    </w:p>
    <w:p w14:paraId="69B388F2" w14:textId="77777777" w:rsidR="00B9416C" w:rsidRDefault="00B9416C" w:rsidP="00B9416C">
      <w:pPr>
        <w:pStyle w:val="afd"/>
        <w:ind w:left="280" w:right="280"/>
        <w:rPr>
          <w:ins w:id="91" w:author="東圻 周" w:date="2024-05-21T21:52:00Z"/>
        </w:rPr>
      </w:pPr>
      <w:bookmarkStart w:id="92" w:name="_Toc167232770"/>
      <w:ins w:id="93" w:author="東圻 周" w:date="2024-05-21T21:52:00Z">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92"/>
      </w:ins>
    </w:p>
    <w:tbl>
      <w:tblPr>
        <w:tblStyle w:val="af4"/>
        <w:tblW w:w="0" w:type="auto"/>
        <w:tblLook w:val="04A0" w:firstRow="1" w:lastRow="0" w:firstColumn="1" w:lastColumn="0" w:noHBand="0" w:noVBand="1"/>
      </w:tblPr>
      <w:tblGrid>
        <w:gridCol w:w="1555"/>
        <w:gridCol w:w="2409"/>
        <w:gridCol w:w="1701"/>
        <w:gridCol w:w="4529"/>
      </w:tblGrid>
      <w:tr w:rsidR="00B9416C" w14:paraId="0F128EB5" w14:textId="77777777" w:rsidTr="0003556A">
        <w:trPr>
          <w:ins w:id="94" w:author="東圻 周" w:date="2024-05-21T21:52:00Z"/>
        </w:trPr>
        <w:tc>
          <w:tcPr>
            <w:tcW w:w="1555" w:type="dxa"/>
            <w:shd w:val="clear" w:color="auto" w:fill="D9D9D9" w:themeFill="background1" w:themeFillShade="D9"/>
            <w:vAlign w:val="center"/>
          </w:tcPr>
          <w:p w14:paraId="27999617" w14:textId="77777777" w:rsidR="00B9416C" w:rsidRDefault="00B9416C" w:rsidP="0003556A">
            <w:pPr>
              <w:snapToGrid w:val="0"/>
              <w:jc w:val="center"/>
              <w:rPr>
                <w:ins w:id="95" w:author="東圻 周" w:date="2024-05-21T21:52:00Z"/>
              </w:rPr>
            </w:pPr>
            <w:ins w:id="96" w:author="東圻 周" w:date="2024-05-21T21:52:00Z">
              <w:r>
                <w:rPr>
                  <w:rFonts w:hint="eastAsia"/>
                </w:rPr>
                <w:t>編號</w:t>
              </w:r>
            </w:ins>
          </w:p>
        </w:tc>
        <w:tc>
          <w:tcPr>
            <w:tcW w:w="2409" w:type="dxa"/>
            <w:vAlign w:val="center"/>
          </w:tcPr>
          <w:p w14:paraId="4A1FB297" w14:textId="77777777" w:rsidR="00B9416C" w:rsidRPr="003A222D" w:rsidRDefault="00B9416C" w:rsidP="0003556A">
            <w:pPr>
              <w:snapToGrid w:val="0"/>
              <w:jc w:val="center"/>
              <w:rPr>
                <w:ins w:id="97" w:author="東圻 周" w:date="2024-05-21T21:52:00Z"/>
              </w:rPr>
            </w:pPr>
            <w:ins w:id="98" w:author="東圻 周" w:date="2024-05-21T21:52:00Z">
              <w:r>
                <w:rPr>
                  <w:rFonts w:hint="eastAsia"/>
                </w:rPr>
                <w:t>1.1</w:t>
              </w:r>
            </w:ins>
          </w:p>
        </w:tc>
        <w:tc>
          <w:tcPr>
            <w:tcW w:w="1701" w:type="dxa"/>
            <w:shd w:val="clear" w:color="auto" w:fill="D9D9D9" w:themeFill="background1" w:themeFillShade="D9"/>
            <w:vAlign w:val="center"/>
          </w:tcPr>
          <w:p w14:paraId="3D133A93" w14:textId="77777777" w:rsidR="00B9416C" w:rsidRDefault="00B9416C" w:rsidP="0003556A">
            <w:pPr>
              <w:snapToGrid w:val="0"/>
              <w:jc w:val="center"/>
              <w:rPr>
                <w:ins w:id="99" w:author="東圻 周" w:date="2024-05-21T21:52:00Z"/>
              </w:rPr>
            </w:pPr>
            <w:ins w:id="100" w:author="東圻 周" w:date="2024-05-21T21:52:00Z">
              <w:r>
                <w:rPr>
                  <w:rFonts w:hint="eastAsia"/>
                </w:rPr>
                <w:t>功能名稱</w:t>
              </w:r>
            </w:ins>
          </w:p>
        </w:tc>
        <w:tc>
          <w:tcPr>
            <w:tcW w:w="4529" w:type="dxa"/>
            <w:vAlign w:val="center"/>
          </w:tcPr>
          <w:p w14:paraId="25BAEC93" w14:textId="77777777" w:rsidR="00B9416C" w:rsidRDefault="00B9416C" w:rsidP="0003556A">
            <w:pPr>
              <w:snapToGrid w:val="0"/>
              <w:jc w:val="center"/>
              <w:rPr>
                <w:ins w:id="101" w:author="東圻 周" w:date="2024-05-21T21:52:00Z"/>
              </w:rPr>
            </w:pPr>
            <w:ins w:id="102" w:author="東圻 周" w:date="2024-05-21T21:52:00Z">
              <w:r>
                <w:rPr>
                  <w:rFonts w:hint="eastAsia"/>
                </w:rPr>
                <w:t>傳送通知</w:t>
              </w:r>
            </w:ins>
          </w:p>
        </w:tc>
      </w:tr>
      <w:tr w:rsidR="00B9416C" w14:paraId="2EA7F67A" w14:textId="77777777" w:rsidTr="0003556A">
        <w:trPr>
          <w:ins w:id="103" w:author="東圻 周" w:date="2024-05-21T21:52:00Z"/>
        </w:trPr>
        <w:tc>
          <w:tcPr>
            <w:tcW w:w="1555" w:type="dxa"/>
            <w:shd w:val="clear" w:color="auto" w:fill="D9D9D9" w:themeFill="background1" w:themeFillShade="D9"/>
          </w:tcPr>
          <w:p w14:paraId="55F97E49" w14:textId="77777777" w:rsidR="00B9416C" w:rsidRDefault="00B9416C" w:rsidP="0003556A">
            <w:pPr>
              <w:snapToGrid w:val="0"/>
              <w:jc w:val="center"/>
              <w:rPr>
                <w:ins w:id="104" w:author="東圻 周" w:date="2024-05-21T21:52:00Z"/>
              </w:rPr>
            </w:pPr>
            <w:ins w:id="105" w:author="東圻 周" w:date="2024-05-21T21:52:00Z">
              <w:r>
                <w:rPr>
                  <w:rFonts w:hint="eastAsia"/>
                </w:rPr>
                <w:t>功能說明</w:t>
              </w:r>
            </w:ins>
          </w:p>
        </w:tc>
        <w:tc>
          <w:tcPr>
            <w:tcW w:w="8639" w:type="dxa"/>
            <w:gridSpan w:val="3"/>
          </w:tcPr>
          <w:p w14:paraId="5F6E89C3" w14:textId="77777777" w:rsidR="00B9416C" w:rsidRDefault="00B9416C" w:rsidP="0003556A">
            <w:pPr>
              <w:snapToGrid w:val="0"/>
              <w:rPr>
                <w:ins w:id="106" w:author="東圻 周" w:date="2024-05-21T21:52:00Z"/>
              </w:rPr>
            </w:pPr>
            <w:ins w:id="107" w:author="東圻 周" w:date="2024-05-21T21:52:00Z">
              <w:r>
                <w:rPr>
                  <w:rFonts w:hint="eastAsia"/>
                </w:rPr>
                <w:t>發送求救訊息</w:t>
              </w:r>
            </w:ins>
          </w:p>
        </w:tc>
      </w:tr>
      <w:tr w:rsidR="00B9416C" w14:paraId="17E32557" w14:textId="77777777" w:rsidTr="0003556A">
        <w:trPr>
          <w:ins w:id="108" w:author="東圻 周" w:date="2024-05-21T21:52:00Z"/>
        </w:trPr>
        <w:tc>
          <w:tcPr>
            <w:tcW w:w="1555" w:type="dxa"/>
            <w:shd w:val="clear" w:color="auto" w:fill="D9D9D9" w:themeFill="background1" w:themeFillShade="D9"/>
          </w:tcPr>
          <w:p w14:paraId="7CA76ABA" w14:textId="77777777" w:rsidR="00B9416C" w:rsidRDefault="00B9416C" w:rsidP="0003556A">
            <w:pPr>
              <w:snapToGrid w:val="0"/>
              <w:jc w:val="center"/>
              <w:rPr>
                <w:ins w:id="109" w:author="東圻 周" w:date="2024-05-21T21:52:00Z"/>
              </w:rPr>
            </w:pPr>
            <w:ins w:id="110" w:author="東圻 周" w:date="2024-05-21T21:52:00Z">
              <w:r>
                <w:rPr>
                  <w:rFonts w:hint="eastAsia"/>
                </w:rPr>
                <w:t>輸入值</w:t>
              </w:r>
            </w:ins>
          </w:p>
        </w:tc>
        <w:tc>
          <w:tcPr>
            <w:tcW w:w="8639" w:type="dxa"/>
            <w:gridSpan w:val="3"/>
          </w:tcPr>
          <w:p w14:paraId="3DB65B8E" w14:textId="77777777" w:rsidR="00B9416C" w:rsidRDefault="00B9416C" w:rsidP="0003556A">
            <w:pPr>
              <w:snapToGrid w:val="0"/>
              <w:rPr>
                <w:ins w:id="111" w:author="東圻 周" w:date="2024-05-21T21:52:00Z"/>
              </w:rPr>
            </w:pPr>
            <w:ins w:id="112" w:author="東圻 周" w:date="2024-05-21T21:52:00Z">
              <w:r>
                <w:rPr>
                  <w:rFonts w:hint="eastAsia"/>
                </w:rPr>
                <w:t>即時影像、定位資料</w:t>
              </w:r>
              <w:r>
                <w:rPr>
                  <w:rFonts w:hint="eastAsia"/>
                </w:rPr>
                <w:t>/</w:t>
              </w:r>
              <w:r>
                <w:rPr>
                  <w:rFonts w:hint="eastAsia"/>
                </w:rPr>
                <w:t>訊息確認</w:t>
              </w:r>
            </w:ins>
          </w:p>
        </w:tc>
      </w:tr>
      <w:tr w:rsidR="00B9416C" w14:paraId="692AF7B8" w14:textId="77777777" w:rsidTr="0003556A">
        <w:trPr>
          <w:ins w:id="113" w:author="東圻 周" w:date="2024-05-21T21:52:00Z"/>
        </w:trPr>
        <w:tc>
          <w:tcPr>
            <w:tcW w:w="1555" w:type="dxa"/>
            <w:shd w:val="clear" w:color="auto" w:fill="D9D9D9" w:themeFill="background1" w:themeFillShade="D9"/>
          </w:tcPr>
          <w:p w14:paraId="001C2A6A" w14:textId="77777777" w:rsidR="00B9416C" w:rsidRDefault="00B9416C" w:rsidP="0003556A">
            <w:pPr>
              <w:snapToGrid w:val="0"/>
              <w:jc w:val="center"/>
              <w:rPr>
                <w:ins w:id="114" w:author="東圻 周" w:date="2024-05-21T21:52:00Z"/>
              </w:rPr>
            </w:pPr>
            <w:ins w:id="115" w:author="東圻 周" w:date="2024-05-21T21:52:00Z">
              <w:r>
                <w:rPr>
                  <w:rFonts w:hint="eastAsia"/>
                </w:rPr>
                <w:t>輸出值</w:t>
              </w:r>
            </w:ins>
          </w:p>
        </w:tc>
        <w:tc>
          <w:tcPr>
            <w:tcW w:w="8639" w:type="dxa"/>
            <w:gridSpan w:val="3"/>
          </w:tcPr>
          <w:p w14:paraId="5393D3A3" w14:textId="77777777" w:rsidR="00B9416C" w:rsidRDefault="00B9416C" w:rsidP="0003556A">
            <w:pPr>
              <w:snapToGrid w:val="0"/>
              <w:rPr>
                <w:ins w:id="116" w:author="東圻 周" w:date="2024-05-21T21:52:00Z"/>
              </w:rPr>
            </w:pPr>
            <w:ins w:id="117" w:author="東圻 周" w:date="2024-05-21T21:52:00Z">
              <w:r>
                <w:rPr>
                  <w:rFonts w:hint="eastAsia"/>
                </w:rPr>
                <w:t>求救通知</w:t>
              </w:r>
              <w:r>
                <w:rPr>
                  <w:rFonts w:hint="eastAsia"/>
                </w:rPr>
                <w:t>/</w:t>
              </w:r>
              <w:r>
                <w:rPr>
                  <w:rFonts w:hint="eastAsia"/>
                </w:rPr>
                <w:t>求救回應</w:t>
              </w:r>
            </w:ins>
          </w:p>
        </w:tc>
      </w:tr>
    </w:tbl>
    <w:p w14:paraId="306E3E76" w14:textId="77777777" w:rsidR="00B9416C" w:rsidRDefault="00B9416C" w:rsidP="00B9416C">
      <w:pPr>
        <w:snapToGrid w:val="0"/>
        <w:rPr>
          <w:ins w:id="118" w:author="東圻 周" w:date="2024-05-21T21:52:00Z"/>
        </w:rPr>
      </w:pPr>
    </w:p>
    <w:p w14:paraId="105F0EEF" w14:textId="77777777" w:rsidR="00B9416C" w:rsidRDefault="00B9416C" w:rsidP="00B9416C">
      <w:pPr>
        <w:pStyle w:val="afd"/>
        <w:ind w:left="280" w:right="280"/>
        <w:rPr>
          <w:ins w:id="119" w:author="東圻 周" w:date="2024-05-21T21:52:00Z"/>
        </w:rPr>
      </w:pPr>
      <w:bookmarkStart w:id="120" w:name="_Toc167232771"/>
      <w:ins w:id="121" w:author="東圻 周" w:date="2024-05-21T21:52:00Z">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120"/>
      </w:ins>
    </w:p>
    <w:tbl>
      <w:tblPr>
        <w:tblStyle w:val="af4"/>
        <w:tblW w:w="0" w:type="auto"/>
        <w:tblLook w:val="04A0" w:firstRow="1" w:lastRow="0" w:firstColumn="1" w:lastColumn="0" w:noHBand="0" w:noVBand="1"/>
      </w:tblPr>
      <w:tblGrid>
        <w:gridCol w:w="1555"/>
        <w:gridCol w:w="2409"/>
        <w:gridCol w:w="1701"/>
        <w:gridCol w:w="4529"/>
      </w:tblGrid>
      <w:tr w:rsidR="00B9416C" w14:paraId="2162474B" w14:textId="77777777" w:rsidTr="0003556A">
        <w:trPr>
          <w:ins w:id="122" w:author="東圻 周" w:date="2024-05-21T21:52:00Z"/>
        </w:trPr>
        <w:tc>
          <w:tcPr>
            <w:tcW w:w="1555" w:type="dxa"/>
            <w:shd w:val="clear" w:color="auto" w:fill="D9D9D9" w:themeFill="background1" w:themeFillShade="D9"/>
            <w:vAlign w:val="center"/>
          </w:tcPr>
          <w:p w14:paraId="29CCA70A" w14:textId="77777777" w:rsidR="00B9416C" w:rsidRDefault="00B9416C" w:rsidP="0003556A">
            <w:pPr>
              <w:snapToGrid w:val="0"/>
              <w:jc w:val="center"/>
              <w:rPr>
                <w:ins w:id="123" w:author="東圻 周" w:date="2024-05-21T21:52:00Z"/>
              </w:rPr>
            </w:pPr>
            <w:ins w:id="124" w:author="東圻 周" w:date="2024-05-21T21:52:00Z">
              <w:r>
                <w:rPr>
                  <w:rFonts w:hint="eastAsia"/>
                </w:rPr>
                <w:t>編號</w:t>
              </w:r>
            </w:ins>
          </w:p>
        </w:tc>
        <w:tc>
          <w:tcPr>
            <w:tcW w:w="2409" w:type="dxa"/>
            <w:vAlign w:val="center"/>
          </w:tcPr>
          <w:p w14:paraId="2B30F7A9" w14:textId="77777777" w:rsidR="00B9416C" w:rsidRPr="003A222D" w:rsidRDefault="00B9416C" w:rsidP="0003556A">
            <w:pPr>
              <w:snapToGrid w:val="0"/>
              <w:jc w:val="center"/>
              <w:rPr>
                <w:ins w:id="125" w:author="東圻 周" w:date="2024-05-21T21:52:00Z"/>
              </w:rPr>
            </w:pPr>
            <w:ins w:id="126" w:author="東圻 周" w:date="2024-05-21T21:52:00Z">
              <w:r>
                <w:rPr>
                  <w:rFonts w:hint="eastAsia"/>
                </w:rPr>
                <w:t>1.2</w:t>
              </w:r>
            </w:ins>
          </w:p>
        </w:tc>
        <w:tc>
          <w:tcPr>
            <w:tcW w:w="1701" w:type="dxa"/>
            <w:shd w:val="clear" w:color="auto" w:fill="D9D9D9" w:themeFill="background1" w:themeFillShade="D9"/>
            <w:vAlign w:val="center"/>
          </w:tcPr>
          <w:p w14:paraId="1099DDBF" w14:textId="77777777" w:rsidR="00B9416C" w:rsidRDefault="00B9416C" w:rsidP="0003556A">
            <w:pPr>
              <w:snapToGrid w:val="0"/>
              <w:jc w:val="center"/>
              <w:rPr>
                <w:ins w:id="127" w:author="東圻 周" w:date="2024-05-21T21:52:00Z"/>
              </w:rPr>
            </w:pPr>
            <w:ins w:id="128" w:author="東圻 周" w:date="2024-05-21T21:52:00Z">
              <w:r>
                <w:rPr>
                  <w:rFonts w:hint="eastAsia"/>
                </w:rPr>
                <w:t>功能名稱</w:t>
              </w:r>
            </w:ins>
          </w:p>
        </w:tc>
        <w:tc>
          <w:tcPr>
            <w:tcW w:w="4529" w:type="dxa"/>
            <w:vAlign w:val="center"/>
          </w:tcPr>
          <w:p w14:paraId="79DCA992" w14:textId="77777777" w:rsidR="00B9416C" w:rsidRDefault="00B9416C" w:rsidP="0003556A">
            <w:pPr>
              <w:snapToGrid w:val="0"/>
              <w:jc w:val="center"/>
              <w:rPr>
                <w:ins w:id="129" w:author="東圻 周" w:date="2024-05-21T21:52:00Z"/>
              </w:rPr>
            </w:pPr>
            <w:ins w:id="130" w:author="東圻 周" w:date="2024-05-21T21:52:00Z">
              <w:r>
                <w:rPr>
                  <w:rFonts w:hint="eastAsia"/>
                </w:rPr>
                <w:t>即時影像</w:t>
              </w:r>
            </w:ins>
          </w:p>
        </w:tc>
      </w:tr>
      <w:tr w:rsidR="00B9416C" w14:paraId="2D85D78B" w14:textId="77777777" w:rsidTr="0003556A">
        <w:trPr>
          <w:ins w:id="131" w:author="東圻 周" w:date="2024-05-21T21:52:00Z"/>
        </w:trPr>
        <w:tc>
          <w:tcPr>
            <w:tcW w:w="1555" w:type="dxa"/>
            <w:shd w:val="clear" w:color="auto" w:fill="D9D9D9" w:themeFill="background1" w:themeFillShade="D9"/>
          </w:tcPr>
          <w:p w14:paraId="5255C875" w14:textId="77777777" w:rsidR="00B9416C" w:rsidRDefault="00B9416C" w:rsidP="0003556A">
            <w:pPr>
              <w:snapToGrid w:val="0"/>
              <w:jc w:val="center"/>
              <w:rPr>
                <w:ins w:id="132" w:author="東圻 周" w:date="2024-05-21T21:52:00Z"/>
              </w:rPr>
            </w:pPr>
            <w:ins w:id="133" w:author="東圻 周" w:date="2024-05-21T21:52:00Z">
              <w:r>
                <w:rPr>
                  <w:rFonts w:hint="eastAsia"/>
                </w:rPr>
                <w:t>功能說明</w:t>
              </w:r>
            </w:ins>
          </w:p>
        </w:tc>
        <w:tc>
          <w:tcPr>
            <w:tcW w:w="8639" w:type="dxa"/>
            <w:gridSpan w:val="3"/>
          </w:tcPr>
          <w:p w14:paraId="3FF823E5" w14:textId="77777777" w:rsidR="00B9416C" w:rsidRDefault="00B9416C" w:rsidP="0003556A">
            <w:pPr>
              <w:snapToGrid w:val="0"/>
              <w:rPr>
                <w:ins w:id="134" w:author="東圻 周" w:date="2024-05-21T21:52:00Z"/>
              </w:rPr>
            </w:pPr>
            <w:ins w:id="135" w:author="東圻 周" w:date="2024-05-21T21:52:00Z">
              <w:r>
                <w:rPr>
                  <w:rFonts w:hint="eastAsia"/>
                </w:rPr>
                <w:t>長者發生危機事件進行影像拍攝</w:t>
              </w:r>
            </w:ins>
          </w:p>
        </w:tc>
      </w:tr>
      <w:tr w:rsidR="00B9416C" w14:paraId="313D095F" w14:textId="77777777" w:rsidTr="0003556A">
        <w:trPr>
          <w:ins w:id="136" w:author="東圻 周" w:date="2024-05-21T21:52:00Z"/>
        </w:trPr>
        <w:tc>
          <w:tcPr>
            <w:tcW w:w="1555" w:type="dxa"/>
            <w:shd w:val="clear" w:color="auto" w:fill="D9D9D9" w:themeFill="background1" w:themeFillShade="D9"/>
          </w:tcPr>
          <w:p w14:paraId="02AAB0B0" w14:textId="77777777" w:rsidR="00B9416C" w:rsidRDefault="00B9416C" w:rsidP="0003556A">
            <w:pPr>
              <w:snapToGrid w:val="0"/>
              <w:jc w:val="center"/>
              <w:rPr>
                <w:ins w:id="137" w:author="東圻 周" w:date="2024-05-21T21:52:00Z"/>
              </w:rPr>
            </w:pPr>
            <w:ins w:id="138" w:author="東圻 周" w:date="2024-05-21T21:52:00Z">
              <w:r>
                <w:rPr>
                  <w:rFonts w:hint="eastAsia"/>
                </w:rPr>
                <w:t>輸入值</w:t>
              </w:r>
            </w:ins>
          </w:p>
        </w:tc>
        <w:tc>
          <w:tcPr>
            <w:tcW w:w="8639" w:type="dxa"/>
            <w:gridSpan w:val="3"/>
          </w:tcPr>
          <w:p w14:paraId="69490476" w14:textId="77777777" w:rsidR="00B9416C" w:rsidRDefault="00B9416C" w:rsidP="0003556A">
            <w:pPr>
              <w:snapToGrid w:val="0"/>
              <w:rPr>
                <w:ins w:id="139" w:author="東圻 周" w:date="2024-05-21T21:52:00Z"/>
              </w:rPr>
            </w:pPr>
            <w:ins w:id="140" w:author="東圻 周" w:date="2024-05-21T21:52:00Z">
              <w:r>
                <w:rPr>
                  <w:rFonts w:hint="eastAsia"/>
                </w:rPr>
                <w:t>按鈕觸發</w:t>
              </w:r>
            </w:ins>
          </w:p>
        </w:tc>
      </w:tr>
      <w:tr w:rsidR="00B9416C" w14:paraId="22CC81D7" w14:textId="77777777" w:rsidTr="0003556A">
        <w:trPr>
          <w:ins w:id="141" w:author="東圻 周" w:date="2024-05-21T21:52:00Z"/>
        </w:trPr>
        <w:tc>
          <w:tcPr>
            <w:tcW w:w="1555" w:type="dxa"/>
            <w:shd w:val="clear" w:color="auto" w:fill="D9D9D9" w:themeFill="background1" w:themeFillShade="D9"/>
          </w:tcPr>
          <w:p w14:paraId="0D9D5E93" w14:textId="77777777" w:rsidR="00B9416C" w:rsidRDefault="00B9416C" w:rsidP="0003556A">
            <w:pPr>
              <w:snapToGrid w:val="0"/>
              <w:jc w:val="center"/>
              <w:rPr>
                <w:ins w:id="142" w:author="東圻 周" w:date="2024-05-21T21:52:00Z"/>
              </w:rPr>
            </w:pPr>
            <w:ins w:id="143" w:author="東圻 周" w:date="2024-05-21T21:52:00Z">
              <w:r>
                <w:rPr>
                  <w:rFonts w:hint="eastAsia"/>
                </w:rPr>
                <w:t>輸出值</w:t>
              </w:r>
            </w:ins>
          </w:p>
        </w:tc>
        <w:tc>
          <w:tcPr>
            <w:tcW w:w="8639" w:type="dxa"/>
            <w:gridSpan w:val="3"/>
          </w:tcPr>
          <w:p w14:paraId="6941F7CE" w14:textId="77777777" w:rsidR="00B9416C" w:rsidRDefault="00B9416C" w:rsidP="0003556A">
            <w:pPr>
              <w:snapToGrid w:val="0"/>
              <w:rPr>
                <w:ins w:id="144" w:author="東圻 周" w:date="2024-05-21T21:52:00Z"/>
              </w:rPr>
            </w:pPr>
            <w:ins w:id="145" w:author="東圻 周" w:date="2024-05-21T21:52:00Z">
              <w:r>
                <w:rPr>
                  <w:rFonts w:hint="eastAsia"/>
                </w:rPr>
                <w:t>即時影像</w:t>
              </w:r>
            </w:ins>
          </w:p>
        </w:tc>
      </w:tr>
    </w:tbl>
    <w:p w14:paraId="1A9DCD14" w14:textId="77777777" w:rsidR="00B9416C" w:rsidRDefault="00B9416C" w:rsidP="00B9416C">
      <w:pPr>
        <w:snapToGrid w:val="0"/>
        <w:rPr>
          <w:ins w:id="146" w:author="東圻 周" w:date="2024-05-21T21:52:00Z"/>
        </w:rPr>
      </w:pPr>
    </w:p>
    <w:p w14:paraId="32D1460B" w14:textId="77777777" w:rsidR="00B9416C" w:rsidRDefault="00B9416C" w:rsidP="00B9416C">
      <w:pPr>
        <w:pStyle w:val="afd"/>
        <w:ind w:left="280" w:right="280"/>
        <w:rPr>
          <w:ins w:id="147" w:author="東圻 周" w:date="2024-05-21T21:52:00Z"/>
        </w:rPr>
      </w:pPr>
      <w:bookmarkStart w:id="148" w:name="_Toc167232772"/>
      <w:ins w:id="149" w:author="東圻 周" w:date="2024-05-21T21:52:00Z">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148"/>
      </w:ins>
    </w:p>
    <w:tbl>
      <w:tblPr>
        <w:tblStyle w:val="af4"/>
        <w:tblW w:w="0" w:type="auto"/>
        <w:tblLook w:val="04A0" w:firstRow="1" w:lastRow="0" w:firstColumn="1" w:lastColumn="0" w:noHBand="0" w:noVBand="1"/>
      </w:tblPr>
      <w:tblGrid>
        <w:gridCol w:w="1555"/>
        <w:gridCol w:w="2409"/>
        <w:gridCol w:w="1701"/>
        <w:gridCol w:w="4529"/>
      </w:tblGrid>
      <w:tr w:rsidR="00B9416C" w14:paraId="427AB810" w14:textId="77777777" w:rsidTr="0003556A">
        <w:trPr>
          <w:ins w:id="150" w:author="東圻 周" w:date="2024-05-21T21:52:00Z"/>
        </w:trPr>
        <w:tc>
          <w:tcPr>
            <w:tcW w:w="1555" w:type="dxa"/>
            <w:shd w:val="clear" w:color="auto" w:fill="D9D9D9" w:themeFill="background1" w:themeFillShade="D9"/>
            <w:vAlign w:val="center"/>
          </w:tcPr>
          <w:p w14:paraId="2178DC4E" w14:textId="77777777" w:rsidR="00B9416C" w:rsidRDefault="00B9416C" w:rsidP="0003556A">
            <w:pPr>
              <w:snapToGrid w:val="0"/>
              <w:jc w:val="center"/>
              <w:rPr>
                <w:ins w:id="151" w:author="東圻 周" w:date="2024-05-21T21:52:00Z"/>
              </w:rPr>
            </w:pPr>
            <w:ins w:id="152" w:author="東圻 周" w:date="2024-05-21T21:52:00Z">
              <w:r>
                <w:rPr>
                  <w:rFonts w:hint="eastAsia"/>
                </w:rPr>
                <w:t>編號</w:t>
              </w:r>
            </w:ins>
          </w:p>
        </w:tc>
        <w:tc>
          <w:tcPr>
            <w:tcW w:w="2409" w:type="dxa"/>
            <w:vAlign w:val="center"/>
          </w:tcPr>
          <w:p w14:paraId="34A85AAD" w14:textId="77777777" w:rsidR="00B9416C" w:rsidRPr="003A222D" w:rsidRDefault="00B9416C" w:rsidP="0003556A">
            <w:pPr>
              <w:snapToGrid w:val="0"/>
              <w:jc w:val="center"/>
              <w:rPr>
                <w:ins w:id="153" w:author="東圻 周" w:date="2024-05-21T21:52:00Z"/>
              </w:rPr>
            </w:pPr>
            <w:ins w:id="154" w:author="東圻 周" w:date="2024-05-21T21:52:00Z">
              <w:r>
                <w:rPr>
                  <w:rFonts w:hint="eastAsia"/>
                </w:rPr>
                <w:t>1.3</w:t>
              </w:r>
            </w:ins>
          </w:p>
        </w:tc>
        <w:tc>
          <w:tcPr>
            <w:tcW w:w="1701" w:type="dxa"/>
            <w:shd w:val="clear" w:color="auto" w:fill="D9D9D9" w:themeFill="background1" w:themeFillShade="D9"/>
            <w:vAlign w:val="center"/>
          </w:tcPr>
          <w:p w14:paraId="39AB7D7C" w14:textId="77777777" w:rsidR="00B9416C" w:rsidRDefault="00B9416C" w:rsidP="0003556A">
            <w:pPr>
              <w:snapToGrid w:val="0"/>
              <w:jc w:val="center"/>
              <w:rPr>
                <w:ins w:id="155" w:author="東圻 周" w:date="2024-05-21T21:52:00Z"/>
              </w:rPr>
            </w:pPr>
            <w:ins w:id="156" w:author="東圻 周" w:date="2024-05-21T21:52:00Z">
              <w:r>
                <w:rPr>
                  <w:rFonts w:hint="eastAsia"/>
                </w:rPr>
                <w:t>功能名稱</w:t>
              </w:r>
            </w:ins>
          </w:p>
        </w:tc>
        <w:tc>
          <w:tcPr>
            <w:tcW w:w="4529" w:type="dxa"/>
            <w:vAlign w:val="center"/>
          </w:tcPr>
          <w:p w14:paraId="02F9C156" w14:textId="77777777" w:rsidR="00B9416C" w:rsidRDefault="00B9416C" w:rsidP="0003556A">
            <w:pPr>
              <w:snapToGrid w:val="0"/>
              <w:jc w:val="center"/>
              <w:rPr>
                <w:ins w:id="157" w:author="東圻 周" w:date="2024-05-21T21:52:00Z"/>
              </w:rPr>
            </w:pPr>
            <w:ins w:id="158" w:author="東圻 周" w:date="2024-05-21T21:52:00Z">
              <w:r>
                <w:rPr>
                  <w:rFonts w:hint="eastAsia"/>
                </w:rPr>
                <w:t>定位資料</w:t>
              </w:r>
            </w:ins>
          </w:p>
        </w:tc>
      </w:tr>
      <w:tr w:rsidR="00B9416C" w14:paraId="025F2268" w14:textId="77777777" w:rsidTr="0003556A">
        <w:trPr>
          <w:ins w:id="159" w:author="東圻 周" w:date="2024-05-21T21:52:00Z"/>
        </w:trPr>
        <w:tc>
          <w:tcPr>
            <w:tcW w:w="1555" w:type="dxa"/>
            <w:shd w:val="clear" w:color="auto" w:fill="D9D9D9" w:themeFill="background1" w:themeFillShade="D9"/>
          </w:tcPr>
          <w:p w14:paraId="78F42404" w14:textId="77777777" w:rsidR="00B9416C" w:rsidRDefault="00B9416C" w:rsidP="0003556A">
            <w:pPr>
              <w:snapToGrid w:val="0"/>
              <w:jc w:val="center"/>
              <w:rPr>
                <w:ins w:id="160" w:author="東圻 周" w:date="2024-05-21T21:52:00Z"/>
              </w:rPr>
            </w:pPr>
            <w:ins w:id="161" w:author="東圻 周" w:date="2024-05-21T21:52:00Z">
              <w:r>
                <w:rPr>
                  <w:rFonts w:hint="eastAsia"/>
                </w:rPr>
                <w:t>功能說明</w:t>
              </w:r>
            </w:ins>
          </w:p>
        </w:tc>
        <w:tc>
          <w:tcPr>
            <w:tcW w:w="8639" w:type="dxa"/>
            <w:gridSpan w:val="3"/>
          </w:tcPr>
          <w:p w14:paraId="49169501" w14:textId="77777777" w:rsidR="00B9416C" w:rsidRDefault="00B9416C" w:rsidP="0003556A">
            <w:pPr>
              <w:snapToGrid w:val="0"/>
              <w:rPr>
                <w:ins w:id="162" w:author="東圻 周" w:date="2024-05-21T21:52:00Z"/>
              </w:rPr>
            </w:pPr>
            <w:ins w:id="163" w:author="東圻 周" w:date="2024-05-21T21:52:00Z">
              <w:r>
                <w:rPr>
                  <w:rFonts w:hint="eastAsia"/>
                </w:rPr>
                <w:t>長者發生危機事件發送定位訊息</w:t>
              </w:r>
            </w:ins>
          </w:p>
        </w:tc>
      </w:tr>
      <w:tr w:rsidR="00B9416C" w14:paraId="369A9BDD" w14:textId="77777777" w:rsidTr="0003556A">
        <w:trPr>
          <w:ins w:id="164" w:author="東圻 周" w:date="2024-05-21T21:52:00Z"/>
        </w:trPr>
        <w:tc>
          <w:tcPr>
            <w:tcW w:w="1555" w:type="dxa"/>
            <w:shd w:val="clear" w:color="auto" w:fill="D9D9D9" w:themeFill="background1" w:themeFillShade="D9"/>
          </w:tcPr>
          <w:p w14:paraId="16B7977F" w14:textId="77777777" w:rsidR="00B9416C" w:rsidRDefault="00B9416C" w:rsidP="0003556A">
            <w:pPr>
              <w:snapToGrid w:val="0"/>
              <w:jc w:val="center"/>
              <w:rPr>
                <w:ins w:id="165" w:author="東圻 周" w:date="2024-05-21T21:52:00Z"/>
              </w:rPr>
            </w:pPr>
            <w:ins w:id="166" w:author="東圻 周" w:date="2024-05-21T21:52:00Z">
              <w:r>
                <w:rPr>
                  <w:rFonts w:hint="eastAsia"/>
                </w:rPr>
                <w:t>輸入值</w:t>
              </w:r>
            </w:ins>
          </w:p>
        </w:tc>
        <w:tc>
          <w:tcPr>
            <w:tcW w:w="8639" w:type="dxa"/>
            <w:gridSpan w:val="3"/>
          </w:tcPr>
          <w:p w14:paraId="1C3BA0F5" w14:textId="77777777" w:rsidR="00B9416C" w:rsidRDefault="00B9416C" w:rsidP="0003556A">
            <w:pPr>
              <w:snapToGrid w:val="0"/>
              <w:rPr>
                <w:ins w:id="167" w:author="東圻 周" w:date="2024-05-21T21:52:00Z"/>
              </w:rPr>
            </w:pPr>
            <w:ins w:id="168" w:author="東圻 周" w:date="2024-05-21T21:52:00Z">
              <w:r>
                <w:rPr>
                  <w:rFonts w:hint="eastAsia"/>
                </w:rPr>
                <w:t>按鈕觸發</w:t>
              </w:r>
            </w:ins>
          </w:p>
        </w:tc>
      </w:tr>
      <w:tr w:rsidR="00B9416C" w14:paraId="07EBB70C" w14:textId="77777777" w:rsidTr="0003556A">
        <w:trPr>
          <w:ins w:id="169" w:author="東圻 周" w:date="2024-05-21T21:52:00Z"/>
        </w:trPr>
        <w:tc>
          <w:tcPr>
            <w:tcW w:w="1555" w:type="dxa"/>
            <w:shd w:val="clear" w:color="auto" w:fill="D9D9D9" w:themeFill="background1" w:themeFillShade="D9"/>
          </w:tcPr>
          <w:p w14:paraId="645A445A" w14:textId="77777777" w:rsidR="00B9416C" w:rsidRDefault="00B9416C" w:rsidP="0003556A">
            <w:pPr>
              <w:snapToGrid w:val="0"/>
              <w:jc w:val="center"/>
              <w:rPr>
                <w:ins w:id="170" w:author="東圻 周" w:date="2024-05-21T21:52:00Z"/>
              </w:rPr>
            </w:pPr>
            <w:ins w:id="171" w:author="東圻 周" w:date="2024-05-21T21:52:00Z">
              <w:r>
                <w:rPr>
                  <w:rFonts w:hint="eastAsia"/>
                </w:rPr>
                <w:t>輸出值</w:t>
              </w:r>
            </w:ins>
          </w:p>
        </w:tc>
        <w:tc>
          <w:tcPr>
            <w:tcW w:w="8639" w:type="dxa"/>
            <w:gridSpan w:val="3"/>
          </w:tcPr>
          <w:p w14:paraId="75FD0D14" w14:textId="77777777" w:rsidR="00B9416C" w:rsidRDefault="00B9416C" w:rsidP="0003556A">
            <w:pPr>
              <w:snapToGrid w:val="0"/>
              <w:rPr>
                <w:ins w:id="172" w:author="東圻 周" w:date="2024-05-21T21:52:00Z"/>
              </w:rPr>
            </w:pPr>
            <w:ins w:id="173" w:author="東圻 周" w:date="2024-05-21T21:52:00Z">
              <w:r>
                <w:rPr>
                  <w:rFonts w:hint="eastAsia"/>
                </w:rPr>
                <w:t>定位資料</w:t>
              </w:r>
            </w:ins>
          </w:p>
        </w:tc>
      </w:tr>
    </w:tbl>
    <w:p w14:paraId="78DA07B8" w14:textId="77777777" w:rsidR="00B9416C" w:rsidRDefault="00B9416C" w:rsidP="00B9416C">
      <w:pPr>
        <w:snapToGrid w:val="0"/>
        <w:rPr>
          <w:ins w:id="174" w:author="東圻 周" w:date="2024-05-21T21:52:00Z"/>
        </w:rPr>
      </w:pPr>
    </w:p>
    <w:p w14:paraId="5F671F2B" w14:textId="77777777" w:rsidR="00B9416C" w:rsidRDefault="00B9416C" w:rsidP="00B9416C">
      <w:pPr>
        <w:pStyle w:val="afd"/>
        <w:ind w:left="280" w:right="280"/>
        <w:rPr>
          <w:ins w:id="175" w:author="東圻 周" w:date="2024-05-21T21:52:00Z"/>
        </w:rPr>
      </w:pPr>
      <w:bookmarkStart w:id="176" w:name="_Toc167232773"/>
      <w:ins w:id="177" w:author="東圻 周" w:date="2024-05-21T21:52:00Z">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176"/>
      </w:ins>
    </w:p>
    <w:tbl>
      <w:tblPr>
        <w:tblStyle w:val="af4"/>
        <w:tblW w:w="0" w:type="auto"/>
        <w:tblLook w:val="04A0" w:firstRow="1" w:lastRow="0" w:firstColumn="1" w:lastColumn="0" w:noHBand="0" w:noVBand="1"/>
      </w:tblPr>
      <w:tblGrid>
        <w:gridCol w:w="1555"/>
        <w:gridCol w:w="2409"/>
        <w:gridCol w:w="1701"/>
        <w:gridCol w:w="4529"/>
      </w:tblGrid>
      <w:tr w:rsidR="00B9416C" w14:paraId="2D4E1052" w14:textId="77777777" w:rsidTr="0003556A">
        <w:trPr>
          <w:ins w:id="178" w:author="東圻 周" w:date="2024-05-21T21:52:00Z"/>
        </w:trPr>
        <w:tc>
          <w:tcPr>
            <w:tcW w:w="1555" w:type="dxa"/>
            <w:shd w:val="clear" w:color="auto" w:fill="D9D9D9" w:themeFill="background1" w:themeFillShade="D9"/>
            <w:vAlign w:val="center"/>
          </w:tcPr>
          <w:p w14:paraId="1223A23F" w14:textId="77777777" w:rsidR="00B9416C" w:rsidRDefault="00B9416C" w:rsidP="0003556A">
            <w:pPr>
              <w:snapToGrid w:val="0"/>
              <w:jc w:val="center"/>
              <w:rPr>
                <w:ins w:id="179" w:author="東圻 周" w:date="2024-05-21T21:52:00Z"/>
              </w:rPr>
            </w:pPr>
            <w:ins w:id="180" w:author="東圻 周" w:date="2024-05-21T21:52:00Z">
              <w:r>
                <w:rPr>
                  <w:rFonts w:hint="eastAsia"/>
                </w:rPr>
                <w:t>編號</w:t>
              </w:r>
            </w:ins>
          </w:p>
        </w:tc>
        <w:tc>
          <w:tcPr>
            <w:tcW w:w="2409" w:type="dxa"/>
            <w:vAlign w:val="center"/>
          </w:tcPr>
          <w:p w14:paraId="7C13F465" w14:textId="77777777" w:rsidR="00B9416C" w:rsidRPr="004F7609" w:rsidRDefault="00B9416C" w:rsidP="0003556A">
            <w:pPr>
              <w:snapToGrid w:val="0"/>
              <w:jc w:val="center"/>
              <w:rPr>
                <w:ins w:id="181" w:author="東圻 周" w:date="2024-05-21T21:52:00Z"/>
              </w:rPr>
            </w:pPr>
            <w:ins w:id="182" w:author="東圻 周" w:date="2024-05-21T21:52:00Z">
              <w:r>
                <w:rPr>
                  <w:rFonts w:hint="eastAsia"/>
                </w:rPr>
                <w:t>2</w:t>
              </w:r>
            </w:ins>
          </w:p>
        </w:tc>
        <w:tc>
          <w:tcPr>
            <w:tcW w:w="1701" w:type="dxa"/>
            <w:shd w:val="clear" w:color="auto" w:fill="D9D9D9" w:themeFill="background1" w:themeFillShade="D9"/>
            <w:vAlign w:val="center"/>
          </w:tcPr>
          <w:p w14:paraId="2493B8A9" w14:textId="77777777" w:rsidR="00B9416C" w:rsidRDefault="00B9416C" w:rsidP="0003556A">
            <w:pPr>
              <w:snapToGrid w:val="0"/>
              <w:jc w:val="center"/>
              <w:rPr>
                <w:ins w:id="183" w:author="東圻 周" w:date="2024-05-21T21:52:00Z"/>
              </w:rPr>
            </w:pPr>
            <w:ins w:id="184" w:author="東圻 周" w:date="2024-05-21T21:52:00Z">
              <w:r>
                <w:rPr>
                  <w:rFonts w:hint="eastAsia"/>
                </w:rPr>
                <w:t>功能名稱</w:t>
              </w:r>
            </w:ins>
          </w:p>
        </w:tc>
        <w:tc>
          <w:tcPr>
            <w:tcW w:w="4529" w:type="dxa"/>
            <w:vAlign w:val="center"/>
          </w:tcPr>
          <w:p w14:paraId="521FE982" w14:textId="77777777" w:rsidR="00B9416C" w:rsidRDefault="00B9416C" w:rsidP="0003556A">
            <w:pPr>
              <w:snapToGrid w:val="0"/>
              <w:jc w:val="center"/>
              <w:rPr>
                <w:ins w:id="185" w:author="東圻 周" w:date="2024-05-21T21:52:00Z"/>
              </w:rPr>
            </w:pPr>
            <w:ins w:id="186" w:author="東圻 周" w:date="2024-05-21T21:52:00Z">
              <w:r>
                <w:rPr>
                  <w:rFonts w:hint="eastAsia"/>
                </w:rPr>
                <w:t>設定</w:t>
              </w:r>
            </w:ins>
          </w:p>
        </w:tc>
      </w:tr>
      <w:tr w:rsidR="00B9416C" w14:paraId="5F9C7227" w14:textId="77777777" w:rsidTr="0003556A">
        <w:trPr>
          <w:ins w:id="187" w:author="東圻 周" w:date="2024-05-21T21:52:00Z"/>
        </w:trPr>
        <w:tc>
          <w:tcPr>
            <w:tcW w:w="1555" w:type="dxa"/>
            <w:shd w:val="clear" w:color="auto" w:fill="D9D9D9" w:themeFill="background1" w:themeFillShade="D9"/>
          </w:tcPr>
          <w:p w14:paraId="26D4E971" w14:textId="77777777" w:rsidR="00B9416C" w:rsidRDefault="00B9416C" w:rsidP="0003556A">
            <w:pPr>
              <w:snapToGrid w:val="0"/>
              <w:jc w:val="center"/>
              <w:rPr>
                <w:ins w:id="188" w:author="東圻 周" w:date="2024-05-21T21:52:00Z"/>
              </w:rPr>
            </w:pPr>
            <w:ins w:id="189" w:author="東圻 周" w:date="2024-05-21T21:52:00Z">
              <w:r>
                <w:rPr>
                  <w:rFonts w:hint="eastAsia"/>
                </w:rPr>
                <w:t>功能說明</w:t>
              </w:r>
            </w:ins>
          </w:p>
        </w:tc>
        <w:tc>
          <w:tcPr>
            <w:tcW w:w="8639" w:type="dxa"/>
            <w:gridSpan w:val="3"/>
          </w:tcPr>
          <w:p w14:paraId="510C4ABF" w14:textId="77777777" w:rsidR="00B9416C" w:rsidRDefault="00B9416C" w:rsidP="0003556A">
            <w:pPr>
              <w:snapToGrid w:val="0"/>
              <w:rPr>
                <w:ins w:id="190" w:author="東圻 周" w:date="2024-05-21T21:52:00Z"/>
              </w:rPr>
            </w:pPr>
            <w:ins w:id="191" w:author="東圻 周" w:date="2024-05-21T21:52:00Z">
              <w:r>
                <w:rPr>
                  <w:rFonts w:hint="eastAsia"/>
                </w:rPr>
                <w:t>進行使用者</w:t>
              </w:r>
              <w:r>
                <w:rPr>
                  <w:rFonts w:hint="eastAsia"/>
                </w:rPr>
                <w:t>/</w:t>
              </w:r>
              <w:r>
                <w:rPr>
                  <w:rFonts w:hint="eastAsia"/>
                </w:rPr>
                <w:t>裝置</w:t>
              </w:r>
              <w:r>
                <w:rPr>
                  <w:rFonts w:hint="eastAsia"/>
                </w:rPr>
                <w:t>/</w:t>
              </w:r>
              <w:r>
                <w:rPr>
                  <w:rFonts w:hint="eastAsia"/>
                </w:rPr>
                <w:t>家庭群組設定</w:t>
              </w:r>
            </w:ins>
          </w:p>
        </w:tc>
      </w:tr>
      <w:tr w:rsidR="00B9416C" w14:paraId="358631C8" w14:textId="77777777" w:rsidTr="0003556A">
        <w:trPr>
          <w:ins w:id="192" w:author="東圻 周" w:date="2024-05-21T21:52:00Z"/>
        </w:trPr>
        <w:tc>
          <w:tcPr>
            <w:tcW w:w="1555" w:type="dxa"/>
            <w:shd w:val="clear" w:color="auto" w:fill="D9D9D9" w:themeFill="background1" w:themeFillShade="D9"/>
          </w:tcPr>
          <w:p w14:paraId="0FD42A2C" w14:textId="77777777" w:rsidR="00B9416C" w:rsidRDefault="00B9416C" w:rsidP="0003556A">
            <w:pPr>
              <w:snapToGrid w:val="0"/>
              <w:jc w:val="center"/>
              <w:rPr>
                <w:ins w:id="193" w:author="東圻 周" w:date="2024-05-21T21:52:00Z"/>
              </w:rPr>
            </w:pPr>
            <w:ins w:id="194" w:author="東圻 周" w:date="2024-05-21T21:52:00Z">
              <w:r>
                <w:rPr>
                  <w:rFonts w:hint="eastAsia"/>
                </w:rPr>
                <w:t>輸入值</w:t>
              </w:r>
            </w:ins>
          </w:p>
        </w:tc>
        <w:tc>
          <w:tcPr>
            <w:tcW w:w="8639" w:type="dxa"/>
            <w:gridSpan w:val="3"/>
          </w:tcPr>
          <w:p w14:paraId="596291F4" w14:textId="77777777" w:rsidR="00B9416C" w:rsidRDefault="00B9416C" w:rsidP="0003556A">
            <w:pPr>
              <w:snapToGrid w:val="0"/>
              <w:rPr>
                <w:ins w:id="195" w:author="東圻 周" w:date="2024-05-21T21:52:00Z"/>
              </w:rPr>
            </w:pPr>
            <w:ins w:id="196" w:author="東圻 周" w:date="2024-05-21T21:52:00Z">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ins>
          </w:p>
        </w:tc>
      </w:tr>
      <w:tr w:rsidR="00B9416C" w14:paraId="4826C02C" w14:textId="77777777" w:rsidTr="0003556A">
        <w:trPr>
          <w:ins w:id="197" w:author="東圻 周" w:date="2024-05-21T21:52:00Z"/>
        </w:trPr>
        <w:tc>
          <w:tcPr>
            <w:tcW w:w="1555" w:type="dxa"/>
            <w:shd w:val="clear" w:color="auto" w:fill="D9D9D9" w:themeFill="background1" w:themeFillShade="D9"/>
          </w:tcPr>
          <w:p w14:paraId="78308DF5" w14:textId="77777777" w:rsidR="00B9416C" w:rsidRDefault="00B9416C" w:rsidP="0003556A">
            <w:pPr>
              <w:snapToGrid w:val="0"/>
              <w:jc w:val="center"/>
              <w:rPr>
                <w:ins w:id="198" w:author="東圻 周" w:date="2024-05-21T21:52:00Z"/>
              </w:rPr>
            </w:pPr>
            <w:ins w:id="199" w:author="東圻 周" w:date="2024-05-21T21:52:00Z">
              <w:r>
                <w:rPr>
                  <w:rFonts w:hint="eastAsia"/>
                </w:rPr>
                <w:t>輸出值</w:t>
              </w:r>
            </w:ins>
          </w:p>
        </w:tc>
        <w:tc>
          <w:tcPr>
            <w:tcW w:w="8639" w:type="dxa"/>
            <w:gridSpan w:val="3"/>
          </w:tcPr>
          <w:p w14:paraId="79C2FB11" w14:textId="77777777" w:rsidR="00B9416C" w:rsidRDefault="00B9416C" w:rsidP="0003556A">
            <w:pPr>
              <w:snapToGrid w:val="0"/>
              <w:rPr>
                <w:ins w:id="200" w:author="東圻 周" w:date="2024-05-21T21:52:00Z"/>
              </w:rPr>
            </w:pPr>
            <w:ins w:id="201" w:author="東圻 周" w:date="2024-05-21T21:52:00Z">
              <w:r>
                <w:rPr>
                  <w:rFonts w:hint="eastAsia"/>
                </w:rPr>
                <w:t>設定結果介面</w:t>
              </w:r>
            </w:ins>
          </w:p>
        </w:tc>
      </w:tr>
    </w:tbl>
    <w:p w14:paraId="11A741B6" w14:textId="77777777" w:rsidR="00B9416C" w:rsidRDefault="00B9416C" w:rsidP="00B9416C">
      <w:pPr>
        <w:snapToGrid w:val="0"/>
        <w:rPr>
          <w:ins w:id="202" w:author="東圻 周" w:date="2024-05-21T21:52:00Z"/>
        </w:rPr>
      </w:pPr>
    </w:p>
    <w:p w14:paraId="5890A1E8" w14:textId="77777777" w:rsidR="00B9416C" w:rsidRDefault="00B9416C" w:rsidP="00B9416C">
      <w:pPr>
        <w:pStyle w:val="afd"/>
        <w:ind w:left="280" w:right="280"/>
        <w:rPr>
          <w:ins w:id="203" w:author="東圻 周" w:date="2024-05-21T21:52:00Z"/>
        </w:rPr>
      </w:pPr>
      <w:bookmarkStart w:id="204" w:name="_Toc167232774"/>
      <w:ins w:id="205" w:author="東圻 周" w:date="2024-05-21T21:52:00Z">
        <w:r>
          <w:rPr>
            <w:rFonts w:hint="eastAsia"/>
          </w:rPr>
          <w:lastRenderedPageBreak/>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204"/>
      </w:ins>
    </w:p>
    <w:tbl>
      <w:tblPr>
        <w:tblStyle w:val="af4"/>
        <w:tblW w:w="0" w:type="auto"/>
        <w:tblLook w:val="04A0" w:firstRow="1" w:lastRow="0" w:firstColumn="1" w:lastColumn="0" w:noHBand="0" w:noVBand="1"/>
      </w:tblPr>
      <w:tblGrid>
        <w:gridCol w:w="1555"/>
        <w:gridCol w:w="2409"/>
        <w:gridCol w:w="1701"/>
        <w:gridCol w:w="4529"/>
      </w:tblGrid>
      <w:tr w:rsidR="00B9416C" w14:paraId="31735678" w14:textId="77777777" w:rsidTr="0003556A">
        <w:trPr>
          <w:ins w:id="206" w:author="東圻 周" w:date="2024-05-21T21:52:00Z"/>
        </w:trPr>
        <w:tc>
          <w:tcPr>
            <w:tcW w:w="1555" w:type="dxa"/>
            <w:shd w:val="clear" w:color="auto" w:fill="D9D9D9" w:themeFill="background1" w:themeFillShade="D9"/>
            <w:vAlign w:val="center"/>
          </w:tcPr>
          <w:p w14:paraId="3FA0235D" w14:textId="77777777" w:rsidR="00B9416C" w:rsidRDefault="00B9416C" w:rsidP="0003556A">
            <w:pPr>
              <w:snapToGrid w:val="0"/>
              <w:jc w:val="center"/>
              <w:rPr>
                <w:ins w:id="207" w:author="東圻 周" w:date="2024-05-21T21:52:00Z"/>
              </w:rPr>
            </w:pPr>
            <w:ins w:id="208" w:author="東圻 周" w:date="2024-05-21T21:52:00Z">
              <w:r>
                <w:rPr>
                  <w:rFonts w:hint="eastAsia"/>
                </w:rPr>
                <w:t>編號</w:t>
              </w:r>
            </w:ins>
          </w:p>
        </w:tc>
        <w:tc>
          <w:tcPr>
            <w:tcW w:w="2409" w:type="dxa"/>
            <w:vAlign w:val="center"/>
          </w:tcPr>
          <w:p w14:paraId="7D7977B4" w14:textId="77777777" w:rsidR="00B9416C" w:rsidRPr="004F7609" w:rsidRDefault="00B9416C" w:rsidP="0003556A">
            <w:pPr>
              <w:snapToGrid w:val="0"/>
              <w:jc w:val="center"/>
              <w:rPr>
                <w:ins w:id="209" w:author="東圻 周" w:date="2024-05-21T21:52:00Z"/>
              </w:rPr>
            </w:pPr>
            <w:ins w:id="210" w:author="東圻 周" w:date="2024-05-21T21:52:00Z">
              <w:r>
                <w:rPr>
                  <w:rFonts w:hint="eastAsia"/>
                </w:rPr>
                <w:t>2.1</w:t>
              </w:r>
            </w:ins>
          </w:p>
        </w:tc>
        <w:tc>
          <w:tcPr>
            <w:tcW w:w="1701" w:type="dxa"/>
            <w:shd w:val="clear" w:color="auto" w:fill="D9D9D9" w:themeFill="background1" w:themeFillShade="D9"/>
            <w:vAlign w:val="center"/>
          </w:tcPr>
          <w:p w14:paraId="37F23B30" w14:textId="77777777" w:rsidR="00B9416C" w:rsidRDefault="00B9416C" w:rsidP="0003556A">
            <w:pPr>
              <w:snapToGrid w:val="0"/>
              <w:jc w:val="center"/>
              <w:rPr>
                <w:ins w:id="211" w:author="東圻 周" w:date="2024-05-21T21:52:00Z"/>
              </w:rPr>
            </w:pPr>
            <w:ins w:id="212" w:author="東圻 周" w:date="2024-05-21T21:52:00Z">
              <w:r>
                <w:rPr>
                  <w:rFonts w:hint="eastAsia"/>
                </w:rPr>
                <w:t>功能名稱</w:t>
              </w:r>
            </w:ins>
          </w:p>
        </w:tc>
        <w:tc>
          <w:tcPr>
            <w:tcW w:w="4529" w:type="dxa"/>
            <w:vAlign w:val="center"/>
          </w:tcPr>
          <w:p w14:paraId="62D57195" w14:textId="77777777" w:rsidR="00B9416C" w:rsidRDefault="00B9416C" w:rsidP="0003556A">
            <w:pPr>
              <w:snapToGrid w:val="0"/>
              <w:jc w:val="center"/>
              <w:rPr>
                <w:ins w:id="213" w:author="東圻 周" w:date="2024-05-21T21:52:00Z"/>
              </w:rPr>
            </w:pPr>
            <w:ins w:id="214" w:author="東圻 周" w:date="2024-05-21T21:52:00Z">
              <w:r>
                <w:rPr>
                  <w:rFonts w:hint="eastAsia"/>
                </w:rPr>
                <w:t>身分</w:t>
              </w:r>
              <w:r w:rsidRPr="0002657A">
                <w:rPr>
                  <w:rFonts w:hint="eastAsia"/>
                </w:rPr>
                <w:t>設定</w:t>
              </w:r>
            </w:ins>
          </w:p>
        </w:tc>
      </w:tr>
      <w:tr w:rsidR="00B9416C" w14:paraId="484E1CDC" w14:textId="77777777" w:rsidTr="0003556A">
        <w:trPr>
          <w:ins w:id="215" w:author="東圻 周" w:date="2024-05-21T21:52:00Z"/>
        </w:trPr>
        <w:tc>
          <w:tcPr>
            <w:tcW w:w="1555" w:type="dxa"/>
            <w:shd w:val="clear" w:color="auto" w:fill="D9D9D9" w:themeFill="background1" w:themeFillShade="D9"/>
          </w:tcPr>
          <w:p w14:paraId="30C8FE4E" w14:textId="77777777" w:rsidR="00B9416C" w:rsidRDefault="00B9416C" w:rsidP="0003556A">
            <w:pPr>
              <w:snapToGrid w:val="0"/>
              <w:jc w:val="center"/>
              <w:rPr>
                <w:ins w:id="216" w:author="東圻 周" w:date="2024-05-21T21:52:00Z"/>
              </w:rPr>
            </w:pPr>
            <w:ins w:id="217" w:author="東圻 周" w:date="2024-05-21T21:52:00Z">
              <w:r>
                <w:rPr>
                  <w:rFonts w:hint="eastAsia"/>
                </w:rPr>
                <w:t>功能說明</w:t>
              </w:r>
            </w:ins>
          </w:p>
        </w:tc>
        <w:tc>
          <w:tcPr>
            <w:tcW w:w="8639" w:type="dxa"/>
            <w:gridSpan w:val="3"/>
          </w:tcPr>
          <w:p w14:paraId="29D0BF78" w14:textId="77777777" w:rsidR="00B9416C" w:rsidRDefault="00B9416C" w:rsidP="0003556A">
            <w:pPr>
              <w:snapToGrid w:val="0"/>
              <w:rPr>
                <w:ins w:id="218" w:author="東圻 周" w:date="2024-05-21T21:52:00Z"/>
              </w:rPr>
            </w:pPr>
            <w:ins w:id="219" w:author="東圻 周" w:date="2024-05-21T21:52:00Z">
              <w:r>
                <w:rPr>
                  <w:rFonts w:hint="eastAsia"/>
                </w:rPr>
                <w:t>進行使用者及家庭群組設定</w:t>
              </w:r>
            </w:ins>
          </w:p>
        </w:tc>
      </w:tr>
      <w:tr w:rsidR="00B9416C" w14:paraId="5594C339" w14:textId="77777777" w:rsidTr="0003556A">
        <w:trPr>
          <w:ins w:id="220" w:author="東圻 周" w:date="2024-05-21T21:52:00Z"/>
        </w:trPr>
        <w:tc>
          <w:tcPr>
            <w:tcW w:w="1555" w:type="dxa"/>
            <w:shd w:val="clear" w:color="auto" w:fill="D9D9D9" w:themeFill="background1" w:themeFillShade="D9"/>
          </w:tcPr>
          <w:p w14:paraId="77B5FB96" w14:textId="77777777" w:rsidR="00B9416C" w:rsidRDefault="00B9416C" w:rsidP="0003556A">
            <w:pPr>
              <w:snapToGrid w:val="0"/>
              <w:jc w:val="center"/>
              <w:rPr>
                <w:ins w:id="221" w:author="東圻 周" w:date="2024-05-21T21:52:00Z"/>
              </w:rPr>
            </w:pPr>
            <w:ins w:id="222" w:author="東圻 周" w:date="2024-05-21T21:52:00Z">
              <w:r>
                <w:rPr>
                  <w:rFonts w:hint="eastAsia"/>
                </w:rPr>
                <w:t>輸入值</w:t>
              </w:r>
            </w:ins>
          </w:p>
        </w:tc>
        <w:tc>
          <w:tcPr>
            <w:tcW w:w="8639" w:type="dxa"/>
            <w:gridSpan w:val="3"/>
          </w:tcPr>
          <w:p w14:paraId="1B819744" w14:textId="77777777" w:rsidR="00B9416C" w:rsidRDefault="00B9416C" w:rsidP="0003556A">
            <w:pPr>
              <w:snapToGrid w:val="0"/>
              <w:rPr>
                <w:ins w:id="223" w:author="東圻 周" w:date="2024-05-21T21:52:00Z"/>
              </w:rPr>
            </w:pPr>
            <w:ins w:id="224" w:author="東圻 周" w:date="2024-05-21T21:52:00Z">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ins>
          </w:p>
        </w:tc>
      </w:tr>
      <w:tr w:rsidR="00B9416C" w14:paraId="2473D273" w14:textId="77777777" w:rsidTr="0003556A">
        <w:trPr>
          <w:ins w:id="225" w:author="東圻 周" w:date="2024-05-21T21:52:00Z"/>
        </w:trPr>
        <w:tc>
          <w:tcPr>
            <w:tcW w:w="1555" w:type="dxa"/>
            <w:shd w:val="clear" w:color="auto" w:fill="D9D9D9" w:themeFill="background1" w:themeFillShade="D9"/>
          </w:tcPr>
          <w:p w14:paraId="47125266" w14:textId="77777777" w:rsidR="00B9416C" w:rsidRDefault="00B9416C" w:rsidP="0003556A">
            <w:pPr>
              <w:snapToGrid w:val="0"/>
              <w:jc w:val="center"/>
              <w:rPr>
                <w:ins w:id="226" w:author="東圻 周" w:date="2024-05-21T21:52:00Z"/>
              </w:rPr>
            </w:pPr>
            <w:ins w:id="227" w:author="東圻 周" w:date="2024-05-21T21:52:00Z">
              <w:r>
                <w:rPr>
                  <w:rFonts w:hint="eastAsia"/>
                </w:rPr>
                <w:t>輸出值</w:t>
              </w:r>
            </w:ins>
          </w:p>
        </w:tc>
        <w:tc>
          <w:tcPr>
            <w:tcW w:w="8639" w:type="dxa"/>
            <w:gridSpan w:val="3"/>
          </w:tcPr>
          <w:p w14:paraId="24EFF417" w14:textId="77777777" w:rsidR="00B9416C" w:rsidRDefault="00B9416C" w:rsidP="0003556A">
            <w:pPr>
              <w:snapToGrid w:val="0"/>
              <w:rPr>
                <w:ins w:id="228" w:author="東圻 周" w:date="2024-05-21T21:52:00Z"/>
              </w:rPr>
            </w:pPr>
            <w:ins w:id="229" w:author="東圻 周" w:date="2024-05-21T21:52:00Z">
              <w:r>
                <w:rPr>
                  <w:rFonts w:hint="eastAsia"/>
                </w:rPr>
                <w:t>長者：隨機碼產生頁面</w:t>
              </w:r>
              <w:r>
                <w:rPr>
                  <w:rFonts w:hint="eastAsia"/>
                </w:rPr>
                <w:t>/</w:t>
              </w:r>
              <w:r>
                <w:rPr>
                  <w:rFonts w:hint="eastAsia"/>
                </w:rPr>
                <w:t>子女：群組列表</w:t>
              </w:r>
            </w:ins>
          </w:p>
        </w:tc>
      </w:tr>
    </w:tbl>
    <w:p w14:paraId="0A5D532F" w14:textId="77777777" w:rsidR="00B9416C" w:rsidRDefault="00B9416C" w:rsidP="00B9416C">
      <w:pPr>
        <w:snapToGrid w:val="0"/>
        <w:rPr>
          <w:ins w:id="230" w:author="東圻 周" w:date="2024-05-21T21:52:00Z"/>
        </w:rPr>
      </w:pPr>
    </w:p>
    <w:p w14:paraId="394CD78A" w14:textId="77777777" w:rsidR="00B9416C" w:rsidRDefault="00B9416C" w:rsidP="00B9416C">
      <w:pPr>
        <w:widowControl/>
        <w:snapToGrid w:val="0"/>
        <w:rPr>
          <w:ins w:id="231" w:author="東圻 周" w:date="2024-05-21T21:52:00Z"/>
        </w:rPr>
      </w:pPr>
      <w:ins w:id="232" w:author="東圻 周" w:date="2024-05-21T21:52:00Z">
        <w:r>
          <w:br w:type="page"/>
        </w:r>
      </w:ins>
    </w:p>
    <w:p w14:paraId="53F59C14" w14:textId="77777777" w:rsidR="00B9416C" w:rsidRDefault="00B9416C" w:rsidP="00B9416C">
      <w:pPr>
        <w:pStyle w:val="afd"/>
        <w:ind w:left="280" w:right="280"/>
        <w:rPr>
          <w:ins w:id="233" w:author="東圻 周" w:date="2024-05-21T21:52:00Z"/>
        </w:rPr>
      </w:pPr>
      <w:bookmarkStart w:id="234" w:name="_Toc167232775"/>
      <w:ins w:id="235" w:author="東圻 周" w:date="2024-05-21T21:52:00Z">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234"/>
      </w:ins>
    </w:p>
    <w:tbl>
      <w:tblPr>
        <w:tblStyle w:val="af4"/>
        <w:tblW w:w="0" w:type="auto"/>
        <w:tblLook w:val="04A0" w:firstRow="1" w:lastRow="0" w:firstColumn="1" w:lastColumn="0" w:noHBand="0" w:noVBand="1"/>
      </w:tblPr>
      <w:tblGrid>
        <w:gridCol w:w="1555"/>
        <w:gridCol w:w="2409"/>
        <w:gridCol w:w="1701"/>
        <w:gridCol w:w="4529"/>
      </w:tblGrid>
      <w:tr w:rsidR="00B9416C" w14:paraId="74F0A621" w14:textId="77777777" w:rsidTr="0003556A">
        <w:trPr>
          <w:ins w:id="236" w:author="東圻 周" w:date="2024-05-21T21:52:00Z"/>
        </w:trPr>
        <w:tc>
          <w:tcPr>
            <w:tcW w:w="1555" w:type="dxa"/>
            <w:shd w:val="clear" w:color="auto" w:fill="D9D9D9" w:themeFill="background1" w:themeFillShade="D9"/>
            <w:vAlign w:val="center"/>
          </w:tcPr>
          <w:p w14:paraId="10718808" w14:textId="77777777" w:rsidR="00B9416C" w:rsidRDefault="00B9416C" w:rsidP="0003556A">
            <w:pPr>
              <w:snapToGrid w:val="0"/>
              <w:jc w:val="center"/>
              <w:rPr>
                <w:ins w:id="237" w:author="東圻 周" w:date="2024-05-21T21:52:00Z"/>
              </w:rPr>
            </w:pPr>
            <w:ins w:id="238" w:author="東圻 周" w:date="2024-05-21T21:52:00Z">
              <w:r>
                <w:rPr>
                  <w:rFonts w:hint="eastAsia"/>
                </w:rPr>
                <w:t>編號</w:t>
              </w:r>
            </w:ins>
          </w:p>
        </w:tc>
        <w:tc>
          <w:tcPr>
            <w:tcW w:w="2409" w:type="dxa"/>
            <w:vAlign w:val="center"/>
          </w:tcPr>
          <w:p w14:paraId="6E7C496F" w14:textId="77777777" w:rsidR="00B9416C" w:rsidRPr="004F7609" w:rsidRDefault="00B9416C" w:rsidP="0003556A">
            <w:pPr>
              <w:snapToGrid w:val="0"/>
              <w:jc w:val="center"/>
              <w:rPr>
                <w:ins w:id="239" w:author="東圻 周" w:date="2024-05-21T21:52:00Z"/>
              </w:rPr>
            </w:pPr>
            <w:ins w:id="240" w:author="東圻 周" w:date="2024-05-21T21:52:00Z">
              <w:r>
                <w:rPr>
                  <w:rFonts w:hint="eastAsia"/>
                </w:rPr>
                <w:t>2.2</w:t>
              </w:r>
            </w:ins>
          </w:p>
        </w:tc>
        <w:tc>
          <w:tcPr>
            <w:tcW w:w="1701" w:type="dxa"/>
            <w:shd w:val="clear" w:color="auto" w:fill="D9D9D9" w:themeFill="background1" w:themeFillShade="D9"/>
            <w:vAlign w:val="center"/>
          </w:tcPr>
          <w:p w14:paraId="311A1FCF" w14:textId="77777777" w:rsidR="00B9416C" w:rsidRDefault="00B9416C" w:rsidP="0003556A">
            <w:pPr>
              <w:snapToGrid w:val="0"/>
              <w:jc w:val="center"/>
              <w:rPr>
                <w:ins w:id="241" w:author="東圻 周" w:date="2024-05-21T21:52:00Z"/>
              </w:rPr>
            </w:pPr>
            <w:ins w:id="242" w:author="東圻 周" w:date="2024-05-21T21:52:00Z">
              <w:r>
                <w:rPr>
                  <w:rFonts w:hint="eastAsia"/>
                </w:rPr>
                <w:t>功能名稱</w:t>
              </w:r>
            </w:ins>
          </w:p>
        </w:tc>
        <w:tc>
          <w:tcPr>
            <w:tcW w:w="4529" w:type="dxa"/>
            <w:vAlign w:val="center"/>
          </w:tcPr>
          <w:p w14:paraId="52432509" w14:textId="77777777" w:rsidR="00B9416C" w:rsidRDefault="00B9416C" w:rsidP="0003556A">
            <w:pPr>
              <w:snapToGrid w:val="0"/>
              <w:jc w:val="center"/>
              <w:rPr>
                <w:ins w:id="243" w:author="東圻 周" w:date="2024-05-21T21:52:00Z"/>
              </w:rPr>
            </w:pPr>
            <w:ins w:id="244" w:author="東圻 周" w:date="2024-05-21T21:52:00Z">
              <w:r>
                <w:rPr>
                  <w:rFonts w:hint="eastAsia"/>
                </w:rPr>
                <w:t>裝置設定</w:t>
              </w:r>
            </w:ins>
          </w:p>
        </w:tc>
      </w:tr>
      <w:tr w:rsidR="00B9416C" w14:paraId="0B39A57F" w14:textId="77777777" w:rsidTr="0003556A">
        <w:trPr>
          <w:ins w:id="245" w:author="東圻 周" w:date="2024-05-21T21:52:00Z"/>
        </w:trPr>
        <w:tc>
          <w:tcPr>
            <w:tcW w:w="1555" w:type="dxa"/>
            <w:shd w:val="clear" w:color="auto" w:fill="D9D9D9" w:themeFill="background1" w:themeFillShade="D9"/>
          </w:tcPr>
          <w:p w14:paraId="4F22345A" w14:textId="77777777" w:rsidR="00B9416C" w:rsidRDefault="00B9416C" w:rsidP="0003556A">
            <w:pPr>
              <w:snapToGrid w:val="0"/>
              <w:jc w:val="center"/>
              <w:rPr>
                <w:ins w:id="246" w:author="東圻 周" w:date="2024-05-21T21:52:00Z"/>
              </w:rPr>
            </w:pPr>
            <w:ins w:id="247" w:author="東圻 周" w:date="2024-05-21T21:52:00Z">
              <w:r>
                <w:rPr>
                  <w:rFonts w:hint="eastAsia"/>
                </w:rPr>
                <w:t>功能說明</w:t>
              </w:r>
            </w:ins>
          </w:p>
        </w:tc>
        <w:tc>
          <w:tcPr>
            <w:tcW w:w="8639" w:type="dxa"/>
            <w:gridSpan w:val="3"/>
          </w:tcPr>
          <w:p w14:paraId="6E3F3DFB" w14:textId="77777777" w:rsidR="00B9416C" w:rsidRDefault="00B9416C" w:rsidP="0003556A">
            <w:pPr>
              <w:snapToGrid w:val="0"/>
              <w:rPr>
                <w:ins w:id="248" w:author="東圻 周" w:date="2024-05-21T21:52:00Z"/>
              </w:rPr>
            </w:pPr>
            <w:ins w:id="249" w:author="東圻 周" w:date="2024-05-21T21:52:00Z">
              <w:r>
                <w:rPr>
                  <w:rFonts w:hint="eastAsia"/>
                </w:rPr>
                <w:t>進行裝置設定</w:t>
              </w:r>
            </w:ins>
          </w:p>
        </w:tc>
      </w:tr>
      <w:tr w:rsidR="00B9416C" w14:paraId="3106EA85" w14:textId="77777777" w:rsidTr="0003556A">
        <w:trPr>
          <w:ins w:id="250" w:author="東圻 周" w:date="2024-05-21T21:52:00Z"/>
        </w:trPr>
        <w:tc>
          <w:tcPr>
            <w:tcW w:w="1555" w:type="dxa"/>
            <w:shd w:val="clear" w:color="auto" w:fill="D9D9D9" w:themeFill="background1" w:themeFillShade="D9"/>
          </w:tcPr>
          <w:p w14:paraId="3D8EAE69" w14:textId="77777777" w:rsidR="00B9416C" w:rsidRDefault="00B9416C" w:rsidP="0003556A">
            <w:pPr>
              <w:snapToGrid w:val="0"/>
              <w:jc w:val="center"/>
              <w:rPr>
                <w:ins w:id="251" w:author="東圻 周" w:date="2024-05-21T21:52:00Z"/>
              </w:rPr>
            </w:pPr>
            <w:ins w:id="252" w:author="東圻 周" w:date="2024-05-21T21:52:00Z">
              <w:r>
                <w:rPr>
                  <w:rFonts w:hint="eastAsia"/>
                </w:rPr>
                <w:t>輸入值</w:t>
              </w:r>
            </w:ins>
          </w:p>
        </w:tc>
        <w:tc>
          <w:tcPr>
            <w:tcW w:w="8639" w:type="dxa"/>
            <w:gridSpan w:val="3"/>
          </w:tcPr>
          <w:p w14:paraId="25C5D19B" w14:textId="77777777" w:rsidR="00B9416C" w:rsidRDefault="00B9416C" w:rsidP="0003556A">
            <w:pPr>
              <w:snapToGrid w:val="0"/>
              <w:rPr>
                <w:ins w:id="253" w:author="東圻 周" w:date="2024-05-21T21:52:00Z"/>
              </w:rPr>
            </w:pPr>
            <w:ins w:id="254" w:author="東圻 周" w:date="2024-05-21T21:52:00Z">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ins>
          </w:p>
        </w:tc>
      </w:tr>
      <w:tr w:rsidR="00B9416C" w14:paraId="1A81542F" w14:textId="77777777" w:rsidTr="0003556A">
        <w:trPr>
          <w:ins w:id="255" w:author="東圻 周" w:date="2024-05-21T21:52:00Z"/>
        </w:trPr>
        <w:tc>
          <w:tcPr>
            <w:tcW w:w="1555" w:type="dxa"/>
            <w:shd w:val="clear" w:color="auto" w:fill="D9D9D9" w:themeFill="background1" w:themeFillShade="D9"/>
          </w:tcPr>
          <w:p w14:paraId="715FC788" w14:textId="77777777" w:rsidR="00B9416C" w:rsidRDefault="00B9416C" w:rsidP="0003556A">
            <w:pPr>
              <w:snapToGrid w:val="0"/>
              <w:jc w:val="center"/>
              <w:rPr>
                <w:ins w:id="256" w:author="東圻 周" w:date="2024-05-21T21:52:00Z"/>
              </w:rPr>
            </w:pPr>
            <w:ins w:id="257" w:author="東圻 周" w:date="2024-05-21T21:52:00Z">
              <w:r>
                <w:rPr>
                  <w:rFonts w:hint="eastAsia"/>
                </w:rPr>
                <w:t>輸出值</w:t>
              </w:r>
            </w:ins>
          </w:p>
        </w:tc>
        <w:tc>
          <w:tcPr>
            <w:tcW w:w="8639" w:type="dxa"/>
            <w:gridSpan w:val="3"/>
          </w:tcPr>
          <w:p w14:paraId="027696BC" w14:textId="77777777" w:rsidR="00B9416C" w:rsidRDefault="00B9416C" w:rsidP="0003556A">
            <w:pPr>
              <w:snapToGrid w:val="0"/>
              <w:rPr>
                <w:ins w:id="258" w:author="東圻 周" w:date="2024-05-21T21:52:00Z"/>
              </w:rPr>
            </w:pPr>
            <w:ins w:id="259" w:author="東圻 周" w:date="2024-05-21T21:52:00Z">
              <w:r>
                <w:rPr>
                  <w:rFonts w:hint="eastAsia"/>
                </w:rPr>
                <w:t>連線狀態頁面</w:t>
              </w:r>
            </w:ins>
          </w:p>
        </w:tc>
      </w:tr>
    </w:tbl>
    <w:p w14:paraId="6E875728" w14:textId="77777777" w:rsidR="00B9416C" w:rsidRDefault="00B9416C" w:rsidP="00B9416C">
      <w:pPr>
        <w:pStyle w:val="afd"/>
        <w:ind w:left="280" w:right="280"/>
        <w:jc w:val="left"/>
        <w:rPr>
          <w:ins w:id="260" w:author="東圻 周" w:date="2024-05-21T21:52:00Z"/>
        </w:rPr>
      </w:pPr>
    </w:p>
    <w:p w14:paraId="59278055" w14:textId="77777777" w:rsidR="00B9416C" w:rsidRDefault="00B9416C" w:rsidP="00B9416C">
      <w:pPr>
        <w:pStyle w:val="afd"/>
        <w:ind w:left="280" w:right="280"/>
        <w:rPr>
          <w:ins w:id="261" w:author="東圻 周" w:date="2024-05-21T21:52:00Z"/>
        </w:rPr>
      </w:pPr>
      <w:bookmarkStart w:id="262" w:name="_Toc167232776"/>
      <w:ins w:id="263" w:author="東圻 周" w:date="2024-05-21T21:52:00Z">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262"/>
      </w:ins>
    </w:p>
    <w:tbl>
      <w:tblPr>
        <w:tblStyle w:val="af4"/>
        <w:tblW w:w="0" w:type="auto"/>
        <w:tblLook w:val="04A0" w:firstRow="1" w:lastRow="0" w:firstColumn="1" w:lastColumn="0" w:noHBand="0" w:noVBand="1"/>
      </w:tblPr>
      <w:tblGrid>
        <w:gridCol w:w="1555"/>
        <w:gridCol w:w="2409"/>
        <w:gridCol w:w="1701"/>
        <w:gridCol w:w="4529"/>
      </w:tblGrid>
      <w:tr w:rsidR="00B9416C" w14:paraId="5648BEC4" w14:textId="77777777" w:rsidTr="0003556A">
        <w:trPr>
          <w:ins w:id="264" w:author="東圻 周" w:date="2024-05-21T21:52:00Z"/>
        </w:trPr>
        <w:tc>
          <w:tcPr>
            <w:tcW w:w="1555" w:type="dxa"/>
            <w:shd w:val="clear" w:color="auto" w:fill="D9D9D9" w:themeFill="background1" w:themeFillShade="D9"/>
            <w:vAlign w:val="center"/>
          </w:tcPr>
          <w:p w14:paraId="5B731ECF" w14:textId="77777777" w:rsidR="00B9416C" w:rsidRDefault="00B9416C" w:rsidP="0003556A">
            <w:pPr>
              <w:snapToGrid w:val="0"/>
              <w:jc w:val="center"/>
              <w:rPr>
                <w:ins w:id="265" w:author="東圻 周" w:date="2024-05-21T21:52:00Z"/>
              </w:rPr>
            </w:pPr>
            <w:ins w:id="266" w:author="東圻 周" w:date="2024-05-21T21:52:00Z">
              <w:r>
                <w:rPr>
                  <w:rFonts w:hint="eastAsia"/>
                </w:rPr>
                <w:t>編號</w:t>
              </w:r>
            </w:ins>
          </w:p>
        </w:tc>
        <w:tc>
          <w:tcPr>
            <w:tcW w:w="2409" w:type="dxa"/>
            <w:vAlign w:val="center"/>
          </w:tcPr>
          <w:p w14:paraId="6A71D48C" w14:textId="77777777" w:rsidR="00B9416C" w:rsidRPr="004F7609" w:rsidRDefault="00B9416C" w:rsidP="0003556A">
            <w:pPr>
              <w:snapToGrid w:val="0"/>
              <w:jc w:val="center"/>
              <w:rPr>
                <w:ins w:id="267" w:author="東圻 周" w:date="2024-05-21T21:52:00Z"/>
              </w:rPr>
            </w:pPr>
            <w:ins w:id="268" w:author="東圻 周" w:date="2024-05-21T21:52:00Z">
              <w:r>
                <w:rPr>
                  <w:rFonts w:hint="eastAsia"/>
                </w:rPr>
                <w:t>3</w:t>
              </w:r>
            </w:ins>
          </w:p>
        </w:tc>
        <w:tc>
          <w:tcPr>
            <w:tcW w:w="1701" w:type="dxa"/>
            <w:shd w:val="clear" w:color="auto" w:fill="D9D9D9" w:themeFill="background1" w:themeFillShade="D9"/>
            <w:vAlign w:val="center"/>
          </w:tcPr>
          <w:p w14:paraId="2BF3E789" w14:textId="77777777" w:rsidR="00B9416C" w:rsidRDefault="00B9416C" w:rsidP="0003556A">
            <w:pPr>
              <w:snapToGrid w:val="0"/>
              <w:jc w:val="center"/>
              <w:rPr>
                <w:ins w:id="269" w:author="東圻 周" w:date="2024-05-21T21:52:00Z"/>
              </w:rPr>
            </w:pPr>
            <w:ins w:id="270" w:author="東圻 周" w:date="2024-05-21T21:52:00Z">
              <w:r>
                <w:rPr>
                  <w:rFonts w:hint="eastAsia"/>
                </w:rPr>
                <w:t>功能名稱</w:t>
              </w:r>
            </w:ins>
          </w:p>
        </w:tc>
        <w:tc>
          <w:tcPr>
            <w:tcW w:w="4529" w:type="dxa"/>
            <w:vAlign w:val="center"/>
          </w:tcPr>
          <w:p w14:paraId="47064318" w14:textId="77777777" w:rsidR="00B9416C" w:rsidRDefault="00B9416C" w:rsidP="0003556A">
            <w:pPr>
              <w:snapToGrid w:val="0"/>
              <w:jc w:val="center"/>
              <w:rPr>
                <w:ins w:id="271" w:author="東圻 周" w:date="2024-05-21T21:52:00Z"/>
              </w:rPr>
            </w:pPr>
            <w:ins w:id="272" w:author="東圻 周" w:date="2024-05-21T21:52:00Z">
              <w:r w:rsidRPr="0002657A">
                <w:rPr>
                  <w:rFonts w:ascii="標楷體" w:hAnsi="標楷體" w:hint="eastAsia"/>
                </w:rPr>
                <w:t>排程</w:t>
              </w:r>
              <w:r>
                <w:rPr>
                  <w:rFonts w:ascii="標楷體" w:hAnsi="標楷體" w:hint="eastAsia"/>
                </w:rPr>
                <w:t>及通知</w:t>
              </w:r>
            </w:ins>
          </w:p>
        </w:tc>
      </w:tr>
      <w:tr w:rsidR="00B9416C" w14:paraId="5D00C631" w14:textId="77777777" w:rsidTr="0003556A">
        <w:trPr>
          <w:ins w:id="273" w:author="東圻 周" w:date="2024-05-21T21:52:00Z"/>
        </w:trPr>
        <w:tc>
          <w:tcPr>
            <w:tcW w:w="1555" w:type="dxa"/>
            <w:shd w:val="clear" w:color="auto" w:fill="D9D9D9" w:themeFill="background1" w:themeFillShade="D9"/>
          </w:tcPr>
          <w:p w14:paraId="3FCB573F" w14:textId="77777777" w:rsidR="00B9416C" w:rsidRDefault="00B9416C" w:rsidP="0003556A">
            <w:pPr>
              <w:snapToGrid w:val="0"/>
              <w:jc w:val="center"/>
              <w:rPr>
                <w:ins w:id="274" w:author="東圻 周" w:date="2024-05-21T21:52:00Z"/>
              </w:rPr>
            </w:pPr>
            <w:ins w:id="275" w:author="東圻 周" w:date="2024-05-21T21:52:00Z">
              <w:r>
                <w:rPr>
                  <w:rFonts w:hint="eastAsia"/>
                </w:rPr>
                <w:t>功能說明</w:t>
              </w:r>
            </w:ins>
          </w:p>
        </w:tc>
        <w:tc>
          <w:tcPr>
            <w:tcW w:w="8639" w:type="dxa"/>
            <w:gridSpan w:val="3"/>
          </w:tcPr>
          <w:p w14:paraId="76DED0E5" w14:textId="77777777" w:rsidR="00B9416C" w:rsidRDefault="00B9416C" w:rsidP="0003556A">
            <w:pPr>
              <w:snapToGrid w:val="0"/>
              <w:rPr>
                <w:ins w:id="276" w:author="東圻 周" w:date="2024-05-21T21:52:00Z"/>
              </w:rPr>
            </w:pPr>
            <w:ins w:id="277" w:author="東圻 周" w:date="2024-05-21T21:52:00Z">
              <w:r>
                <w:rPr>
                  <w:rFonts w:hint="eastAsia"/>
                </w:rPr>
                <w:t>進行排程處理及通知</w:t>
              </w:r>
            </w:ins>
          </w:p>
        </w:tc>
      </w:tr>
      <w:tr w:rsidR="00B9416C" w14:paraId="2C51D0F9" w14:textId="77777777" w:rsidTr="0003556A">
        <w:trPr>
          <w:ins w:id="278" w:author="東圻 周" w:date="2024-05-21T21:52:00Z"/>
        </w:trPr>
        <w:tc>
          <w:tcPr>
            <w:tcW w:w="1555" w:type="dxa"/>
            <w:shd w:val="clear" w:color="auto" w:fill="D9D9D9" w:themeFill="background1" w:themeFillShade="D9"/>
          </w:tcPr>
          <w:p w14:paraId="01C04050" w14:textId="77777777" w:rsidR="00B9416C" w:rsidRDefault="00B9416C" w:rsidP="0003556A">
            <w:pPr>
              <w:snapToGrid w:val="0"/>
              <w:jc w:val="center"/>
              <w:rPr>
                <w:ins w:id="279" w:author="東圻 周" w:date="2024-05-21T21:52:00Z"/>
              </w:rPr>
            </w:pPr>
            <w:ins w:id="280" w:author="東圻 周" w:date="2024-05-21T21:52:00Z">
              <w:r>
                <w:rPr>
                  <w:rFonts w:hint="eastAsia"/>
                </w:rPr>
                <w:t>輸入值</w:t>
              </w:r>
            </w:ins>
          </w:p>
        </w:tc>
        <w:tc>
          <w:tcPr>
            <w:tcW w:w="8639" w:type="dxa"/>
            <w:gridSpan w:val="3"/>
          </w:tcPr>
          <w:p w14:paraId="476FEFDD" w14:textId="77777777" w:rsidR="00B9416C" w:rsidRDefault="00B9416C" w:rsidP="0003556A">
            <w:pPr>
              <w:snapToGrid w:val="0"/>
              <w:rPr>
                <w:ins w:id="281" w:author="東圻 周" w:date="2024-05-21T21:52:00Z"/>
              </w:rPr>
            </w:pPr>
            <w:ins w:id="282" w:author="東圻 周" w:date="2024-05-21T21:52:00Z">
              <w:r>
                <w:rPr>
                  <w:rFonts w:hint="eastAsia"/>
                </w:rPr>
                <w:t>排程資訊</w:t>
              </w:r>
              <w:r>
                <w:rPr>
                  <w:rFonts w:hint="eastAsia"/>
                </w:rPr>
                <w:t>/</w:t>
              </w:r>
              <w:r>
                <w:rPr>
                  <w:rFonts w:hint="eastAsia"/>
                </w:rPr>
                <w:t>定位請求</w:t>
              </w:r>
            </w:ins>
          </w:p>
        </w:tc>
      </w:tr>
      <w:tr w:rsidR="00B9416C" w14:paraId="45889F79" w14:textId="77777777" w:rsidTr="0003556A">
        <w:trPr>
          <w:ins w:id="283" w:author="東圻 周" w:date="2024-05-21T21:52:00Z"/>
        </w:trPr>
        <w:tc>
          <w:tcPr>
            <w:tcW w:w="1555" w:type="dxa"/>
            <w:shd w:val="clear" w:color="auto" w:fill="D9D9D9" w:themeFill="background1" w:themeFillShade="D9"/>
          </w:tcPr>
          <w:p w14:paraId="59CAA936" w14:textId="77777777" w:rsidR="00B9416C" w:rsidRDefault="00B9416C" w:rsidP="0003556A">
            <w:pPr>
              <w:snapToGrid w:val="0"/>
              <w:jc w:val="center"/>
              <w:rPr>
                <w:ins w:id="284" w:author="東圻 周" w:date="2024-05-21T21:52:00Z"/>
              </w:rPr>
            </w:pPr>
            <w:ins w:id="285" w:author="東圻 周" w:date="2024-05-21T21:52:00Z">
              <w:r>
                <w:rPr>
                  <w:rFonts w:hint="eastAsia"/>
                </w:rPr>
                <w:t>輸出值</w:t>
              </w:r>
            </w:ins>
          </w:p>
        </w:tc>
        <w:tc>
          <w:tcPr>
            <w:tcW w:w="8639" w:type="dxa"/>
            <w:gridSpan w:val="3"/>
          </w:tcPr>
          <w:p w14:paraId="4ECA64C4" w14:textId="77777777" w:rsidR="00B9416C" w:rsidRDefault="00B9416C" w:rsidP="0003556A">
            <w:pPr>
              <w:snapToGrid w:val="0"/>
              <w:rPr>
                <w:ins w:id="286" w:author="東圻 周" w:date="2024-05-21T21:52:00Z"/>
              </w:rPr>
            </w:pPr>
            <w:ins w:id="287" w:author="東圻 周" w:date="2024-05-21T21:52:00Z">
              <w:r>
                <w:rPr>
                  <w:rFonts w:hint="eastAsia"/>
                </w:rPr>
                <w:t>設定結果介面</w:t>
              </w:r>
              <w:r>
                <w:rPr>
                  <w:rFonts w:hint="eastAsia"/>
                </w:rPr>
                <w:t>/</w:t>
              </w:r>
              <w:r>
                <w:rPr>
                  <w:rFonts w:hint="eastAsia"/>
                </w:rPr>
                <w:t>通知訊息</w:t>
              </w:r>
              <w:r>
                <w:rPr>
                  <w:rFonts w:hint="eastAsia"/>
                </w:rPr>
                <w:t>/</w:t>
              </w:r>
              <w:r>
                <w:rPr>
                  <w:rFonts w:hint="eastAsia"/>
                </w:rPr>
                <w:t>定位：定位資訊</w:t>
              </w:r>
            </w:ins>
          </w:p>
        </w:tc>
      </w:tr>
    </w:tbl>
    <w:p w14:paraId="255AD0DB" w14:textId="77777777" w:rsidR="00B9416C" w:rsidRPr="00203C44" w:rsidRDefault="00B9416C" w:rsidP="00B9416C">
      <w:pPr>
        <w:pStyle w:val="afd"/>
        <w:ind w:left="280" w:right="280"/>
        <w:jc w:val="left"/>
        <w:rPr>
          <w:ins w:id="288" w:author="東圻 周" w:date="2024-05-21T21:52:00Z"/>
        </w:rPr>
      </w:pPr>
    </w:p>
    <w:p w14:paraId="280B2A9E" w14:textId="77777777" w:rsidR="00B9416C" w:rsidRDefault="00B9416C" w:rsidP="00B9416C">
      <w:pPr>
        <w:pStyle w:val="afd"/>
        <w:ind w:left="280" w:right="280"/>
        <w:rPr>
          <w:ins w:id="289" w:author="東圻 周" w:date="2024-05-21T21:52:00Z"/>
        </w:rPr>
      </w:pPr>
      <w:bookmarkStart w:id="290" w:name="_Toc167232777"/>
      <w:ins w:id="291" w:author="東圻 周" w:date="2024-05-21T21:52:00Z">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290"/>
      </w:ins>
    </w:p>
    <w:tbl>
      <w:tblPr>
        <w:tblStyle w:val="af4"/>
        <w:tblW w:w="0" w:type="auto"/>
        <w:tblLook w:val="04A0" w:firstRow="1" w:lastRow="0" w:firstColumn="1" w:lastColumn="0" w:noHBand="0" w:noVBand="1"/>
      </w:tblPr>
      <w:tblGrid>
        <w:gridCol w:w="1555"/>
        <w:gridCol w:w="2409"/>
        <w:gridCol w:w="1701"/>
        <w:gridCol w:w="4529"/>
      </w:tblGrid>
      <w:tr w:rsidR="00B9416C" w14:paraId="1B3A4F65" w14:textId="77777777" w:rsidTr="0003556A">
        <w:trPr>
          <w:ins w:id="292" w:author="東圻 周" w:date="2024-05-21T21:52:00Z"/>
        </w:trPr>
        <w:tc>
          <w:tcPr>
            <w:tcW w:w="1555" w:type="dxa"/>
            <w:shd w:val="clear" w:color="auto" w:fill="D9D9D9" w:themeFill="background1" w:themeFillShade="D9"/>
            <w:vAlign w:val="center"/>
          </w:tcPr>
          <w:p w14:paraId="4F6EA6B2" w14:textId="77777777" w:rsidR="00B9416C" w:rsidRDefault="00B9416C" w:rsidP="0003556A">
            <w:pPr>
              <w:snapToGrid w:val="0"/>
              <w:jc w:val="center"/>
              <w:rPr>
                <w:ins w:id="293" w:author="東圻 周" w:date="2024-05-21T21:52:00Z"/>
              </w:rPr>
            </w:pPr>
            <w:ins w:id="294" w:author="東圻 周" w:date="2024-05-21T21:52:00Z">
              <w:r>
                <w:rPr>
                  <w:rFonts w:hint="eastAsia"/>
                </w:rPr>
                <w:t>編號</w:t>
              </w:r>
            </w:ins>
          </w:p>
        </w:tc>
        <w:tc>
          <w:tcPr>
            <w:tcW w:w="2409" w:type="dxa"/>
            <w:vAlign w:val="center"/>
          </w:tcPr>
          <w:p w14:paraId="62FDD673" w14:textId="77777777" w:rsidR="00B9416C" w:rsidRPr="004F7609" w:rsidRDefault="00B9416C" w:rsidP="0003556A">
            <w:pPr>
              <w:snapToGrid w:val="0"/>
              <w:jc w:val="center"/>
              <w:rPr>
                <w:ins w:id="295" w:author="東圻 周" w:date="2024-05-21T21:52:00Z"/>
              </w:rPr>
            </w:pPr>
            <w:ins w:id="296" w:author="東圻 周" w:date="2024-05-21T21:52:00Z">
              <w:r>
                <w:rPr>
                  <w:rFonts w:hint="eastAsia"/>
                </w:rPr>
                <w:t>3.1</w:t>
              </w:r>
            </w:ins>
          </w:p>
        </w:tc>
        <w:tc>
          <w:tcPr>
            <w:tcW w:w="1701" w:type="dxa"/>
            <w:shd w:val="clear" w:color="auto" w:fill="D9D9D9" w:themeFill="background1" w:themeFillShade="D9"/>
            <w:vAlign w:val="center"/>
          </w:tcPr>
          <w:p w14:paraId="3F18E72C" w14:textId="77777777" w:rsidR="00B9416C" w:rsidRDefault="00B9416C" w:rsidP="0003556A">
            <w:pPr>
              <w:snapToGrid w:val="0"/>
              <w:jc w:val="center"/>
              <w:rPr>
                <w:ins w:id="297" w:author="東圻 周" w:date="2024-05-21T21:52:00Z"/>
              </w:rPr>
            </w:pPr>
            <w:ins w:id="298" w:author="東圻 周" w:date="2024-05-21T21:52:00Z">
              <w:r>
                <w:rPr>
                  <w:rFonts w:hint="eastAsia"/>
                </w:rPr>
                <w:t>功能名稱</w:t>
              </w:r>
            </w:ins>
          </w:p>
        </w:tc>
        <w:tc>
          <w:tcPr>
            <w:tcW w:w="4529" w:type="dxa"/>
            <w:vAlign w:val="center"/>
          </w:tcPr>
          <w:p w14:paraId="39696451" w14:textId="77777777" w:rsidR="00B9416C" w:rsidRDefault="00B9416C" w:rsidP="0003556A">
            <w:pPr>
              <w:snapToGrid w:val="0"/>
              <w:jc w:val="center"/>
              <w:rPr>
                <w:ins w:id="299" w:author="東圻 周" w:date="2024-05-21T21:52:00Z"/>
              </w:rPr>
            </w:pPr>
            <w:ins w:id="300" w:author="東圻 周" w:date="2024-05-21T21:52:00Z">
              <w:r>
                <w:rPr>
                  <w:rFonts w:hint="eastAsia"/>
                </w:rPr>
                <w:t>排程設定</w:t>
              </w:r>
            </w:ins>
          </w:p>
        </w:tc>
      </w:tr>
      <w:tr w:rsidR="00B9416C" w14:paraId="46661CDC" w14:textId="77777777" w:rsidTr="0003556A">
        <w:trPr>
          <w:ins w:id="301" w:author="東圻 周" w:date="2024-05-21T21:52:00Z"/>
        </w:trPr>
        <w:tc>
          <w:tcPr>
            <w:tcW w:w="1555" w:type="dxa"/>
            <w:shd w:val="clear" w:color="auto" w:fill="D9D9D9" w:themeFill="background1" w:themeFillShade="D9"/>
          </w:tcPr>
          <w:p w14:paraId="2704929C" w14:textId="77777777" w:rsidR="00B9416C" w:rsidRDefault="00B9416C" w:rsidP="0003556A">
            <w:pPr>
              <w:snapToGrid w:val="0"/>
              <w:jc w:val="center"/>
              <w:rPr>
                <w:ins w:id="302" w:author="東圻 周" w:date="2024-05-21T21:52:00Z"/>
              </w:rPr>
            </w:pPr>
            <w:ins w:id="303" w:author="東圻 周" w:date="2024-05-21T21:52:00Z">
              <w:r>
                <w:rPr>
                  <w:rFonts w:hint="eastAsia"/>
                </w:rPr>
                <w:t>功能說明</w:t>
              </w:r>
            </w:ins>
          </w:p>
        </w:tc>
        <w:tc>
          <w:tcPr>
            <w:tcW w:w="8639" w:type="dxa"/>
            <w:gridSpan w:val="3"/>
          </w:tcPr>
          <w:p w14:paraId="757937FF" w14:textId="77777777" w:rsidR="00B9416C" w:rsidRDefault="00B9416C" w:rsidP="0003556A">
            <w:pPr>
              <w:snapToGrid w:val="0"/>
              <w:rPr>
                <w:ins w:id="304" w:author="東圻 周" w:date="2024-05-21T21:52:00Z"/>
              </w:rPr>
            </w:pPr>
            <w:ins w:id="305" w:author="東圻 周" w:date="2024-05-21T21:52:00Z">
              <w:r>
                <w:rPr>
                  <w:rFonts w:hint="eastAsia"/>
                </w:rPr>
                <w:t>進行排程設定</w:t>
              </w:r>
            </w:ins>
          </w:p>
        </w:tc>
      </w:tr>
      <w:tr w:rsidR="00B9416C" w14:paraId="081FDDEB" w14:textId="77777777" w:rsidTr="0003556A">
        <w:trPr>
          <w:ins w:id="306" w:author="東圻 周" w:date="2024-05-21T21:52:00Z"/>
        </w:trPr>
        <w:tc>
          <w:tcPr>
            <w:tcW w:w="1555" w:type="dxa"/>
            <w:shd w:val="clear" w:color="auto" w:fill="D9D9D9" w:themeFill="background1" w:themeFillShade="D9"/>
          </w:tcPr>
          <w:p w14:paraId="566DFB10" w14:textId="77777777" w:rsidR="00B9416C" w:rsidRDefault="00B9416C" w:rsidP="0003556A">
            <w:pPr>
              <w:snapToGrid w:val="0"/>
              <w:jc w:val="center"/>
              <w:rPr>
                <w:ins w:id="307" w:author="東圻 周" w:date="2024-05-21T21:52:00Z"/>
              </w:rPr>
            </w:pPr>
            <w:ins w:id="308" w:author="東圻 周" w:date="2024-05-21T21:52:00Z">
              <w:r>
                <w:rPr>
                  <w:rFonts w:hint="eastAsia"/>
                </w:rPr>
                <w:t>輸入值</w:t>
              </w:r>
            </w:ins>
          </w:p>
        </w:tc>
        <w:tc>
          <w:tcPr>
            <w:tcW w:w="8639" w:type="dxa"/>
            <w:gridSpan w:val="3"/>
          </w:tcPr>
          <w:p w14:paraId="5445782B" w14:textId="77777777" w:rsidR="00B9416C" w:rsidRDefault="00B9416C" w:rsidP="0003556A">
            <w:pPr>
              <w:snapToGrid w:val="0"/>
              <w:rPr>
                <w:ins w:id="309" w:author="東圻 周" w:date="2024-05-21T21:52:00Z"/>
              </w:rPr>
            </w:pPr>
            <w:ins w:id="310" w:author="東圻 周" w:date="2024-05-21T21:52:00Z">
              <w:r>
                <w:rPr>
                  <w:rFonts w:hint="eastAsia"/>
                </w:rPr>
                <w:t>排程資訊</w:t>
              </w:r>
            </w:ins>
          </w:p>
        </w:tc>
      </w:tr>
      <w:tr w:rsidR="00B9416C" w14:paraId="76B3ADE6" w14:textId="77777777" w:rsidTr="0003556A">
        <w:trPr>
          <w:ins w:id="311" w:author="東圻 周" w:date="2024-05-21T21:52:00Z"/>
        </w:trPr>
        <w:tc>
          <w:tcPr>
            <w:tcW w:w="1555" w:type="dxa"/>
            <w:shd w:val="clear" w:color="auto" w:fill="D9D9D9" w:themeFill="background1" w:themeFillShade="D9"/>
          </w:tcPr>
          <w:p w14:paraId="4991411C" w14:textId="77777777" w:rsidR="00B9416C" w:rsidRDefault="00B9416C" w:rsidP="0003556A">
            <w:pPr>
              <w:snapToGrid w:val="0"/>
              <w:jc w:val="center"/>
              <w:rPr>
                <w:ins w:id="312" w:author="東圻 周" w:date="2024-05-21T21:52:00Z"/>
              </w:rPr>
            </w:pPr>
            <w:ins w:id="313" w:author="東圻 周" w:date="2024-05-21T21:52:00Z">
              <w:r>
                <w:rPr>
                  <w:rFonts w:hint="eastAsia"/>
                </w:rPr>
                <w:t>輸出值</w:t>
              </w:r>
            </w:ins>
          </w:p>
        </w:tc>
        <w:tc>
          <w:tcPr>
            <w:tcW w:w="8639" w:type="dxa"/>
            <w:gridSpan w:val="3"/>
          </w:tcPr>
          <w:p w14:paraId="647BA69C" w14:textId="77777777" w:rsidR="00B9416C" w:rsidRDefault="00B9416C" w:rsidP="0003556A">
            <w:pPr>
              <w:snapToGrid w:val="0"/>
              <w:rPr>
                <w:ins w:id="314" w:author="東圻 周" w:date="2024-05-21T21:52:00Z"/>
              </w:rPr>
            </w:pPr>
            <w:ins w:id="315" w:author="東圻 周" w:date="2024-05-21T21:52:00Z">
              <w:r>
                <w:rPr>
                  <w:rFonts w:hint="eastAsia"/>
                </w:rPr>
                <w:t>設定結果介面</w:t>
              </w:r>
            </w:ins>
          </w:p>
        </w:tc>
      </w:tr>
    </w:tbl>
    <w:p w14:paraId="66233ABA" w14:textId="77777777" w:rsidR="00B9416C" w:rsidRDefault="00B9416C" w:rsidP="00B9416C">
      <w:pPr>
        <w:snapToGrid w:val="0"/>
        <w:rPr>
          <w:ins w:id="316" w:author="東圻 周" w:date="2024-05-21T21:52:00Z"/>
        </w:rPr>
      </w:pPr>
    </w:p>
    <w:p w14:paraId="7090DA3E" w14:textId="77777777" w:rsidR="00B9416C" w:rsidRDefault="00B9416C" w:rsidP="00B9416C">
      <w:pPr>
        <w:pStyle w:val="afd"/>
        <w:ind w:left="280" w:right="280"/>
        <w:rPr>
          <w:ins w:id="317" w:author="東圻 周" w:date="2024-05-21T21:52:00Z"/>
        </w:rPr>
      </w:pPr>
      <w:bookmarkStart w:id="318" w:name="_Toc167232778"/>
      <w:ins w:id="319" w:author="東圻 周" w:date="2024-05-21T21:52:00Z">
        <w:r>
          <w:rPr>
            <w:rFonts w:hint="eastAsia"/>
          </w:rPr>
          <w:t>表</w:t>
        </w:r>
        <w:r>
          <w:rPr>
            <w:rFonts w:hint="eastAsia"/>
          </w:rPr>
          <w:t>6-2-10</w:t>
        </w:r>
        <w:r>
          <w:rPr>
            <w:rFonts w:hint="eastAsia"/>
          </w:rPr>
          <w:t>、程序規格書</w:t>
        </w:r>
        <w:r>
          <w:rPr>
            <w:rFonts w:ascii="標楷體" w:hAnsi="標楷體" w:hint="eastAsia"/>
          </w:rPr>
          <w:t>－</w:t>
        </w:r>
        <w:r>
          <w:rPr>
            <w:rFonts w:hint="eastAsia"/>
          </w:rPr>
          <w:t>排程通知</w:t>
        </w:r>
        <w:bookmarkEnd w:id="318"/>
      </w:ins>
    </w:p>
    <w:tbl>
      <w:tblPr>
        <w:tblStyle w:val="af4"/>
        <w:tblW w:w="0" w:type="auto"/>
        <w:tblLook w:val="04A0" w:firstRow="1" w:lastRow="0" w:firstColumn="1" w:lastColumn="0" w:noHBand="0" w:noVBand="1"/>
      </w:tblPr>
      <w:tblGrid>
        <w:gridCol w:w="1555"/>
        <w:gridCol w:w="2409"/>
        <w:gridCol w:w="1701"/>
        <w:gridCol w:w="4529"/>
      </w:tblGrid>
      <w:tr w:rsidR="00B9416C" w14:paraId="544A4926" w14:textId="77777777" w:rsidTr="0003556A">
        <w:trPr>
          <w:ins w:id="320" w:author="東圻 周" w:date="2024-05-21T21:52:00Z"/>
        </w:trPr>
        <w:tc>
          <w:tcPr>
            <w:tcW w:w="1555" w:type="dxa"/>
            <w:shd w:val="clear" w:color="auto" w:fill="D9D9D9" w:themeFill="background1" w:themeFillShade="D9"/>
            <w:vAlign w:val="center"/>
          </w:tcPr>
          <w:p w14:paraId="00117337" w14:textId="77777777" w:rsidR="00B9416C" w:rsidRDefault="00B9416C" w:rsidP="0003556A">
            <w:pPr>
              <w:snapToGrid w:val="0"/>
              <w:jc w:val="center"/>
              <w:rPr>
                <w:ins w:id="321" w:author="東圻 周" w:date="2024-05-21T21:52:00Z"/>
              </w:rPr>
            </w:pPr>
            <w:ins w:id="322" w:author="東圻 周" w:date="2024-05-21T21:52:00Z">
              <w:r>
                <w:rPr>
                  <w:rFonts w:hint="eastAsia"/>
                </w:rPr>
                <w:t>編號</w:t>
              </w:r>
            </w:ins>
          </w:p>
        </w:tc>
        <w:tc>
          <w:tcPr>
            <w:tcW w:w="2409" w:type="dxa"/>
            <w:vAlign w:val="center"/>
          </w:tcPr>
          <w:p w14:paraId="387DADAB" w14:textId="77777777" w:rsidR="00B9416C" w:rsidRPr="004F7609" w:rsidRDefault="00B9416C" w:rsidP="0003556A">
            <w:pPr>
              <w:snapToGrid w:val="0"/>
              <w:jc w:val="center"/>
              <w:rPr>
                <w:ins w:id="323" w:author="東圻 周" w:date="2024-05-21T21:52:00Z"/>
              </w:rPr>
            </w:pPr>
            <w:ins w:id="324" w:author="東圻 周" w:date="2024-05-21T21:52:00Z">
              <w:r>
                <w:rPr>
                  <w:rFonts w:hint="eastAsia"/>
                </w:rPr>
                <w:t>3.2</w:t>
              </w:r>
            </w:ins>
          </w:p>
        </w:tc>
        <w:tc>
          <w:tcPr>
            <w:tcW w:w="1701" w:type="dxa"/>
            <w:shd w:val="clear" w:color="auto" w:fill="D9D9D9" w:themeFill="background1" w:themeFillShade="D9"/>
            <w:vAlign w:val="center"/>
          </w:tcPr>
          <w:p w14:paraId="487C44CD" w14:textId="77777777" w:rsidR="00B9416C" w:rsidRDefault="00B9416C" w:rsidP="0003556A">
            <w:pPr>
              <w:snapToGrid w:val="0"/>
              <w:jc w:val="center"/>
              <w:rPr>
                <w:ins w:id="325" w:author="東圻 周" w:date="2024-05-21T21:52:00Z"/>
              </w:rPr>
            </w:pPr>
            <w:ins w:id="326" w:author="東圻 周" w:date="2024-05-21T21:52:00Z">
              <w:r>
                <w:rPr>
                  <w:rFonts w:hint="eastAsia"/>
                </w:rPr>
                <w:t>功能名稱</w:t>
              </w:r>
            </w:ins>
          </w:p>
        </w:tc>
        <w:tc>
          <w:tcPr>
            <w:tcW w:w="4529" w:type="dxa"/>
            <w:vAlign w:val="center"/>
          </w:tcPr>
          <w:p w14:paraId="62683F1E" w14:textId="77777777" w:rsidR="00B9416C" w:rsidRDefault="00B9416C" w:rsidP="0003556A">
            <w:pPr>
              <w:snapToGrid w:val="0"/>
              <w:jc w:val="center"/>
              <w:rPr>
                <w:ins w:id="327" w:author="東圻 周" w:date="2024-05-21T21:52:00Z"/>
              </w:rPr>
            </w:pPr>
            <w:ins w:id="328" w:author="東圻 周" w:date="2024-05-21T21:52:00Z">
              <w:r>
                <w:rPr>
                  <w:rFonts w:hint="eastAsia"/>
                </w:rPr>
                <w:t>排程通知</w:t>
              </w:r>
            </w:ins>
          </w:p>
        </w:tc>
      </w:tr>
      <w:tr w:rsidR="00B9416C" w14:paraId="616F2296" w14:textId="77777777" w:rsidTr="0003556A">
        <w:trPr>
          <w:ins w:id="329" w:author="東圻 周" w:date="2024-05-21T21:52:00Z"/>
        </w:trPr>
        <w:tc>
          <w:tcPr>
            <w:tcW w:w="1555" w:type="dxa"/>
            <w:shd w:val="clear" w:color="auto" w:fill="D9D9D9" w:themeFill="background1" w:themeFillShade="D9"/>
          </w:tcPr>
          <w:p w14:paraId="40E51C2F" w14:textId="77777777" w:rsidR="00B9416C" w:rsidRDefault="00B9416C" w:rsidP="0003556A">
            <w:pPr>
              <w:snapToGrid w:val="0"/>
              <w:jc w:val="center"/>
              <w:rPr>
                <w:ins w:id="330" w:author="東圻 周" w:date="2024-05-21T21:52:00Z"/>
              </w:rPr>
            </w:pPr>
            <w:ins w:id="331" w:author="東圻 周" w:date="2024-05-21T21:52:00Z">
              <w:r>
                <w:rPr>
                  <w:rFonts w:hint="eastAsia"/>
                </w:rPr>
                <w:t>功能說明</w:t>
              </w:r>
            </w:ins>
          </w:p>
        </w:tc>
        <w:tc>
          <w:tcPr>
            <w:tcW w:w="8639" w:type="dxa"/>
            <w:gridSpan w:val="3"/>
          </w:tcPr>
          <w:p w14:paraId="307707B3" w14:textId="77777777" w:rsidR="00B9416C" w:rsidRDefault="00B9416C" w:rsidP="0003556A">
            <w:pPr>
              <w:snapToGrid w:val="0"/>
              <w:rPr>
                <w:ins w:id="332" w:author="東圻 周" w:date="2024-05-21T21:52:00Z"/>
              </w:rPr>
            </w:pPr>
            <w:ins w:id="333" w:author="東圻 周" w:date="2024-05-21T21:52:00Z">
              <w:r>
                <w:rPr>
                  <w:rFonts w:hint="eastAsia"/>
                </w:rPr>
                <w:t>自動發送排程內容</w:t>
              </w:r>
            </w:ins>
          </w:p>
        </w:tc>
      </w:tr>
      <w:tr w:rsidR="00B9416C" w14:paraId="6C4FC96C" w14:textId="77777777" w:rsidTr="0003556A">
        <w:trPr>
          <w:ins w:id="334" w:author="東圻 周" w:date="2024-05-21T21:52:00Z"/>
        </w:trPr>
        <w:tc>
          <w:tcPr>
            <w:tcW w:w="1555" w:type="dxa"/>
            <w:shd w:val="clear" w:color="auto" w:fill="D9D9D9" w:themeFill="background1" w:themeFillShade="D9"/>
          </w:tcPr>
          <w:p w14:paraId="7F8EB60C" w14:textId="77777777" w:rsidR="00B9416C" w:rsidRDefault="00B9416C" w:rsidP="0003556A">
            <w:pPr>
              <w:snapToGrid w:val="0"/>
              <w:jc w:val="center"/>
              <w:rPr>
                <w:ins w:id="335" w:author="東圻 周" w:date="2024-05-21T21:52:00Z"/>
              </w:rPr>
            </w:pPr>
            <w:ins w:id="336" w:author="東圻 周" w:date="2024-05-21T21:52:00Z">
              <w:r>
                <w:rPr>
                  <w:rFonts w:hint="eastAsia"/>
                </w:rPr>
                <w:t>輸入值</w:t>
              </w:r>
            </w:ins>
          </w:p>
        </w:tc>
        <w:tc>
          <w:tcPr>
            <w:tcW w:w="8639" w:type="dxa"/>
            <w:gridSpan w:val="3"/>
          </w:tcPr>
          <w:p w14:paraId="20EAD73B" w14:textId="77777777" w:rsidR="00B9416C" w:rsidRDefault="00B9416C" w:rsidP="0003556A">
            <w:pPr>
              <w:snapToGrid w:val="0"/>
              <w:rPr>
                <w:ins w:id="337" w:author="東圻 周" w:date="2024-05-21T21:52:00Z"/>
              </w:rPr>
            </w:pPr>
            <w:ins w:id="338" w:author="東圻 周" w:date="2024-05-21T21:52:00Z">
              <w:r>
                <w:rPr>
                  <w:rFonts w:hint="eastAsia"/>
                </w:rPr>
                <w:t>無</w:t>
              </w:r>
            </w:ins>
          </w:p>
        </w:tc>
      </w:tr>
      <w:tr w:rsidR="00B9416C" w14:paraId="73B10142" w14:textId="77777777" w:rsidTr="0003556A">
        <w:trPr>
          <w:ins w:id="339" w:author="東圻 周" w:date="2024-05-21T21:52:00Z"/>
        </w:trPr>
        <w:tc>
          <w:tcPr>
            <w:tcW w:w="1555" w:type="dxa"/>
            <w:shd w:val="clear" w:color="auto" w:fill="D9D9D9" w:themeFill="background1" w:themeFillShade="D9"/>
          </w:tcPr>
          <w:p w14:paraId="4BEF3004" w14:textId="77777777" w:rsidR="00B9416C" w:rsidRDefault="00B9416C" w:rsidP="0003556A">
            <w:pPr>
              <w:snapToGrid w:val="0"/>
              <w:jc w:val="center"/>
              <w:rPr>
                <w:ins w:id="340" w:author="東圻 周" w:date="2024-05-21T21:52:00Z"/>
              </w:rPr>
            </w:pPr>
            <w:ins w:id="341" w:author="東圻 周" w:date="2024-05-21T21:52:00Z">
              <w:r>
                <w:rPr>
                  <w:rFonts w:hint="eastAsia"/>
                </w:rPr>
                <w:t>輸出值</w:t>
              </w:r>
            </w:ins>
          </w:p>
        </w:tc>
        <w:tc>
          <w:tcPr>
            <w:tcW w:w="8639" w:type="dxa"/>
            <w:gridSpan w:val="3"/>
          </w:tcPr>
          <w:p w14:paraId="3211E5FE" w14:textId="77777777" w:rsidR="00B9416C" w:rsidRDefault="00B9416C" w:rsidP="0003556A">
            <w:pPr>
              <w:snapToGrid w:val="0"/>
              <w:rPr>
                <w:ins w:id="342" w:author="東圻 周" w:date="2024-05-21T21:52:00Z"/>
              </w:rPr>
            </w:pPr>
            <w:ins w:id="343" w:author="東圻 周" w:date="2024-05-21T21:52:00Z">
              <w:r>
                <w:rPr>
                  <w:rFonts w:hint="eastAsia"/>
                </w:rPr>
                <w:t>通知訊息</w:t>
              </w:r>
            </w:ins>
          </w:p>
        </w:tc>
      </w:tr>
    </w:tbl>
    <w:p w14:paraId="688A45D3" w14:textId="77777777" w:rsidR="00B9416C" w:rsidRDefault="00B9416C" w:rsidP="00B9416C">
      <w:pPr>
        <w:snapToGrid w:val="0"/>
        <w:rPr>
          <w:ins w:id="344" w:author="東圻 周" w:date="2024-05-21T21:52:00Z"/>
        </w:rPr>
      </w:pPr>
    </w:p>
    <w:p w14:paraId="1BA58B71" w14:textId="77777777" w:rsidR="00B9416C" w:rsidRDefault="00B9416C" w:rsidP="00B9416C">
      <w:pPr>
        <w:pStyle w:val="afd"/>
        <w:ind w:left="280" w:right="280"/>
        <w:rPr>
          <w:ins w:id="345" w:author="東圻 周" w:date="2024-05-21T21:52:00Z"/>
        </w:rPr>
      </w:pPr>
      <w:bookmarkStart w:id="346" w:name="_Toc167232779"/>
      <w:ins w:id="347" w:author="東圻 周" w:date="2024-05-21T21:52:00Z">
        <w:r>
          <w:rPr>
            <w:rFonts w:hint="eastAsia"/>
          </w:rPr>
          <w:t>表</w:t>
        </w:r>
        <w:r>
          <w:rPr>
            <w:rFonts w:hint="eastAsia"/>
          </w:rPr>
          <w:t>6-2-11</w:t>
        </w:r>
        <w:r>
          <w:rPr>
            <w:rFonts w:hint="eastAsia"/>
          </w:rPr>
          <w:t>、程序規格書</w:t>
        </w:r>
        <w:r>
          <w:rPr>
            <w:rFonts w:ascii="標楷體" w:hAnsi="標楷體" w:hint="eastAsia"/>
          </w:rPr>
          <w:t>－</w:t>
        </w:r>
        <w:r>
          <w:rPr>
            <w:rFonts w:hint="eastAsia"/>
          </w:rPr>
          <w:t>定位查詢</w:t>
        </w:r>
        <w:bookmarkEnd w:id="346"/>
      </w:ins>
    </w:p>
    <w:tbl>
      <w:tblPr>
        <w:tblStyle w:val="af4"/>
        <w:tblW w:w="0" w:type="auto"/>
        <w:tblLook w:val="04A0" w:firstRow="1" w:lastRow="0" w:firstColumn="1" w:lastColumn="0" w:noHBand="0" w:noVBand="1"/>
      </w:tblPr>
      <w:tblGrid>
        <w:gridCol w:w="1555"/>
        <w:gridCol w:w="2409"/>
        <w:gridCol w:w="1701"/>
        <w:gridCol w:w="4529"/>
      </w:tblGrid>
      <w:tr w:rsidR="00B9416C" w14:paraId="52A151F6" w14:textId="77777777" w:rsidTr="0003556A">
        <w:trPr>
          <w:ins w:id="348" w:author="東圻 周" w:date="2024-05-21T21:52:00Z"/>
        </w:trPr>
        <w:tc>
          <w:tcPr>
            <w:tcW w:w="1555" w:type="dxa"/>
            <w:shd w:val="clear" w:color="auto" w:fill="D9D9D9" w:themeFill="background1" w:themeFillShade="D9"/>
            <w:vAlign w:val="center"/>
          </w:tcPr>
          <w:p w14:paraId="38E33515" w14:textId="77777777" w:rsidR="00B9416C" w:rsidRDefault="00B9416C" w:rsidP="0003556A">
            <w:pPr>
              <w:snapToGrid w:val="0"/>
              <w:jc w:val="center"/>
              <w:rPr>
                <w:ins w:id="349" w:author="東圻 周" w:date="2024-05-21T21:52:00Z"/>
              </w:rPr>
            </w:pPr>
            <w:ins w:id="350" w:author="東圻 周" w:date="2024-05-21T21:52:00Z">
              <w:r>
                <w:rPr>
                  <w:rFonts w:hint="eastAsia"/>
                </w:rPr>
                <w:t>編號</w:t>
              </w:r>
            </w:ins>
          </w:p>
        </w:tc>
        <w:tc>
          <w:tcPr>
            <w:tcW w:w="2409" w:type="dxa"/>
            <w:vAlign w:val="center"/>
          </w:tcPr>
          <w:p w14:paraId="7F7847F5" w14:textId="77777777" w:rsidR="00B9416C" w:rsidRPr="004F7609" w:rsidRDefault="00B9416C" w:rsidP="0003556A">
            <w:pPr>
              <w:snapToGrid w:val="0"/>
              <w:jc w:val="center"/>
              <w:rPr>
                <w:ins w:id="351" w:author="東圻 周" w:date="2024-05-21T21:52:00Z"/>
              </w:rPr>
            </w:pPr>
            <w:ins w:id="352" w:author="東圻 周" w:date="2024-05-21T21:52:00Z">
              <w:r>
                <w:rPr>
                  <w:rFonts w:hint="eastAsia"/>
                </w:rPr>
                <w:t>3.3</w:t>
              </w:r>
            </w:ins>
          </w:p>
        </w:tc>
        <w:tc>
          <w:tcPr>
            <w:tcW w:w="1701" w:type="dxa"/>
            <w:shd w:val="clear" w:color="auto" w:fill="D9D9D9" w:themeFill="background1" w:themeFillShade="D9"/>
            <w:vAlign w:val="center"/>
          </w:tcPr>
          <w:p w14:paraId="446D8055" w14:textId="77777777" w:rsidR="00B9416C" w:rsidRDefault="00B9416C" w:rsidP="0003556A">
            <w:pPr>
              <w:snapToGrid w:val="0"/>
              <w:jc w:val="center"/>
              <w:rPr>
                <w:ins w:id="353" w:author="東圻 周" w:date="2024-05-21T21:52:00Z"/>
              </w:rPr>
            </w:pPr>
            <w:ins w:id="354" w:author="東圻 周" w:date="2024-05-21T21:52:00Z">
              <w:r>
                <w:rPr>
                  <w:rFonts w:hint="eastAsia"/>
                </w:rPr>
                <w:t>功能名稱</w:t>
              </w:r>
            </w:ins>
          </w:p>
        </w:tc>
        <w:tc>
          <w:tcPr>
            <w:tcW w:w="4529" w:type="dxa"/>
            <w:vAlign w:val="center"/>
          </w:tcPr>
          <w:p w14:paraId="37E1204F" w14:textId="77777777" w:rsidR="00B9416C" w:rsidRDefault="00B9416C" w:rsidP="0003556A">
            <w:pPr>
              <w:snapToGrid w:val="0"/>
              <w:jc w:val="center"/>
              <w:rPr>
                <w:ins w:id="355" w:author="東圻 周" w:date="2024-05-21T21:52:00Z"/>
              </w:rPr>
            </w:pPr>
            <w:ins w:id="356" w:author="東圻 周" w:date="2024-05-21T21:52:00Z">
              <w:r>
                <w:rPr>
                  <w:rFonts w:hint="eastAsia"/>
                </w:rPr>
                <w:t>定位查詢</w:t>
              </w:r>
            </w:ins>
          </w:p>
        </w:tc>
      </w:tr>
      <w:tr w:rsidR="00B9416C" w14:paraId="12A79227" w14:textId="77777777" w:rsidTr="0003556A">
        <w:trPr>
          <w:ins w:id="357" w:author="東圻 周" w:date="2024-05-21T21:52:00Z"/>
        </w:trPr>
        <w:tc>
          <w:tcPr>
            <w:tcW w:w="1555" w:type="dxa"/>
            <w:shd w:val="clear" w:color="auto" w:fill="D9D9D9" w:themeFill="background1" w:themeFillShade="D9"/>
          </w:tcPr>
          <w:p w14:paraId="11D22D5A" w14:textId="77777777" w:rsidR="00B9416C" w:rsidRDefault="00B9416C" w:rsidP="0003556A">
            <w:pPr>
              <w:snapToGrid w:val="0"/>
              <w:jc w:val="center"/>
              <w:rPr>
                <w:ins w:id="358" w:author="東圻 周" w:date="2024-05-21T21:52:00Z"/>
              </w:rPr>
            </w:pPr>
            <w:ins w:id="359" w:author="東圻 周" w:date="2024-05-21T21:52:00Z">
              <w:r>
                <w:rPr>
                  <w:rFonts w:hint="eastAsia"/>
                </w:rPr>
                <w:t>功能說明</w:t>
              </w:r>
            </w:ins>
          </w:p>
        </w:tc>
        <w:tc>
          <w:tcPr>
            <w:tcW w:w="8639" w:type="dxa"/>
            <w:gridSpan w:val="3"/>
          </w:tcPr>
          <w:p w14:paraId="47228726" w14:textId="77777777" w:rsidR="00B9416C" w:rsidRDefault="00B9416C" w:rsidP="0003556A">
            <w:pPr>
              <w:snapToGrid w:val="0"/>
              <w:rPr>
                <w:ins w:id="360" w:author="東圻 周" w:date="2024-05-21T21:52:00Z"/>
              </w:rPr>
            </w:pPr>
            <w:ins w:id="361" w:author="東圻 周" w:date="2024-05-21T21:52:00Z">
              <w:r>
                <w:rPr>
                  <w:rFonts w:hint="eastAsia"/>
                </w:rPr>
                <w:t>定位追蹤</w:t>
              </w:r>
            </w:ins>
          </w:p>
        </w:tc>
      </w:tr>
      <w:tr w:rsidR="00B9416C" w14:paraId="414048A8" w14:textId="77777777" w:rsidTr="0003556A">
        <w:trPr>
          <w:ins w:id="362" w:author="東圻 周" w:date="2024-05-21T21:52:00Z"/>
        </w:trPr>
        <w:tc>
          <w:tcPr>
            <w:tcW w:w="1555" w:type="dxa"/>
            <w:shd w:val="clear" w:color="auto" w:fill="D9D9D9" w:themeFill="background1" w:themeFillShade="D9"/>
          </w:tcPr>
          <w:p w14:paraId="419E915F" w14:textId="77777777" w:rsidR="00B9416C" w:rsidRDefault="00B9416C" w:rsidP="0003556A">
            <w:pPr>
              <w:snapToGrid w:val="0"/>
              <w:jc w:val="center"/>
              <w:rPr>
                <w:ins w:id="363" w:author="東圻 周" w:date="2024-05-21T21:52:00Z"/>
              </w:rPr>
            </w:pPr>
            <w:ins w:id="364" w:author="東圻 周" w:date="2024-05-21T21:52:00Z">
              <w:r>
                <w:rPr>
                  <w:rFonts w:hint="eastAsia"/>
                </w:rPr>
                <w:t>輸入值</w:t>
              </w:r>
            </w:ins>
          </w:p>
        </w:tc>
        <w:tc>
          <w:tcPr>
            <w:tcW w:w="8639" w:type="dxa"/>
            <w:gridSpan w:val="3"/>
          </w:tcPr>
          <w:p w14:paraId="7B3BD3FB" w14:textId="77777777" w:rsidR="00B9416C" w:rsidRDefault="00B9416C" w:rsidP="0003556A">
            <w:pPr>
              <w:snapToGrid w:val="0"/>
              <w:rPr>
                <w:ins w:id="365" w:author="東圻 周" w:date="2024-05-21T21:52:00Z"/>
              </w:rPr>
            </w:pPr>
            <w:ins w:id="366" w:author="東圻 周" w:date="2024-05-21T21:52:00Z">
              <w:r>
                <w:rPr>
                  <w:rFonts w:hint="eastAsia"/>
                </w:rPr>
                <w:t>定位請求</w:t>
              </w:r>
              <w:r>
                <w:rPr>
                  <w:rFonts w:hint="eastAsia"/>
                </w:rPr>
                <w:t>/</w:t>
              </w:r>
              <w:r>
                <w:rPr>
                  <w:rFonts w:hint="eastAsia"/>
                </w:rPr>
                <w:t>定位資訊</w:t>
              </w:r>
            </w:ins>
          </w:p>
        </w:tc>
      </w:tr>
      <w:tr w:rsidR="00B9416C" w14:paraId="0F72C518" w14:textId="77777777" w:rsidTr="0003556A">
        <w:trPr>
          <w:ins w:id="367" w:author="東圻 周" w:date="2024-05-21T21:52:00Z"/>
        </w:trPr>
        <w:tc>
          <w:tcPr>
            <w:tcW w:w="1555" w:type="dxa"/>
            <w:shd w:val="clear" w:color="auto" w:fill="D9D9D9" w:themeFill="background1" w:themeFillShade="D9"/>
          </w:tcPr>
          <w:p w14:paraId="5A303444" w14:textId="77777777" w:rsidR="00B9416C" w:rsidRDefault="00B9416C" w:rsidP="0003556A">
            <w:pPr>
              <w:snapToGrid w:val="0"/>
              <w:jc w:val="center"/>
              <w:rPr>
                <w:ins w:id="368" w:author="東圻 周" w:date="2024-05-21T21:52:00Z"/>
              </w:rPr>
            </w:pPr>
            <w:ins w:id="369" w:author="東圻 周" w:date="2024-05-21T21:52:00Z">
              <w:r>
                <w:rPr>
                  <w:rFonts w:hint="eastAsia"/>
                </w:rPr>
                <w:t>輸出值</w:t>
              </w:r>
            </w:ins>
          </w:p>
        </w:tc>
        <w:tc>
          <w:tcPr>
            <w:tcW w:w="8639" w:type="dxa"/>
            <w:gridSpan w:val="3"/>
          </w:tcPr>
          <w:p w14:paraId="0651E960" w14:textId="77777777" w:rsidR="00B9416C" w:rsidRDefault="00B9416C" w:rsidP="0003556A">
            <w:pPr>
              <w:snapToGrid w:val="0"/>
              <w:rPr>
                <w:ins w:id="370" w:author="東圻 周" w:date="2024-05-21T21:52:00Z"/>
              </w:rPr>
            </w:pPr>
            <w:ins w:id="371" w:author="東圻 周" w:date="2024-05-21T21:52:00Z">
              <w:r>
                <w:rPr>
                  <w:rFonts w:hint="eastAsia"/>
                </w:rPr>
                <w:t>定位狀態</w:t>
              </w:r>
            </w:ins>
          </w:p>
        </w:tc>
      </w:tr>
    </w:tbl>
    <w:p w14:paraId="40FFEC8E" w14:textId="77777777" w:rsidR="00B9416C" w:rsidRDefault="00B9416C" w:rsidP="00B9416C">
      <w:pPr>
        <w:rPr>
          <w:ins w:id="372" w:author="東圻 周" w:date="2024-05-21T21:52:00Z"/>
        </w:rPr>
      </w:pPr>
    </w:p>
    <w:p w14:paraId="3522DE53" w14:textId="77777777" w:rsidR="00B9416C" w:rsidRDefault="00B9416C" w:rsidP="00B9416C">
      <w:pPr>
        <w:pStyle w:val="afd"/>
        <w:ind w:left="280" w:right="280"/>
        <w:rPr>
          <w:ins w:id="373" w:author="東圻 周" w:date="2024-05-21T21:52:00Z"/>
        </w:rPr>
      </w:pPr>
      <w:bookmarkStart w:id="374" w:name="_Toc167232780"/>
      <w:ins w:id="375" w:author="東圻 周" w:date="2024-05-21T21:52:00Z">
        <w:r>
          <w:rPr>
            <w:rFonts w:hint="eastAsia"/>
          </w:rPr>
          <w:t>表</w:t>
        </w:r>
        <w:r>
          <w:rPr>
            <w:rFonts w:hint="eastAsia"/>
          </w:rPr>
          <w:t>6-2-12</w:t>
        </w:r>
        <w:r>
          <w:rPr>
            <w:rFonts w:hint="eastAsia"/>
          </w:rPr>
          <w:t>、程序規格書</w:t>
        </w:r>
        <w:r>
          <w:rPr>
            <w:rFonts w:ascii="標楷體" w:hAnsi="標楷體" w:hint="eastAsia"/>
          </w:rPr>
          <w:t>－</w:t>
        </w:r>
        <w:r>
          <w:rPr>
            <w:rFonts w:hint="eastAsia"/>
          </w:rPr>
          <w:t>資料彙總</w:t>
        </w:r>
        <w:bookmarkEnd w:id="374"/>
      </w:ins>
    </w:p>
    <w:tbl>
      <w:tblPr>
        <w:tblStyle w:val="af4"/>
        <w:tblW w:w="0" w:type="auto"/>
        <w:tblLook w:val="04A0" w:firstRow="1" w:lastRow="0" w:firstColumn="1" w:lastColumn="0" w:noHBand="0" w:noVBand="1"/>
      </w:tblPr>
      <w:tblGrid>
        <w:gridCol w:w="1555"/>
        <w:gridCol w:w="2409"/>
        <w:gridCol w:w="1701"/>
        <w:gridCol w:w="4529"/>
      </w:tblGrid>
      <w:tr w:rsidR="00B9416C" w14:paraId="3B2021CB" w14:textId="77777777" w:rsidTr="0003556A">
        <w:trPr>
          <w:ins w:id="376" w:author="東圻 周" w:date="2024-05-21T21:52:00Z"/>
        </w:trPr>
        <w:tc>
          <w:tcPr>
            <w:tcW w:w="1555" w:type="dxa"/>
            <w:shd w:val="clear" w:color="auto" w:fill="D9D9D9" w:themeFill="background1" w:themeFillShade="D9"/>
            <w:vAlign w:val="center"/>
          </w:tcPr>
          <w:p w14:paraId="15B7EEB8" w14:textId="77777777" w:rsidR="00B9416C" w:rsidRDefault="00B9416C" w:rsidP="0003556A">
            <w:pPr>
              <w:snapToGrid w:val="0"/>
              <w:jc w:val="center"/>
              <w:rPr>
                <w:ins w:id="377" w:author="東圻 周" w:date="2024-05-21T21:52:00Z"/>
              </w:rPr>
            </w:pPr>
            <w:ins w:id="378" w:author="東圻 周" w:date="2024-05-21T21:52:00Z">
              <w:r>
                <w:rPr>
                  <w:rFonts w:hint="eastAsia"/>
                </w:rPr>
                <w:lastRenderedPageBreak/>
                <w:t>編號</w:t>
              </w:r>
            </w:ins>
          </w:p>
        </w:tc>
        <w:tc>
          <w:tcPr>
            <w:tcW w:w="2409" w:type="dxa"/>
            <w:vAlign w:val="center"/>
          </w:tcPr>
          <w:p w14:paraId="4C4DD725" w14:textId="77777777" w:rsidR="00B9416C" w:rsidRPr="004F7609" w:rsidRDefault="00B9416C" w:rsidP="0003556A">
            <w:pPr>
              <w:snapToGrid w:val="0"/>
              <w:jc w:val="center"/>
              <w:rPr>
                <w:ins w:id="379" w:author="東圻 周" w:date="2024-05-21T21:52:00Z"/>
              </w:rPr>
            </w:pPr>
            <w:ins w:id="380" w:author="東圻 周" w:date="2024-05-21T21:52:00Z">
              <w:r>
                <w:rPr>
                  <w:rFonts w:hint="eastAsia"/>
                </w:rPr>
                <w:t>3.4</w:t>
              </w:r>
            </w:ins>
          </w:p>
        </w:tc>
        <w:tc>
          <w:tcPr>
            <w:tcW w:w="1701" w:type="dxa"/>
            <w:shd w:val="clear" w:color="auto" w:fill="D9D9D9" w:themeFill="background1" w:themeFillShade="D9"/>
            <w:vAlign w:val="center"/>
          </w:tcPr>
          <w:p w14:paraId="61437929" w14:textId="77777777" w:rsidR="00B9416C" w:rsidRDefault="00B9416C" w:rsidP="0003556A">
            <w:pPr>
              <w:snapToGrid w:val="0"/>
              <w:jc w:val="center"/>
              <w:rPr>
                <w:ins w:id="381" w:author="東圻 周" w:date="2024-05-21T21:52:00Z"/>
              </w:rPr>
            </w:pPr>
            <w:ins w:id="382" w:author="東圻 周" w:date="2024-05-21T21:52:00Z">
              <w:r>
                <w:rPr>
                  <w:rFonts w:hint="eastAsia"/>
                </w:rPr>
                <w:t>功能名稱</w:t>
              </w:r>
            </w:ins>
          </w:p>
        </w:tc>
        <w:tc>
          <w:tcPr>
            <w:tcW w:w="4529" w:type="dxa"/>
            <w:vAlign w:val="center"/>
          </w:tcPr>
          <w:p w14:paraId="748C081C" w14:textId="77777777" w:rsidR="00B9416C" w:rsidRDefault="00B9416C" w:rsidP="0003556A">
            <w:pPr>
              <w:snapToGrid w:val="0"/>
              <w:jc w:val="center"/>
              <w:rPr>
                <w:ins w:id="383" w:author="東圻 周" w:date="2024-05-21T21:52:00Z"/>
              </w:rPr>
            </w:pPr>
            <w:ins w:id="384" w:author="東圻 周" w:date="2024-05-21T21:52:00Z">
              <w:r>
                <w:rPr>
                  <w:rFonts w:hint="eastAsia"/>
                </w:rPr>
                <w:t>資料彙總</w:t>
              </w:r>
            </w:ins>
          </w:p>
        </w:tc>
      </w:tr>
      <w:tr w:rsidR="00B9416C" w14:paraId="72989754" w14:textId="77777777" w:rsidTr="0003556A">
        <w:trPr>
          <w:ins w:id="385" w:author="東圻 周" w:date="2024-05-21T21:52:00Z"/>
        </w:trPr>
        <w:tc>
          <w:tcPr>
            <w:tcW w:w="1555" w:type="dxa"/>
            <w:shd w:val="clear" w:color="auto" w:fill="D9D9D9" w:themeFill="background1" w:themeFillShade="D9"/>
          </w:tcPr>
          <w:p w14:paraId="5ABD39E4" w14:textId="77777777" w:rsidR="00B9416C" w:rsidRDefault="00B9416C" w:rsidP="0003556A">
            <w:pPr>
              <w:snapToGrid w:val="0"/>
              <w:jc w:val="center"/>
              <w:rPr>
                <w:ins w:id="386" w:author="東圻 周" w:date="2024-05-21T21:52:00Z"/>
              </w:rPr>
            </w:pPr>
            <w:ins w:id="387" w:author="東圻 周" w:date="2024-05-21T21:52:00Z">
              <w:r>
                <w:rPr>
                  <w:rFonts w:hint="eastAsia"/>
                </w:rPr>
                <w:t>功能說明</w:t>
              </w:r>
            </w:ins>
          </w:p>
        </w:tc>
        <w:tc>
          <w:tcPr>
            <w:tcW w:w="8639" w:type="dxa"/>
            <w:gridSpan w:val="3"/>
          </w:tcPr>
          <w:p w14:paraId="2862D52B" w14:textId="77777777" w:rsidR="00B9416C" w:rsidRDefault="00B9416C" w:rsidP="0003556A">
            <w:pPr>
              <w:snapToGrid w:val="0"/>
              <w:rPr>
                <w:ins w:id="388" w:author="東圻 周" w:date="2024-05-21T21:52:00Z"/>
              </w:rPr>
            </w:pPr>
            <w:ins w:id="389" w:author="東圻 周" w:date="2024-05-21T21:52:00Z">
              <w:r>
                <w:rPr>
                  <w:rFonts w:hint="eastAsia"/>
                </w:rPr>
                <w:t>定期自動資料彙總</w:t>
              </w:r>
            </w:ins>
          </w:p>
        </w:tc>
      </w:tr>
      <w:tr w:rsidR="00B9416C" w14:paraId="651670B9" w14:textId="77777777" w:rsidTr="0003556A">
        <w:trPr>
          <w:ins w:id="390" w:author="東圻 周" w:date="2024-05-21T21:52:00Z"/>
        </w:trPr>
        <w:tc>
          <w:tcPr>
            <w:tcW w:w="1555" w:type="dxa"/>
            <w:shd w:val="clear" w:color="auto" w:fill="D9D9D9" w:themeFill="background1" w:themeFillShade="D9"/>
          </w:tcPr>
          <w:p w14:paraId="62F26102" w14:textId="77777777" w:rsidR="00B9416C" w:rsidRDefault="00B9416C" w:rsidP="0003556A">
            <w:pPr>
              <w:snapToGrid w:val="0"/>
              <w:jc w:val="center"/>
              <w:rPr>
                <w:ins w:id="391" w:author="東圻 周" w:date="2024-05-21T21:52:00Z"/>
              </w:rPr>
            </w:pPr>
            <w:ins w:id="392" w:author="東圻 周" w:date="2024-05-21T21:52:00Z">
              <w:r>
                <w:rPr>
                  <w:rFonts w:hint="eastAsia"/>
                </w:rPr>
                <w:t>輸入值</w:t>
              </w:r>
            </w:ins>
          </w:p>
        </w:tc>
        <w:tc>
          <w:tcPr>
            <w:tcW w:w="8639" w:type="dxa"/>
            <w:gridSpan w:val="3"/>
          </w:tcPr>
          <w:p w14:paraId="07806E5C" w14:textId="77777777" w:rsidR="00B9416C" w:rsidRDefault="00B9416C" w:rsidP="0003556A">
            <w:pPr>
              <w:snapToGrid w:val="0"/>
              <w:rPr>
                <w:ins w:id="393" w:author="東圻 周" w:date="2024-05-21T21:52:00Z"/>
              </w:rPr>
            </w:pPr>
            <w:ins w:id="394" w:author="東圻 周" w:date="2024-05-21T21:52:00Z">
              <w:r>
                <w:rPr>
                  <w:rFonts w:hint="eastAsia"/>
                </w:rPr>
                <w:t>無</w:t>
              </w:r>
            </w:ins>
          </w:p>
        </w:tc>
      </w:tr>
      <w:tr w:rsidR="00B9416C" w14:paraId="754E1436" w14:textId="77777777" w:rsidTr="0003556A">
        <w:trPr>
          <w:ins w:id="395" w:author="東圻 周" w:date="2024-05-21T21:52:00Z"/>
        </w:trPr>
        <w:tc>
          <w:tcPr>
            <w:tcW w:w="1555" w:type="dxa"/>
            <w:shd w:val="clear" w:color="auto" w:fill="D9D9D9" w:themeFill="background1" w:themeFillShade="D9"/>
          </w:tcPr>
          <w:p w14:paraId="28EF56FB" w14:textId="77777777" w:rsidR="00B9416C" w:rsidRDefault="00B9416C" w:rsidP="0003556A">
            <w:pPr>
              <w:snapToGrid w:val="0"/>
              <w:jc w:val="center"/>
              <w:rPr>
                <w:ins w:id="396" w:author="東圻 周" w:date="2024-05-21T21:52:00Z"/>
              </w:rPr>
            </w:pPr>
            <w:ins w:id="397" w:author="東圻 周" w:date="2024-05-21T21:52:00Z">
              <w:r>
                <w:rPr>
                  <w:rFonts w:hint="eastAsia"/>
                </w:rPr>
                <w:t>輸出值</w:t>
              </w:r>
            </w:ins>
          </w:p>
        </w:tc>
        <w:tc>
          <w:tcPr>
            <w:tcW w:w="8639" w:type="dxa"/>
            <w:gridSpan w:val="3"/>
          </w:tcPr>
          <w:p w14:paraId="00E892A2" w14:textId="77777777" w:rsidR="00B9416C" w:rsidRDefault="00B9416C" w:rsidP="0003556A">
            <w:pPr>
              <w:snapToGrid w:val="0"/>
              <w:rPr>
                <w:ins w:id="398" w:author="東圻 周" w:date="2024-05-21T21:52:00Z"/>
              </w:rPr>
            </w:pPr>
            <w:ins w:id="399" w:author="東圻 周" w:date="2024-05-21T21:52:00Z">
              <w:r>
                <w:rPr>
                  <w:rFonts w:hint="eastAsia"/>
                </w:rPr>
                <w:t>資料彙總頁面</w:t>
              </w:r>
            </w:ins>
          </w:p>
        </w:tc>
      </w:tr>
    </w:tbl>
    <w:p w14:paraId="4F6A40C5" w14:textId="77777777" w:rsidR="00B9416C" w:rsidRPr="00495800" w:rsidRDefault="00B9416C" w:rsidP="00B9416C">
      <w:pPr>
        <w:snapToGrid w:val="0"/>
        <w:rPr>
          <w:ins w:id="400" w:author="東圻 周" w:date="2024-05-21T21:52:00Z"/>
        </w:rPr>
      </w:pPr>
    </w:p>
    <w:p w14:paraId="3A43B330" w14:textId="77777777" w:rsidR="00B9416C" w:rsidRDefault="00B9416C" w:rsidP="00B9416C">
      <w:pPr>
        <w:pStyle w:val="afd"/>
        <w:ind w:left="280" w:right="280"/>
        <w:rPr>
          <w:ins w:id="401" w:author="東圻 周" w:date="2024-05-21T21:52:00Z"/>
        </w:rPr>
      </w:pPr>
      <w:bookmarkStart w:id="402" w:name="_Toc167232781"/>
      <w:ins w:id="403" w:author="東圻 周" w:date="2024-05-21T21:52:00Z">
        <w:r>
          <w:rPr>
            <w:rFonts w:hint="eastAsia"/>
          </w:rPr>
          <w:t>表</w:t>
        </w:r>
        <w:r>
          <w:rPr>
            <w:rFonts w:hint="eastAsia"/>
          </w:rPr>
          <w:t>6-2-13</w:t>
        </w:r>
        <w:r>
          <w:rPr>
            <w:rFonts w:hint="eastAsia"/>
          </w:rPr>
          <w:t>、程序規格書</w:t>
        </w:r>
        <w:r>
          <w:rPr>
            <w:rFonts w:ascii="標楷體" w:hAnsi="標楷體" w:hint="eastAsia"/>
          </w:rPr>
          <w:t>－</w:t>
        </w:r>
        <w:r w:rsidRPr="0002657A">
          <w:rPr>
            <w:rFonts w:ascii="標楷體" w:hAnsi="標楷體" w:hint="eastAsia"/>
          </w:rPr>
          <w:t>AI語音助理</w:t>
        </w:r>
        <w:bookmarkEnd w:id="402"/>
      </w:ins>
    </w:p>
    <w:tbl>
      <w:tblPr>
        <w:tblStyle w:val="af4"/>
        <w:tblW w:w="0" w:type="auto"/>
        <w:tblLook w:val="04A0" w:firstRow="1" w:lastRow="0" w:firstColumn="1" w:lastColumn="0" w:noHBand="0" w:noVBand="1"/>
      </w:tblPr>
      <w:tblGrid>
        <w:gridCol w:w="1555"/>
        <w:gridCol w:w="2409"/>
        <w:gridCol w:w="1701"/>
        <w:gridCol w:w="4529"/>
      </w:tblGrid>
      <w:tr w:rsidR="00B9416C" w14:paraId="612BE7A9" w14:textId="77777777" w:rsidTr="0003556A">
        <w:trPr>
          <w:ins w:id="404" w:author="東圻 周" w:date="2024-05-21T21:52:00Z"/>
        </w:trPr>
        <w:tc>
          <w:tcPr>
            <w:tcW w:w="1555" w:type="dxa"/>
            <w:shd w:val="clear" w:color="auto" w:fill="D9D9D9" w:themeFill="background1" w:themeFillShade="D9"/>
            <w:vAlign w:val="center"/>
          </w:tcPr>
          <w:p w14:paraId="523E084F" w14:textId="77777777" w:rsidR="00B9416C" w:rsidRDefault="00B9416C" w:rsidP="0003556A">
            <w:pPr>
              <w:snapToGrid w:val="0"/>
              <w:jc w:val="center"/>
              <w:rPr>
                <w:ins w:id="405" w:author="東圻 周" w:date="2024-05-21T21:52:00Z"/>
              </w:rPr>
            </w:pPr>
            <w:ins w:id="406" w:author="東圻 周" w:date="2024-05-21T21:52:00Z">
              <w:r>
                <w:rPr>
                  <w:rFonts w:hint="eastAsia"/>
                </w:rPr>
                <w:t>編號</w:t>
              </w:r>
            </w:ins>
          </w:p>
        </w:tc>
        <w:tc>
          <w:tcPr>
            <w:tcW w:w="2409" w:type="dxa"/>
            <w:vAlign w:val="center"/>
          </w:tcPr>
          <w:p w14:paraId="30D1B0AB" w14:textId="77777777" w:rsidR="00B9416C" w:rsidRPr="004F7609" w:rsidRDefault="00B9416C" w:rsidP="0003556A">
            <w:pPr>
              <w:snapToGrid w:val="0"/>
              <w:jc w:val="center"/>
              <w:rPr>
                <w:ins w:id="407" w:author="東圻 周" w:date="2024-05-21T21:52:00Z"/>
              </w:rPr>
            </w:pPr>
            <w:ins w:id="408" w:author="東圻 周" w:date="2024-05-21T21:52:00Z">
              <w:r>
                <w:rPr>
                  <w:rFonts w:hint="eastAsia"/>
                </w:rPr>
                <w:t>4</w:t>
              </w:r>
            </w:ins>
          </w:p>
        </w:tc>
        <w:tc>
          <w:tcPr>
            <w:tcW w:w="1701" w:type="dxa"/>
            <w:shd w:val="clear" w:color="auto" w:fill="D9D9D9" w:themeFill="background1" w:themeFillShade="D9"/>
            <w:vAlign w:val="center"/>
          </w:tcPr>
          <w:p w14:paraId="77734E29" w14:textId="77777777" w:rsidR="00B9416C" w:rsidRDefault="00B9416C" w:rsidP="0003556A">
            <w:pPr>
              <w:snapToGrid w:val="0"/>
              <w:jc w:val="center"/>
              <w:rPr>
                <w:ins w:id="409" w:author="東圻 周" w:date="2024-05-21T21:52:00Z"/>
              </w:rPr>
            </w:pPr>
            <w:ins w:id="410" w:author="東圻 周" w:date="2024-05-21T21:52:00Z">
              <w:r>
                <w:rPr>
                  <w:rFonts w:hint="eastAsia"/>
                </w:rPr>
                <w:t>功能名稱</w:t>
              </w:r>
            </w:ins>
          </w:p>
        </w:tc>
        <w:tc>
          <w:tcPr>
            <w:tcW w:w="4529" w:type="dxa"/>
            <w:vAlign w:val="center"/>
          </w:tcPr>
          <w:p w14:paraId="1D8A6405" w14:textId="77777777" w:rsidR="00B9416C" w:rsidRDefault="00B9416C" w:rsidP="0003556A">
            <w:pPr>
              <w:snapToGrid w:val="0"/>
              <w:jc w:val="center"/>
              <w:rPr>
                <w:ins w:id="411" w:author="東圻 周" w:date="2024-05-21T21:52:00Z"/>
              </w:rPr>
            </w:pPr>
            <w:ins w:id="412" w:author="東圻 周" w:date="2024-05-21T21:52:00Z">
              <w:r>
                <w:rPr>
                  <w:rFonts w:hint="eastAsia"/>
                </w:rPr>
                <w:t>AI</w:t>
              </w:r>
              <w:r>
                <w:rPr>
                  <w:rFonts w:hint="eastAsia"/>
                </w:rPr>
                <w:t>語音助理</w:t>
              </w:r>
            </w:ins>
          </w:p>
        </w:tc>
      </w:tr>
      <w:tr w:rsidR="00B9416C" w14:paraId="47530FBC" w14:textId="77777777" w:rsidTr="0003556A">
        <w:trPr>
          <w:ins w:id="413" w:author="東圻 周" w:date="2024-05-21T21:52:00Z"/>
        </w:trPr>
        <w:tc>
          <w:tcPr>
            <w:tcW w:w="1555" w:type="dxa"/>
            <w:shd w:val="clear" w:color="auto" w:fill="D9D9D9" w:themeFill="background1" w:themeFillShade="D9"/>
          </w:tcPr>
          <w:p w14:paraId="6C63220C" w14:textId="77777777" w:rsidR="00B9416C" w:rsidRDefault="00B9416C" w:rsidP="0003556A">
            <w:pPr>
              <w:snapToGrid w:val="0"/>
              <w:jc w:val="center"/>
              <w:rPr>
                <w:ins w:id="414" w:author="東圻 周" w:date="2024-05-21T21:52:00Z"/>
              </w:rPr>
            </w:pPr>
            <w:ins w:id="415" w:author="東圻 周" w:date="2024-05-21T21:52:00Z">
              <w:r>
                <w:rPr>
                  <w:rFonts w:hint="eastAsia"/>
                </w:rPr>
                <w:t>功能說明</w:t>
              </w:r>
            </w:ins>
          </w:p>
        </w:tc>
        <w:tc>
          <w:tcPr>
            <w:tcW w:w="8639" w:type="dxa"/>
            <w:gridSpan w:val="3"/>
          </w:tcPr>
          <w:p w14:paraId="321E1687" w14:textId="77777777" w:rsidR="00B9416C" w:rsidRDefault="00B9416C" w:rsidP="0003556A">
            <w:pPr>
              <w:snapToGrid w:val="0"/>
              <w:rPr>
                <w:ins w:id="416" w:author="東圻 周" w:date="2024-05-21T21:52:00Z"/>
              </w:rPr>
            </w:pPr>
            <w:ins w:id="417" w:author="東圻 周" w:date="2024-05-21T21:52:00Z">
              <w:r>
                <w:rPr>
                  <w:rFonts w:hint="eastAsia"/>
                </w:rPr>
                <w:t>透過</w:t>
              </w:r>
              <w:r>
                <w:rPr>
                  <w:rFonts w:hint="eastAsia"/>
                </w:rPr>
                <w:t>Line</w:t>
              </w:r>
              <w:r>
                <w:rPr>
                  <w:rFonts w:hint="eastAsia"/>
                </w:rPr>
                <w:t>語音訊息功能和使用者互動</w:t>
              </w:r>
            </w:ins>
          </w:p>
        </w:tc>
      </w:tr>
      <w:tr w:rsidR="00B9416C" w14:paraId="3F4E0180" w14:textId="77777777" w:rsidTr="0003556A">
        <w:trPr>
          <w:ins w:id="418" w:author="東圻 周" w:date="2024-05-21T21:52:00Z"/>
        </w:trPr>
        <w:tc>
          <w:tcPr>
            <w:tcW w:w="1555" w:type="dxa"/>
            <w:shd w:val="clear" w:color="auto" w:fill="D9D9D9" w:themeFill="background1" w:themeFillShade="D9"/>
          </w:tcPr>
          <w:p w14:paraId="588F7F34" w14:textId="77777777" w:rsidR="00B9416C" w:rsidRDefault="00B9416C" w:rsidP="0003556A">
            <w:pPr>
              <w:snapToGrid w:val="0"/>
              <w:jc w:val="center"/>
              <w:rPr>
                <w:ins w:id="419" w:author="東圻 周" w:date="2024-05-21T21:52:00Z"/>
              </w:rPr>
            </w:pPr>
            <w:ins w:id="420" w:author="東圻 周" w:date="2024-05-21T21:52:00Z">
              <w:r>
                <w:rPr>
                  <w:rFonts w:hint="eastAsia"/>
                </w:rPr>
                <w:t>輸入值</w:t>
              </w:r>
            </w:ins>
          </w:p>
        </w:tc>
        <w:tc>
          <w:tcPr>
            <w:tcW w:w="8639" w:type="dxa"/>
            <w:gridSpan w:val="3"/>
          </w:tcPr>
          <w:p w14:paraId="140FDAEA" w14:textId="77777777" w:rsidR="00B9416C" w:rsidRDefault="00B9416C" w:rsidP="0003556A">
            <w:pPr>
              <w:snapToGrid w:val="0"/>
              <w:rPr>
                <w:ins w:id="421" w:author="東圻 周" w:date="2024-05-21T21:52:00Z"/>
              </w:rPr>
            </w:pPr>
            <w:ins w:id="422" w:author="東圻 周" w:date="2024-05-21T21:52:00Z">
              <w:r>
                <w:rPr>
                  <w:rFonts w:hint="eastAsia"/>
                </w:rPr>
                <w:t>語音訊息</w:t>
              </w:r>
            </w:ins>
          </w:p>
        </w:tc>
      </w:tr>
      <w:tr w:rsidR="00B9416C" w14:paraId="5849F9D4" w14:textId="77777777" w:rsidTr="0003556A">
        <w:trPr>
          <w:ins w:id="423" w:author="東圻 周" w:date="2024-05-21T21:52:00Z"/>
        </w:trPr>
        <w:tc>
          <w:tcPr>
            <w:tcW w:w="1555" w:type="dxa"/>
            <w:shd w:val="clear" w:color="auto" w:fill="D9D9D9" w:themeFill="background1" w:themeFillShade="D9"/>
          </w:tcPr>
          <w:p w14:paraId="2E9C51B6" w14:textId="77777777" w:rsidR="00B9416C" w:rsidRDefault="00B9416C" w:rsidP="0003556A">
            <w:pPr>
              <w:snapToGrid w:val="0"/>
              <w:jc w:val="center"/>
              <w:rPr>
                <w:ins w:id="424" w:author="東圻 周" w:date="2024-05-21T21:52:00Z"/>
              </w:rPr>
            </w:pPr>
            <w:ins w:id="425" w:author="東圻 周" w:date="2024-05-21T21:52:00Z">
              <w:r>
                <w:rPr>
                  <w:rFonts w:hint="eastAsia"/>
                </w:rPr>
                <w:t>輸出值</w:t>
              </w:r>
            </w:ins>
          </w:p>
        </w:tc>
        <w:tc>
          <w:tcPr>
            <w:tcW w:w="8639" w:type="dxa"/>
            <w:gridSpan w:val="3"/>
          </w:tcPr>
          <w:p w14:paraId="3DF76E29" w14:textId="77777777" w:rsidR="00B9416C" w:rsidRDefault="00B9416C" w:rsidP="0003556A">
            <w:pPr>
              <w:snapToGrid w:val="0"/>
              <w:rPr>
                <w:ins w:id="426" w:author="東圻 周" w:date="2024-05-21T21:52:00Z"/>
              </w:rPr>
            </w:pPr>
            <w:ins w:id="427" w:author="東圻 周" w:date="2024-05-21T21:52:00Z">
              <w:r>
                <w:rPr>
                  <w:rFonts w:hint="eastAsia"/>
                </w:rPr>
                <w:t>語音訊息回應</w:t>
              </w:r>
            </w:ins>
          </w:p>
        </w:tc>
      </w:tr>
    </w:tbl>
    <w:p w14:paraId="7C54E199" w14:textId="767870D4" w:rsidR="00FE4016" w:rsidDel="00B9416C" w:rsidRDefault="00FE4016" w:rsidP="00FA7D34">
      <w:pPr>
        <w:pStyle w:val="afd"/>
        <w:ind w:left="280" w:right="280"/>
        <w:rPr>
          <w:del w:id="428" w:author="東圻 周" w:date="2024-05-21T21:52:00Z"/>
        </w:rPr>
      </w:pPr>
      <w:del w:id="429" w:author="東圻 周" w:date="2024-05-21T21:52:00Z">
        <w:r w:rsidDel="00B9416C">
          <w:rPr>
            <w:rFonts w:hint="eastAsia"/>
          </w:rPr>
          <w:delText>表</w:delText>
        </w:r>
        <w:r w:rsidDel="00B9416C">
          <w:rPr>
            <w:rFonts w:hint="eastAsia"/>
          </w:rPr>
          <w:delText>6-2-1</w:delText>
        </w:r>
        <w:r w:rsidDel="00B9416C">
          <w:rPr>
            <w:rFonts w:hint="eastAsia"/>
          </w:rPr>
          <w:delText>、程序規格書</w:delText>
        </w:r>
        <w:r w:rsidDel="00B9416C">
          <w:rPr>
            <w:rFonts w:ascii="標楷體" w:hAnsi="標楷體" w:hint="eastAsia"/>
          </w:rPr>
          <w:delText>－</w:delText>
        </w:r>
        <w:r w:rsidDel="00B9416C">
          <w:rPr>
            <w:rFonts w:hint="eastAsia"/>
          </w:rPr>
          <w:delText>求救</w:delText>
        </w:r>
        <w:bookmarkEnd w:id="64"/>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0C32494" w14:textId="62BBA0C9" w:rsidTr="00E62693">
        <w:trPr>
          <w:del w:id="430" w:author="東圻 周" w:date="2024-05-21T21:52:00Z"/>
        </w:trPr>
        <w:tc>
          <w:tcPr>
            <w:tcW w:w="1555" w:type="dxa"/>
            <w:shd w:val="clear" w:color="auto" w:fill="D9D9D9" w:themeFill="background1" w:themeFillShade="D9"/>
            <w:vAlign w:val="center"/>
          </w:tcPr>
          <w:p w14:paraId="5F5FAAB5" w14:textId="1FF355C1" w:rsidR="00FE4016" w:rsidDel="00B9416C" w:rsidRDefault="00FE4016" w:rsidP="00FA7D34">
            <w:pPr>
              <w:snapToGrid w:val="0"/>
              <w:jc w:val="center"/>
              <w:rPr>
                <w:del w:id="431" w:author="東圻 周" w:date="2024-05-21T21:52:00Z"/>
              </w:rPr>
            </w:pPr>
            <w:del w:id="432" w:author="東圻 周" w:date="2024-05-21T21:52:00Z">
              <w:r w:rsidDel="00B9416C">
                <w:rPr>
                  <w:rFonts w:hint="eastAsia"/>
                </w:rPr>
                <w:delText>編號</w:delText>
              </w:r>
            </w:del>
          </w:p>
        </w:tc>
        <w:tc>
          <w:tcPr>
            <w:tcW w:w="2409" w:type="dxa"/>
            <w:vAlign w:val="center"/>
          </w:tcPr>
          <w:p w14:paraId="7424D2F8" w14:textId="4F8AFCEE" w:rsidR="00FE4016" w:rsidRPr="003A222D" w:rsidDel="00B9416C" w:rsidRDefault="00FE4016" w:rsidP="00FA7D34">
            <w:pPr>
              <w:snapToGrid w:val="0"/>
              <w:jc w:val="center"/>
              <w:rPr>
                <w:del w:id="433" w:author="東圻 周" w:date="2024-05-21T21:52:00Z"/>
              </w:rPr>
            </w:pPr>
            <w:del w:id="434" w:author="東圻 周" w:date="2024-05-21T21:52:00Z">
              <w:r w:rsidDel="00B9416C">
                <w:rPr>
                  <w:rFonts w:hint="eastAsia"/>
                </w:rPr>
                <w:delText>1</w:delText>
              </w:r>
            </w:del>
          </w:p>
        </w:tc>
        <w:tc>
          <w:tcPr>
            <w:tcW w:w="1701" w:type="dxa"/>
            <w:shd w:val="clear" w:color="auto" w:fill="D9D9D9" w:themeFill="background1" w:themeFillShade="D9"/>
            <w:vAlign w:val="center"/>
          </w:tcPr>
          <w:p w14:paraId="43BE5F8B" w14:textId="43C40869" w:rsidR="00FE4016" w:rsidDel="00B9416C" w:rsidRDefault="00FE4016" w:rsidP="00FA7D34">
            <w:pPr>
              <w:snapToGrid w:val="0"/>
              <w:jc w:val="center"/>
              <w:rPr>
                <w:del w:id="435" w:author="東圻 周" w:date="2024-05-21T21:52:00Z"/>
              </w:rPr>
            </w:pPr>
            <w:del w:id="436" w:author="東圻 周" w:date="2024-05-21T21:52:00Z">
              <w:r w:rsidDel="00B9416C">
                <w:rPr>
                  <w:rFonts w:hint="eastAsia"/>
                </w:rPr>
                <w:delText>功能名稱</w:delText>
              </w:r>
            </w:del>
          </w:p>
        </w:tc>
        <w:tc>
          <w:tcPr>
            <w:tcW w:w="4529" w:type="dxa"/>
            <w:vAlign w:val="center"/>
          </w:tcPr>
          <w:p w14:paraId="79641D40" w14:textId="1B428A2D" w:rsidR="00FE4016" w:rsidDel="00B9416C" w:rsidRDefault="00FE4016" w:rsidP="00FA7D34">
            <w:pPr>
              <w:snapToGrid w:val="0"/>
              <w:jc w:val="center"/>
              <w:rPr>
                <w:del w:id="437" w:author="東圻 周" w:date="2024-05-21T21:52:00Z"/>
              </w:rPr>
            </w:pPr>
            <w:del w:id="438" w:author="東圻 周" w:date="2024-05-21T21:52:00Z">
              <w:r w:rsidDel="00B9416C">
                <w:rPr>
                  <w:rFonts w:hint="eastAsia"/>
                </w:rPr>
                <w:delText>求救</w:delText>
              </w:r>
            </w:del>
          </w:p>
        </w:tc>
      </w:tr>
      <w:tr w:rsidR="00FE4016" w:rsidDel="00B9416C" w14:paraId="5CE58CCC" w14:textId="7F17FA28" w:rsidTr="00FE4016">
        <w:trPr>
          <w:del w:id="439" w:author="東圻 周" w:date="2024-05-21T21:52:00Z"/>
        </w:trPr>
        <w:tc>
          <w:tcPr>
            <w:tcW w:w="1555" w:type="dxa"/>
            <w:shd w:val="clear" w:color="auto" w:fill="D9D9D9" w:themeFill="background1" w:themeFillShade="D9"/>
          </w:tcPr>
          <w:p w14:paraId="295EECDA" w14:textId="4640F3A0" w:rsidR="00FE4016" w:rsidDel="00B9416C" w:rsidRDefault="00FE4016" w:rsidP="00FA7D34">
            <w:pPr>
              <w:snapToGrid w:val="0"/>
              <w:jc w:val="center"/>
              <w:rPr>
                <w:del w:id="440" w:author="東圻 周" w:date="2024-05-21T21:52:00Z"/>
              </w:rPr>
            </w:pPr>
            <w:del w:id="441" w:author="東圻 周" w:date="2024-05-21T21:52:00Z">
              <w:r w:rsidDel="00B9416C">
                <w:rPr>
                  <w:rFonts w:hint="eastAsia"/>
                </w:rPr>
                <w:delText>功能說明</w:delText>
              </w:r>
            </w:del>
          </w:p>
        </w:tc>
        <w:tc>
          <w:tcPr>
            <w:tcW w:w="8639" w:type="dxa"/>
            <w:gridSpan w:val="3"/>
          </w:tcPr>
          <w:p w14:paraId="39B12BAE" w14:textId="5A836DCB" w:rsidR="00FE4016" w:rsidDel="00B9416C" w:rsidRDefault="00FE4016" w:rsidP="00FA7D34">
            <w:pPr>
              <w:snapToGrid w:val="0"/>
              <w:rPr>
                <w:del w:id="442" w:author="東圻 周" w:date="2024-05-21T21:52:00Z"/>
              </w:rPr>
            </w:pPr>
            <w:del w:id="443" w:author="東圻 周" w:date="2024-05-21T21:52:00Z">
              <w:r w:rsidDel="00B9416C">
                <w:rPr>
                  <w:rFonts w:hint="eastAsia"/>
                </w:rPr>
                <w:delText>長者發生危機事件進行求救</w:delText>
              </w:r>
            </w:del>
          </w:p>
        </w:tc>
      </w:tr>
      <w:tr w:rsidR="00FE4016" w:rsidDel="00B9416C" w14:paraId="27C541F5" w14:textId="0777FBDA" w:rsidTr="00FE4016">
        <w:trPr>
          <w:del w:id="444" w:author="東圻 周" w:date="2024-05-21T21:52:00Z"/>
        </w:trPr>
        <w:tc>
          <w:tcPr>
            <w:tcW w:w="1555" w:type="dxa"/>
            <w:shd w:val="clear" w:color="auto" w:fill="D9D9D9" w:themeFill="background1" w:themeFillShade="D9"/>
          </w:tcPr>
          <w:p w14:paraId="6D575F19" w14:textId="44094690" w:rsidR="00FE4016" w:rsidDel="00B9416C" w:rsidRDefault="00FE4016" w:rsidP="00FA7D34">
            <w:pPr>
              <w:snapToGrid w:val="0"/>
              <w:jc w:val="center"/>
              <w:rPr>
                <w:del w:id="445" w:author="東圻 周" w:date="2024-05-21T21:52:00Z"/>
              </w:rPr>
            </w:pPr>
            <w:del w:id="446" w:author="東圻 周" w:date="2024-05-21T21:52:00Z">
              <w:r w:rsidDel="00B9416C">
                <w:rPr>
                  <w:rFonts w:hint="eastAsia"/>
                </w:rPr>
                <w:delText>輸入值</w:delText>
              </w:r>
            </w:del>
          </w:p>
        </w:tc>
        <w:tc>
          <w:tcPr>
            <w:tcW w:w="8639" w:type="dxa"/>
            <w:gridSpan w:val="3"/>
          </w:tcPr>
          <w:p w14:paraId="4BE83EFD" w14:textId="0EE1CCBC" w:rsidR="00FE4016" w:rsidDel="00B9416C" w:rsidRDefault="00FE4016" w:rsidP="00FA7D34">
            <w:pPr>
              <w:snapToGrid w:val="0"/>
              <w:rPr>
                <w:del w:id="447" w:author="東圻 周" w:date="2024-05-21T21:52:00Z"/>
              </w:rPr>
            </w:pPr>
            <w:del w:id="448" w:author="東圻 周" w:date="2024-05-21T21:52:00Z">
              <w:r w:rsidDel="00B9416C">
                <w:rPr>
                  <w:rFonts w:hint="eastAsia"/>
                </w:rPr>
                <w:delText>定位資料、即時影像</w:delText>
              </w:r>
            </w:del>
          </w:p>
        </w:tc>
      </w:tr>
      <w:tr w:rsidR="00FE4016" w:rsidDel="00B9416C" w14:paraId="30E51744" w14:textId="13529617" w:rsidTr="00FE4016">
        <w:trPr>
          <w:del w:id="449" w:author="東圻 周" w:date="2024-05-21T21:52:00Z"/>
        </w:trPr>
        <w:tc>
          <w:tcPr>
            <w:tcW w:w="1555" w:type="dxa"/>
            <w:shd w:val="clear" w:color="auto" w:fill="D9D9D9" w:themeFill="background1" w:themeFillShade="D9"/>
          </w:tcPr>
          <w:p w14:paraId="558029DF" w14:textId="6CEAD339" w:rsidR="00FE4016" w:rsidDel="00B9416C" w:rsidRDefault="00FE4016" w:rsidP="00FA7D34">
            <w:pPr>
              <w:snapToGrid w:val="0"/>
              <w:jc w:val="center"/>
              <w:rPr>
                <w:del w:id="450" w:author="東圻 周" w:date="2024-05-21T21:52:00Z"/>
              </w:rPr>
            </w:pPr>
            <w:del w:id="451" w:author="東圻 周" w:date="2024-05-21T21:52:00Z">
              <w:r w:rsidDel="00B9416C">
                <w:rPr>
                  <w:rFonts w:hint="eastAsia"/>
                </w:rPr>
                <w:delText>輸出值</w:delText>
              </w:r>
            </w:del>
          </w:p>
        </w:tc>
        <w:tc>
          <w:tcPr>
            <w:tcW w:w="8639" w:type="dxa"/>
            <w:gridSpan w:val="3"/>
          </w:tcPr>
          <w:p w14:paraId="30D32FFF" w14:textId="71F65CCA" w:rsidR="00FE4016" w:rsidDel="00B9416C" w:rsidRDefault="00FE4016" w:rsidP="00FA7D34">
            <w:pPr>
              <w:snapToGrid w:val="0"/>
              <w:rPr>
                <w:del w:id="452" w:author="東圻 周" w:date="2024-05-21T21:52:00Z"/>
              </w:rPr>
            </w:pPr>
            <w:del w:id="453" w:author="東圻 周" w:date="2024-05-21T21:52:00Z">
              <w:r w:rsidDel="00B9416C">
                <w:rPr>
                  <w:rFonts w:hint="eastAsia"/>
                </w:rPr>
                <w:delText>求救事件通知及資訊</w:delText>
              </w:r>
            </w:del>
          </w:p>
        </w:tc>
      </w:tr>
    </w:tbl>
    <w:p w14:paraId="5FBA4612" w14:textId="6254A8A0" w:rsidR="00FE4016" w:rsidDel="00B9416C" w:rsidRDefault="00FE4016" w:rsidP="00FA7D34">
      <w:pPr>
        <w:snapToGrid w:val="0"/>
        <w:rPr>
          <w:del w:id="454" w:author="東圻 周" w:date="2024-05-21T21:52:00Z"/>
        </w:rPr>
      </w:pPr>
    </w:p>
    <w:p w14:paraId="081F0D7D" w14:textId="2A0D2215" w:rsidR="00FE4016" w:rsidDel="00B9416C" w:rsidRDefault="00FE4016" w:rsidP="00FA7D34">
      <w:pPr>
        <w:pStyle w:val="afd"/>
        <w:ind w:left="280" w:right="280"/>
        <w:rPr>
          <w:del w:id="455" w:author="東圻 周" w:date="2024-05-21T21:52:00Z"/>
        </w:rPr>
      </w:pPr>
      <w:bookmarkStart w:id="456" w:name="_Toc166528872"/>
      <w:del w:id="457" w:author="東圻 周" w:date="2024-05-21T21:52:00Z">
        <w:r w:rsidDel="00B9416C">
          <w:rPr>
            <w:rFonts w:hint="eastAsia"/>
          </w:rPr>
          <w:delText>表</w:delText>
        </w:r>
        <w:r w:rsidDel="00B9416C">
          <w:rPr>
            <w:rFonts w:hint="eastAsia"/>
          </w:rPr>
          <w:delText>6-2-2</w:delText>
        </w:r>
        <w:r w:rsidDel="00B9416C">
          <w:rPr>
            <w:rFonts w:hint="eastAsia"/>
          </w:rPr>
          <w:delText>、程序規格書</w:delText>
        </w:r>
        <w:r w:rsidDel="00B9416C">
          <w:rPr>
            <w:rFonts w:ascii="標楷體" w:hAnsi="標楷體" w:hint="eastAsia"/>
          </w:rPr>
          <w:delText>－</w:delText>
        </w:r>
        <w:r w:rsidDel="00B9416C">
          <w:rPr>
            <w:rFonts w:hint="eastAsia"/>
          </w:rPr>
          <w:delText>傳送通知</w:delText>
        </w:r>
        <w:bookmarkEnd w:id="456"/>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EB3A1F3" w14:textId="48A68A9B" w:rsidTr="00E62693">
        <w:trPr>
          <w:del w:id="458" w:author="東圻 周" w:date="2024-05-21T21:52:00Z"/>
        </w:trPr>
        <w:tc>
          <w:tcPr>
            <w:tcW w:w="1555" w:type="dxa"/>
            <w:shd w:val="clear" w:color="auto" w:fill="D9D9D9" w:themeFill="background1" w:themeFillShade="D9"/>
            <w:vAlign w:val="center"/>
          </w:tcPr>
          <w:p w14:paraId="2A552BEF" w14:textId="6354CC39" w:rsidR="00FE4016" w:rsidDel="00B9416C" w:rsidRDefault="00FE4016" w:rsidP="00FA7D34">
            <w:pPr>
              <w:snapToGrid w:val="0"/>
              <w:jc w:val="center"/>
              <w:rPr>
                <w:del w:id="459" w:author="東圻 周" w:date="2024-05-21T21:52:00Z"/>
              </w:rPr>
            </w:pPr>
            <w:del w:id="460" w:author="東圻 周" w:date="2024-05-21T21:52:00Z">
              <w:r w:rsidDel="00B9416C">
                <w:rPr>
                  <w:rFonts w:hint="eastAsia"/>
                </w:rPr>
                <w:delText>編號</w:delText>
              </w:r>
            </w:del>
          </w:p>
        </w:tc>
        <w:tc>
          <w:tcPr>
            <w:tcW w:w="2409" w:type="dxa"/>
            <w:vAlign w:val="center"/>
          </w:tcPr>
          <w:p w14:paraId="20833A28" w14:textId="6C6D9B54" w:rsidR="00FE4016" w:rsidRPr="003A222D" w:rsidDel="00B9416C" w:rsidRDefault="00FE4016" w:rsidP="00FA7D34">
            <w:pPr>
              <w:snapToGrid w:val="0"/>
              <w:jc w:val="center"/>
              <w:rPr>
                <w:del w:id="461" w:author="東圻 周" w:date="2024-05-21T21:52:00Z"/>
              </w:rPr>
            </w:pPr>
            <w:del w:id="462" w:author="東圻 周" w:date="2024-05-21T21:52:00Z">
              <w:r w:rsidDel="00B9416C">
                <w:rPr>
                  <w:rFonts w:hint="eastAsia"/>
                </w:rPr>
                <w:delText>1-1</w:delText>
              </w:r>
            </w:del>
          </w:p>
        </w:tc>
        <w:tc>
          <w:tcPr>
            <w:tcW w:w="1701" w:type="dxa"/>
            <w:shd w:val="clear" w:color="auto" w:fill="D9D9D9" w:themeFill="background1" w:themeFillShade="D9"/>
            <w:vAlign w:val="center"/>
          </w:tcPr>
          <w:p w14:paraId="655ACB33" w14:textId="707DC973" w:rsidR="00FE4016" w:rsidDel="00B9416C" w:rsidRDefault="00FE4016" w:rsidP="00FA7D34">
            <w:pPr>
              <w:snapToGrid w:val="0"/>
              <w:jc w:val="center"/>
              <w:rPr>
                <w:del w:id="463" w:author="東圻 周" w:date="2024-05-21T21:52:00Z"/>
              </w:rPr>
            </w:pPr>
            <w:del w:id="464" w:author="東圻 周" w:date="2024-05-21T21:52:00Z">
              <w:r w:rsidDel="00B9416C">
                <w:rPr>
                  <w:rFonts w:hint="eastAsia"/>
                </w:rPr>
                <w:delText>功能名稱</w:delText>
              </w:r>
            </w:del>
          </w:p>
        </w:tc>
        <w:tc>
          <w:tcPr>
            <w:tcW w:w="4529" w:type="dxa"/>
            <w:vAlign w:val="center"/>
          </w:tcPr>
          <w:p w14:paraId="673245FB" w14:textId="17DE5D1B" w:rsidR="00FE4016" w:rsidDel="00B9416C" w:rsidRDefault="00FE4016" w:rsidP="00FA7D34">
            <w:pPr>
              <w:snapToGrid w:val="0"/>
              <w:jc w:val="center"/>
              <w:rPr>
                <w:del w:id="465" w:author="東圻 周" w:date="2024-05-21T21:52:00Z"/>
              </w:rPr>
            </w:pPr>
            <w:del w:id="466" w:author="東圻 周" w:date="2024-05-21T21:52:00Z">
              <w:r w:rsidDel="00B9416C">
                <w:rPr>
                  <w:rFonts w:hint="eastAsia"/>
                </w:rPr>
                <w:delText>傳送通知</w:delText>
              </w:r>
            </w:del>
          </w:p>
        </w:tc>
      </w:tr>
      <w:tr w:rsidR="00FE4016" w:rsidDel="00B9416C" w14:paraId="3C09F9E0" w14:textId="5A9DD6B0" w:rsidTr="00FE4016">
        <w:trPr>
          <w:del w:id="467" w:author="東圻 周" w:date="2024-05-21T21:52:00Z"/>
        </w:trPr>
        <w:tc>
          <w:tcPr>
            <w:tcW w:w="1555" w:type="dxa"/>
            <w:shd w:val="clear" w:color="auto" w:fill="D9D9D9" w:themeFill="background1" w:themeFillShade="D9"/>
          </w:tcPr>
          <w:p w14:paraId="1C58B31B" w14:textId="493145CD" w:rsidR="00FE4016" w:rsidDel="00B9416C" w:rsidRDefault="00FE4016" w:rsidP="00FA7D34">
            <w:pPr>
              <w:snapToGrid w:val="0"/>
              <w:jc w:val="center"/>
              <w:rPr>
                <w:del w:id="468" w:author="東圻 周" w:date="2024-05-21T21:52:00Z"/>
              </w:rPr>
            </w:pPr>
            <w:del w:id="469" w:author="東圻 周" w:date="2024-05-21T21:52:00Z">
              <w:r w:rsidDel="00B9416C">
                <w:rPr>
                  <w:rFonts w:hint="eastAsia"/>
                </w:rPr>
                <w:delText>功能說明</w:delText>
              </w:r>
            </w:del>
          </w:p>
        </w:tc>
        <w:tc>
          <w:tcPr>
            <w:tcW w:w="8639" w:type="dxa"/>
            <w:gridSpan w:val="3"/>
          </w:tcPr>
          <w:p w14:paraId="11DBE5C2" w14:textId="443905BC" w:rsidR="00FE4016" w:rsidDel="00B9416C" w:rsidRDefault="00FE4016" w:rsidP="00FA7D34">
            <w:pPr>
              <w:snapToGrid w:val="0"/>
              <w:rPr>
                <w:del w:id="470" w:author="東圻 周" w:date="2024-05-21T21:52:00Z"/>
              </w:rPr>
            </w:pPr>
            <w:del w:id="471" w:author="東圻 周" w:date="2024-05-21T21:52:00Z">
              <w:r w:rsidDel="00B9416C">
                <w:rPr>
                  <w:rFonts w:hint="eastAsia"/>
                </w:rPr>
                <w:delText>發送求救訊息</w:delText>
              </w:r>
            </w:del>
          </w:p>
        </w:tc>
      </w:tr>
      <w:tr w:rsidR="00FE4016" w:rsidDel="00B9416C" w14:paraId="4709E646" w14:textId="0F8CB0E6" w:rsidTr="00FE4016">
        <w:trPr>
          <w:del w:id="472" w:author="東圻 周" w:date="2024-05-21T21:52:00Z"/>
        </w:trPr>
        <w:tc>
          <w:tcPr>
            <w:tcW w:w="1555" w:type="dxa"/>
            <w:shd w:val="clear" w:color="auto" w:fill="D9D9D9" w:themeFill="background1" w:themeFillShade="D9"/>
          </w:tcPr>
          <w:p w14:paraId="65C3DB44" w14:textId="23804B4F" w:rsidR="00FE4016" w:rsidDel="00B9416C" w:rsidRDefault="00FE4016" w:rsidP="00FA7D34">
            <w:pPr>
              <w:snapToGrid w:val="0"/>
              <w:jc w:val="center"/>
              <w:rPr>
                <w:del w:id="473" w:author="東圻 周" w:date="2024-05-21T21:52:00Z"/>
              </w:rPr>
            </w:pPr>
            <w:del w:id="474" w:author="東圻 周" w:date="2024-05-21T21:52:00Z">
              <w:r w:rsidDel="00B9416C">
                <w:rPr>
                  <w:rFonts w:hint="eastAsia"/>
                </w:rPr>
                <w:delText>輸入值</w:delText>
              </w:r>
            </w:del>
          </w:p>
        </w:tc>
        <w:tc>
          <w:tcPr>
            <w:tcW w:w="8639" w:type="dxa"/>
            <w:gridSpan w:val="3"/>
          </w:tcPr>
          <w:p w14:paraId="25BFB831" w14:textId="63F6D66B" w:rsidR="00FE4016" w:rsidDel="00B9416C" w:rsidRDefault="00FE4016" w:rsidP="00FA7D34">
            <w:pPr>
              <w:snapToGrid w:val="0"/>
              <w:rPr>
                <w:del w:id="475" w:author="東圻 周" w:date="2024-05-21T21:52:00Z"/>
              </w:rPr>
            </w:pPr>
            <w:del w:id="476" w:author="東圻 周" w:date="2024-05-21T21:52:00Z">
              <w:r w:rsidDel="00B9416C">
                <w:rPr>
                  <w:rFonts w:hint="eastAsia"/>
                </w:rPr>
                <w:delText>即時影像、定位資料</w:delText>
              </w:r>
              <w:r w:rsidDel="00B9416C">
                <w:rPr>
                  <w:rFonts w:hint="eastAsia"/>
                </w:rPr>
                <w:delText>/</w:delText>
              </w:r>
              <w:r w:rsidDel="00B9416C">
                <w:rPr>
                  <w:rFonts w:hint="eastAsia"/>
                </w:rPr>
                <w:delText>訊息確認</w:delText>
              </w:r>
            </w:del>
          </w:p>
        </w:tc>
      </w:tr>
      <w:tr w:rsidR="00FE4016" w:rsidDel="00B9416C" w14:paraId="1E5FAC1A" w14:textId="5C4B7C18" w:rsidTr="00FE4016">
        <w:trPr>
          <w:del w:id="477" w:author="東圻 周" w:date="2024-05-21T21:52:00Z"/>
        </w:trPr>
        <w:tc>
          <w:tcPr>
            <w:tcW w:w="1555" w:type="dxa"/>
            <w:shd w:val="clear" w:color="auto" w:fill="D9D9D9" w:themeFill="background1" w:themeFillShade="D9"/>
          </w:tcPr>
          <w:p w14:paraId="61D3E74A" w14:textId="5F187227" w:rsidR="00FE4016" w:rsidDel="00B9416C" w:rsidRDefault="00FE4016" w:rsidP="00FA7D34">
            <w:pPr>
              <w:snapToGrid w:val="0"/>
              <w:jc w:val="center"/>
              <w:rPr>
                <w:del w:id="478" w:author="東圻 周" w:date="2024-05-21T21:52:00Z"/>
              </w:rPr>
            </w:pPr>
            <w:del w:id="479" w:author="東圻 周" w:date="2024-05-21T21:52:00Z">
              <w:r w:rsidDel="00B9416C">
                <w:rPr>
                  <w:rFonts w:hint="eastAsia"/>
                </w:rPr>
                <w:delText>輸出值</w:delText>
              </w:r>
            </w:del>
          </w:p>
        </w:tc>
        <w:tc>
          <w:tcPr>
            <w:tcW w:w="8639" w:type="dxa"/>
            <w:gridSpan w:val="3"/>
          </w:tcPr>
          <w:p w14:paraId="195CF640" w14:textId="5332BB62" w:rsidR="00FE4016" w:rsidDel="00B9416C" w:rsidRDefault="00FE4016" w:rsidP="00FA7D34">
            <w:pPr>
              <w:snapToGrid w:val="0"/>
              <w:rPr>
                <w:del w:id="480" w:author="東圻 周" w:date="2024-05-21T21:52:00Z"/>
              </w:rPr>
            </w:pPr>
            <w:del w:id="481" w:author="東圻 周" w:date="2024-05-21T21:52:00Z">
              <w:r w:rsidDel="00B9416C">
                <w:rPr>
                  <w:rFonts w:hint="eastAsia"/>
                </w:rPr>
                <w:delText>求救通知</w:delText>
              </w:r>
              <w:r w:rsidDel="00B9416C">
                <w:rPr>
                  <w:rFonts w:hint="eastAsia"/>
                </w:rPr>
                <w:delText>/</w:delText>
              </w:r>
              <w:r w:rsidDel="00B9416C">
                <w:rPr>
                  <w:rFonts w:hint="eastAsia"/>
                </w:rPr>
                <w:delText>求救回應</w:delText>
              </w:r>
            </w:del>
          </w:p>
        </w:tc>
      </w:tr>
    </w:tbl>
    <w:p w14:paraId="575A136C" w14:textId="56E47A70" w:rsidR="00FE4016" w:rsidDel="00B9416C" w:rsidRDefault="00FE4016" w:rsidP="00FA7D34">
      <w:pPr>
        <w:snapToGrid w:val="0"/>
        <w:rPr>
          <w:del w:id="482" w:author="東圻 周" w:date="2024-05-21T21:52:00Z"/>
        </w:rPr>
      </w:pPr>
    </w:p>
    <w:p w14:paraId="35A7F5FE" w14:textId="11CD4BB8" w:rsidR="00FE4016" w:rsidDel="00B9416C" w:rsidRDefault="00FE4016" w:rsidP="00FA7D34">
      <w:pPr>
        <w:pStyle w:val="afd"/>
        <w:ind w:left="280" w:right="280"/>
        <w:rPr>
          <w:del w:id="483" w:author="東圻 周" w:date="2024-05-21T21:52:00Z"/>
        </w:rPr>
      </w:pPr>
      <w:bookmarkStart w:id="484" w:name="_Toc166528873"/>
      <w:del w:id="485" w:author="東圻 周" w:date="2024-05-21T21:52:00Z">
        <w:r w:rsidDel="00B9416C">
          <w:rPr>
            <w:rFonts w:hint="eastAsia"/>
          </w:rPr>
          <w:delText>表</w:delText>
        </w:r>
        <w:r w:rsidDel="00B9416C">
          <w:rPr>
            <w:rFonts w:hint="eastAsia"/>
          </w:rPr>
          <w:delText>6-2-3</w:delText>
        </w:r>
        <w:r w:rsidDel="00B9416C">
          <w:rPr>
            <w:rFonts w:hint="eastAsia"/>
          </w:rPr>
          <w:delText>、程序規格書</w:delText>
        </w:r>
        <w:r w:rsidDel="00B9416C">
          <w:rPr>
            <w:rFonts w:ascii="標楷體" w:hAnsi="標楷體" w:hint="eastAsia"/>
          </w:rPr>
          <w:delText>－</w:delText>
        </w:r>
        <w:r w:rsidDel="00B9416C">
          <w:rPr>
            <w:rFonts w:hint="eastAsia"/>
          </w:rPr>
          <w:delText>即時影像</w:delText>
        </w:r>
        <w:bookmarkEnd w:id="484"/>
      </w:del>
    </w:p>
    <w:tbl>
      <w:tblPr>
        <w:tblStyle w:val="af4"/>
        <w:tblW w:w="0" w:type="auto"/>
        <w:tblLook w:val="04A0" w:firstRow="1" w:lastRow="0" w:firstColumn="1" w:lastColumn="0" w:noHBand="0" w:noVBand="1"/>
      </w:tblPr>
      <w:tblGrid>
        <w:gridCol w:w="1555"/>
        <w:gridCol w:w="2409"/>
        <w:gridCol w:w="1701"/>
        <w:gridCol w:w="4529"/>
      </w:tblGrid>
      <w:tr w:rsidR="00FE4016" w:rsidDel="00B9416C" w14:paraId="359EB013" w14:textId="58FA88FC" w:rsidTr="00E62693">
        <w:trPr>
          <w:del w:id="486" w:author="東圻 周" w:date="2024-05-21T21:52:00Z"/>
        </w:trPr>
        <w:tc>
          <w:tcPr>
            <w:tcW w:w="1555" w:type="dxa"/>
            <w:shd w:val="clear" w:color="auto" w:fill="D9D9D9" w:themeFill="background1" w:themeFillShade="D9"/>
            <w:vAlign w:val="center"/>
          </w:tcPr>
          <w:p w14:paraId="0794F05C" w14:textId="7348A579" w:rsidR="00FE4016" w:rsidDel="00B9416C" w:rsidRDefault="00FE4016" w:rsidP="00FA7D34">
            <w:pPr>
              <w:snapToGrid w:val="0"/>
              <w:jc w:val="center"/>
              <w:rPr>
                <w:del w:id="487" w:author="東圻 周" w:date="2024-05-21T21:52:00Z"/>
              </w:rPr>
            </w:pPr>
            <w:del w:id="488" w:author="東圻 周" w:date="2024-05-21T21:52:00Z">
              <w:r w:rsidDel="00B9416C">
                <w:rPr>
                  <w:rFonts w:hint="eastAsia"/>
                </w:rPr>
                <w:delText>編號</w:delText>
              </w:r>
            </w:del>
          </w:p>
        </w:tc>
        <w:tc>
          <w:tcPr>
            <w:tcW w:w="2409" w:type="dxa"/>
            <w:vAlign w:val="center"/>
          </w:tcPr>
          <w:p w14:paraId="77D5C027" w14:textId="565CD13A" w:rsidR="00FE4016" w:rsidRPr="003A222D" w:rsidDel="00B9416C" w:rsidRDefault="00FE4016" w:rsidP="00FA7D34">
            <w:pPr>
              <w:snapToGrid w:val="0"/>
              <w:jc w:val="center"/>
              <w:rPr>
                <w:del w:id="489" w:author="東圻 周" w:date="2024-05-21T21:52:00Z"/>
              </w:rPr>
            </w:pPr>
            <w:del w:id="490" w:author="東圻 周" w:date="2024-05-21T21:52:00Z">
              <w:r w:rsidDel="00B9416C">
                <w:rPr>
                  <w:rFonts w:hint="eastAsia"/>
                </w:rPr>
                <w:delText>1-2</w:delText>
              </w:r>
            </w:del>
          </w:p>
        </w:tc>
        <w:tc>
          <w:tcPr>
            <w:tcW w:w="1701" w:type="dxa"/>
            <w:shd w:val="clear" w:color="auto" w:fill="D9D9D9" w:themeFill="background1" w:themeFillShade="D9"/>
            <w:vAlign w:val="center"/>
          </w:tcPr>
          <w:p w14:paraId="5E3983FD" w14:textId="67DA20C1" w:rsidR="00FE4016" w:rsidDel="00B9416C" w:rsidRDefault="00FE4016" w:rsidP="00FA7D34">
            <w:pPr>
              <w:snapToGrid w:val="0"/>
              <w:jc w:val="center"/>
              <w:rPr>
                <w:del w:id="491" w:author="東圻 周" w:date="2024-05-21T21:52:00Z"/>
              </w:rPr>
            </w:pPr>
            <w:del w:id="492" w:author="東圻 周" w:date="2024-05-21T21:52:00Z">
              <w:r w:rsidDel="00B9416C">
                <w:rPr>
                  <w:rFonts w:hint="eastAsia"/>
                </w:rPr>
                <w:delText>功能名稱</w:delText>
              </w:r>
            </w:del>
          </w:p>
        </w:tc>
        <w:tc>
          <w:tcPr>
            <w:tcW w:w="4529" w:type="dxa"/>
            <w:vAlign w:val="center"/>
          </w:tcPr>
          <w:p w14:paraId="5F89696F" w14:textId="2544BC5A" w:rsidR="00FE4016" w:rsidDel="00B9416C" w:rsidRDefault="00FE4016" w:rsidP="00FA7D34">
            <w:pPr>
              <w:snapToGrid w:val="0"/>
              <w:jc w:val="center"/>
              <w:rPr>
                <w:del w:id="493" w:author="東圻 周" w:date="2024-05-21T21:52:00Z"/>
              </w:rPr>
            </w:pPr>
            <w:del w:id="494" w:author="東圻 周" w:date="2024-05-21T21:52:00Z">
              <w:r w:rsidDel="00B9416C">
                <w:rPr>
                  <w:rFonts w:hint="eastAsia"/>
                </w:rPr>
                <w:delText>即時影像</w:delText>
              </w:r>
            </w:del>
          </w:p>
        </w:tc>
      </w:tr>
      <w:tr w:rsidR="00FE4016" w:rsidDel="00B9416C" w14:paraId="2E1F89C6" w14:textId="1EA7EABE" w:rsidTr="00FE4016">
        <w:trPr>
          <w:del w:id="495" w:author="東圻 周" w:date="2024-05-21T21:52:00Z"/>
        </w:trPr>
        <w:tc>
          <w:tcPr>
            <w:tcW w:w="1555" w:type="dxa"/>
            <w:shd w:val="clear" w:color="auto" w:fill="D9D9D9" w:themeFill="background1" w:themeFillShade="D9"/>
          </w:tcPr>
          <w:p w14:paraId="23D5A032" w14:textId="4A0942B9" w:rsidR="00FE4016" w:rsidDel="00B9416C" w:rsidRDefault="00FE4016" w:rsidP="00FA7D34">
            <w:pPr>
              <w:snapToGrid w:val="0"/>
              <w:jc w:val="center"/>
              <w:rPr>
                <w:del w:id="496" w:author="東圻 周" w:date="2024-05-21T21:52:00Z"/>
              </w:rPr>
            </w:pPr>
            <w:del w:id="497" w:author="東圻 周" w:date="2024-05-21T21:52:00Z">
              <w:r w:rsidDel="00B9416C">
                <w:rPr>
                  <w:rFonts w:hint="eastAsia"/>
                </w:rPr>
                <w:delText>功能說明</w:delText>
              </w:r>
            </w:del>
          </w:p>
        </w:tc>
        <w:tc>
          <w:tcPr>
            <w:tcW w:w="8639" w:type="dxa"/>
            <w:gridSpan w:val="3"/>
          </w:tcPr>
          <w:p w14:paraId="556F6917" w14:textId="35B93EB8" w:rsidR="00FE4016" w:rsidDel="00B9416C" w:rsidRDefault="00FE4016" w:rsidP="00FA7D34">
            <w:pPr>
              <w:snapToGrid w:val="0"/>
              <w:rPr>
                <w:del w:id="498" w:author="東圻 周" w:date="2024-05-21T21:52:00Z"/>
              </w:rPr>
            </w:pPr>
            <w:del w:id="499" w:author="東圻 周" w:date="2024-05-21T21:52:00Z">
              <w:r w:rsidDel="00B9416C">
                <w:rPr>
                  <w:rFonts w:hint="eastAsia"/>
                </w:rPr>
                <w:delText>長者發生危機事件進行影像拍攝</w:delText>
              </w:r>
            </w:del>
          </w:p>
        </w:tc>
      </w:tr>
      <w:tr w:rsidR="00FE4016" w:rsidDel="00B9416C" w14:paraId="2B364416" w14:textId="7CAA70EF" w:rsidTr="00FE4016">
        <w:trPr>
          <w:del w:id="500" w:author="東圻 周" w:date="2024-05-21T21:52:00Z"/>
        </w:trPr>
        <w:tc>
          <w:tcPr>
            <w:tcW w:w="1555" w:type="dxa"/>
            <w:shd w:val="clear" w:color="auto" w:fill="D9D9D9" w:themeFill="background1" w:themeFillShade="D9"/>
          </w:tcPr>
          <w:p w14:paraId="0AF5326C" w14:textId="384672DE" w:rsidR="00FE4016" w:rsidDel="00B9416C" w:rsidRDefault="00FE4016" w:rsidP="00FA7D34">
            <w:pPr>
              <w:snapToGrid w:val="0"/>
              <w:jc w:val="center"/>
              <w:rPr>
                <w:del w:id="501" w:author="東圻 周" w:date="2024-05-21T21:52:00Z"/>
              </w:rPr>
            </w:pPr>
            <w:del w:id="502" w:author="東圻 周" w:date="2024-05-21T21:52:00Z">
              <w:r w:rsidDel="00B9416C">
                <w:rPr>
                  <w:rFonts w:hint="eastAsia"/>
                </w:rPr>
                <w:delText>輸入值</w:delText>
              </w:r>
            </w:del>
          </w:p>
        </w:tc>
        <w:tc>
          <w:tcPr>
            <w:tcW w:w="8639" w:type="dxa"/>
            <w:gridSpan w:val="3"/>
          </w:tcPr>
          <w:p w14:paraId="7B9C0344" w14:textId="10DCAB75" w:rsidR="00FE4016" w:rsidDel="00B9416C" w:rsidRDefault="00FE4016" w:rsidP="00FA7D34">
            <w:pPr>
              <w:snapToGrid w:val="0"/>
              <w:rPr>
                <w:del w:id="503" w:author="東圻 周" w:date="2024-05-21T21:52:00Z"/>
              </w:rPr>
            </w:pPr>
            <w:del w:id="504" w:author="東圻 周" w:date="2024-05-21T21:52:00Z">
              <w:r w:rsidDel="00B9416C">
                <w:rPr>
                  <w:rFonts w:hint="eastAsia"/>
                </w:rPr>
                <w:delText>按鈕觸發</w:delText>
              </w:r>
            </w:del>
          </w:p>
        </w:tc>
      </w:tr>
      <w:tr w:rsidR="00FE4016" w:rsidDel="00B9416C" w14:paraId="126DE8CB" w14:textId="4A07BD64" w:rsidTr="00FE4016">
        <w:trPr>
          <w:del w:id="505" w:author="東圻 周" w:date="2024-05-21T21:52:00Z"/>
        </w:trPr>
        <w:tc>
          <w:tcPr>
            <w:tcW w:w="1555" w:type="dxa"/>
            <w:shd w:val="clear" w:color="auto" w:fill="D9D9D9" w:themeFill="background1" w:themeFillShade="D9"/>
          </w:tcPr>
          <w:p w14:paraId="5BDEC78C" w14:textId="7F0FF55B" w:rsidR="00FE4016" w:rsidDel="00B9416C" w:rsidRDefault="00FE4016" w:rsidP="00FA7D34">
            <w:pPr>
              <w:snapToGrid w:val="0"/>
              <w:jc w:val="center"/>
              <w:rPr>
                <w:del w:id="506" w:author="東圻 周" w:date="2024-05-21T21:52:00Z"/>
              </w:rPr>
            </w:pPr>
            <w:del w:id="507" w:author="東圻 周" w:date="2024-05-21T21:52:00Z">
              <w:r w:rsidDel="00B9416C">
                <w:rPr>
                  <w:rFonts w:hint="eastAsia"/>
                </w:rPr>
                <w:delText>輸出值</w:delText>
              </w:r>
            </w:del>
          </w:p>
        </w:tc>
        <w:tc>
          <w:tcPr>
            <w:tcW w:w="8639" w:type="dxa"/>
            <w:gridSpan w:val="3"/>
          </w:tcPr>
          <w:p w14:paraId="0C9A319C" w14:textId="3E0B13EA" w:rsidR="00FE4016" w:rsidDel="00B9416C" w:rsidRDefault="00FE4016" w:rsidP="00FA7D34">
            <w:pPr>
              <w:snapToGrid w:val="0"/>
              <w:rPr>
                <w:del w:id="508" w:author="東圻 周" w:date="2024-05-21T21:52:00Z"/>
              </w:rPr>
            </w:pPr>
            <w:del w:id="509" w:author="東圻 周" w:date="2024-05-21T21:52:00Z">
              <w:r w:rsidDel="00B9416C">
                <w:rPr>
                  <w:rFonts w:hint="eastAsia"/>
                </w:rPr>
                <w:delText>即時影像</w:delText>
              </w:r>
            </w:del>
          </w:p>
        </w:tc>
      </w:tr>
    </w:tbl>
    <w:p w14:paraId="1D88734A" w14:textId="25F986D0" w:rsidR="00FE4016" w:rsidDel="00B9416C" w:rsidRDefault="00FE4016" w:rsidP="00FA7D34">
      <w:pPr>
        <w:snapToGrid w:val="0"/>
        <w:rPr>
          <w:del w:id="510" w:author="東圻 周" w:date="2024-05-21T21:52:00Z"/>
        </w:rPr>
      </w:pPr>
    </w:p>
    <w:p w14:paraId="16BB928F" w14:textId="7EDDBBB2" w:rsidR="00FE4016" w:rsidDel="00B9416C" w:rsidRDefault="00FE4016" w:rsidP="00FA7D34">
      <w:pPr>
        <w:pStyle w:val="afd"/>
        <w:ind w:left="280" w:right="280"/>
        <w:rPr>
          <w:del w:id="511" w:author="東圻 周" w:date="2024-05-21T21:52:00Z"/>
        </w:rPr>
      </w:pPr>
      <w:bookmarkStart w:id="512" w:name="_Toc166528874"/>
      <w:del w:id="513" w:author="東圻 周" w:date="2024-05-21T21:52:00Z">
        <w:r w:rsidDel="00B9416C">
          <w:rPr>
            <w:rFonts w:hint="eastAsia"/>
          </w:rPr>
          <w:delText>表</w:delText>
        </w:r>
        <w:r w:rsidDel="00B9416C">
          <w:rPr>
            <w:rFonts w:hint="eastAsia"/>
          </w:rPr>
          <w:delText>6-2-4</w:delText>
        </w:r>
        <w:r w:rsidDel="00B9416C">
          <w:rPr>
            <w:rFonts w:hint="eastAsia"/>
          </w:rPr>
          <w:delText>、程序規格書</w:delText>
        </w:r>
        <w:r w:rsidDel="00B9416C">
          <w:rPr>
            <w:rFonts w:ascii="標楷體" w:hAnsi="標楷體" w:hint="eastAsia"/>
          </w:rPr>
          <w:delText>－</w:delText>
        </w:r>
        <w:r w:rsidDel="00B9416C">
          <w:rPr>
            <w:rFonts w:hint="eastAsia"/>
          </w:rPr>
          <w:delText>定位資料</w:delText>
        </w:r>
        <w:bookmarkEnd w:id="512"/>
      </w:del>
    </w:p>
    <w:tbl>
      <w:tblPr>
        <w:tblStyle w:val="af4"/>
        <w:tblW w:w="0" w:type="auto"/>
        <w:tblLook w:val="04A0" w:firstRow="1" w:lastRow="0" w:firstColumn="1" w:lastColumn="0" w:noHBand="0" w:noVBand="1"/>
      </w:tblPr>
      <w:tblGrid>
        <w:gridCol w:w="1555"/>
        <w:gridCol w:w="2409"/>
        <w:gridCol w:w="1701"/>
        <w:gridCol w:w="4529"/>
      </w:tblGrid>
      <w:tr w:rsidR="00FE4016" w:rsidDel="00B9416C" w14:paraId="56AD45AE" w14:textId="395CA0E3" w:rsidTr="00E62693">
        <w:trPr>
          <w:del w:id="514" w:author="東圻 周" w:date="2024-05-21T21:52:00Z"/>
        </w:trPr>
        <w:tc>
          <w:tcPr>
            <w:tcW w:w="1555" w:type="dxa"/>
            <w:shd w:val="clear" w:color="auto" w:fill="D9D9D9" w:themeFill="background1" w:themeFillShade="D9"/>
            <w:vAlign w:val="center"/>
          </w:tcPr>
          <w:p w14:paraId="34F24607" w14:textId="30210727" w:rsidR="00FE4016" w:rsidDel="00B9416C" w:rsidRDefault="00FE4016" w:rsidP="00FA7D34">
            <w:pPr>
              <w:snapToGrid w:val="0"/>
              <w:jc w:val="center"/>
              <w:rPr>
                <w:del w:id="515" w:author="東圻 周" w:date="2024-05-21T21:52:00Z"/>
              </w:rPr>
            </w:pPr>
            <w:del w:id="516" w:author="東圻 周" w:date="2024-05-21T21:52:00Z">
              <w:r w:rsidDel="00B9416C">
                <w:rPr>
                  <w:rFonts w:hint="eastAsia"/>
                </w:rPr>
                <w:delText>編號</w:delText>
              </w:r>
            </w:del>
          </w:p>
        </w:tc>
        <w:tc>
          <w:tcPr>
            <w:tcW w:w="2409" w:type="dxa"/>
            <w:vAlign w:val="center"/>
          </w:tcPr>
          <w:p w14:paraId="4D75385C" w14:textId="1AEA7816" w:rsidR="00FE4016" w:rsidRPr="003A222D" w:rsidDel="00B9416C" w:rsidRDefault="00FE4016" w:rsidP="00FA7D34">
            <w:pPr>
              <w:snapToGrid w:val="0"/>
              <w:jc w:val="center"/>
              <w:rPr>
                <w:del w:id="517" w:author="東圻 周" w:date="2024-05-21T21:52:00Z"/>
              </w:rPr>
            </w:pPr>
            <w:del w:id="518" w:author="東圻 周" w:date="2024-05-21T21:52:00Z">
              <w:r w:rsidDel="00B9416C">
                <w:rPr>
                  <w:rFonts w:hint="eastAsia"/>
                </w:rPr>
                <w:delText>1-3</w:delText>
              </w:r>
            </w:del>
          </w:p>
        </w:tc>
        <w:tc>
          <w:tcPr>
            <w:tcW w:w="1701" w:type="dxa"/>
            <w:shd w:val="clear" w:color="auto" w:fill="D9D9D9" w:themeFill="background1" w:themeFillShade="D9"/>
            <w:vAlign w:val="center"/>
          </w:tcPr>
          <w:p w14:paraId="24FFF5A5" w14:textId="1398725B" w:rsidR="00FE4016" w:rsidDel="00B9416C" w:rsidRDefault="00FE4016" w:rsidP="00FA7D34">
            <w:pPr>
              <w:snapToGrid w:val="0"/>
              <w:jc w:val="center"/>
              <w:rPr>
                <w:del w:id="519" w:author="東圻 周" w:date="2024-05-21T21:52:00Z"/>
              </w:rPr>
            </w:pPr>
            <w:del w:id="520" w:author="東圻 周" w:date="2024-05-21T21:52:00Z">
              <w:r w:rsidDel="00B9416C">
                <w:rPr>
                  <w:rFonts w:hint="eastAsia"/>
                </w:rPr>
                <w:delText>功能名稱</w:delText>
              </w:r>
            </w:del>
          </w:p>
        </w:tc>
        <w:tc>
          <w:tcPr>
            <w:tcW w:w="4529" w:type="dxa"/>
            <w:vAlign w:val="center"/>
          </w:tcPr>
          <w:p w14:paraId="0A7F74B7" w14:textId="5B6E8120" w:rsidR="00FE4016" w:rsidDel="00B9416C" w:rsidRDefault="00FE4016" w:rsidP="00FA7D34">
            <w:pPr>
              <w:snapToGrid w:val="0"/>
              <w:jc w:val="center"/>
              <w:rPr>
                <w:del w:id="521" w:author="東圻 周" w:date="2024-05-21T21:52:00Z"/>
              </w:rPr>
            </w:pPr>
            <w:del w:id="522" w:author="東圻 周" w:date="2024-05-21T21:52:00Z">
              <w:r w:rsidDel="00B9416C">
                <w:rPr>
                  <w:rFonts w:hint="eastAsia"/>
                </w:rPr>
                <w:delText>定位資料</w:delText>
              </w:r>
            </w:del>
          </w:p>
        </w:tc>
      </w:tr>
      <w:tr w:rsidR="00FE4016" w:rsidDel="00B9416C" w14:paraId="2F712C0D" w14:textId="1DE03D31" w:rsidTr="00FE4016">
        <w:trPr>
          <w:del w:id="523" w:author="東圻 周" w:date="2024-05-21T21:52:00Z"/>
        </w:trPr>
        <w:tc>
          <w:tcPr>
            <w:tcW w:w="1555" w:type="dxa"/>
            <w:shd w:val="clear" w:color="auto" w:fill="D9D9D9" w:themeFill="background1" w:themeFillShade="D9"/>
          </w:tcPr>
          <w:p w14:paraId="5056FCB3" w14:textId="393DC6EB" w:rsidR="00FE4016" w:rsidDel="00B9416C" w:rsidRDefault="00FE4016" w:rsidP="00FA7D34">
            <w:pPr>
              <w:snapToGrid w:val="0"/>
              <w:jc w:val="center"/>
              <w:rPr>
                <w:del w:id="524" w:author="東圻 周" w:date="2024-05-21T21:52:00Z"/>
              </w:rPr>
            </w:pPr>
            <w:del w:id="525" w:author="東圻 周" w:date="2024-05-21T21:52:00Z">
              <w:r w:rsidDel="00B9416C">
                <w:rPr>
                  <w:rFonts w:hint="eastAsia"/>
                </w:rPr>
                <w:delText>功能說明</w:delText>
              </w:r>
            </w:del>
          </w:p>
        </w:tc>
        <w:tc>
          <w:tcPr>
            <w:tcW w:w="8639" w:type="dxa"/>
            <w:gridSpan w:val="3"/>
          </w:tcPr>
          <w:p w14:paraId="34294CB9" w14:textId="62CE42A9" w:rsidR="00FE4016" w:rsidDel="00B9416C" w:rsidRDefault="00FE4016" w:rsidP="00FA7D34">
            <w:pPr>
              <w:snapToGrid w:val="0"/>
              <w:rPr>
                <w:del w:id="526" w:author="東圻 周" w:date="2024-05-21T21:52:00Z"/>
              </w:rPr>
            </w:pPr>
            <w:del w:id="527" w:author="東圻 周" w:date="2024-05-21T21:52:00Z">
              <w:r w:rsidDel="00B9416C">
                <w:rPr>
                  <w:rFonts w:hint="eastAsia"/>
                </w:rPr>
                <w:delText>長者發生危機事件發送定位訊息</w:delText>
              </w:r>
            </w:del>
          </w:p>
        </w:tc>
      </w:tr>
      <w:tr w:rsidR="00FE4016" w:rsidDel="00B9416C" w14:paraId="031BFEBA" w14:textId="6685CB15" w:rsidTr="00FE4016">
        <w:trPr>
          <w:del w:id="528" w:author="東圻 周" w:date="2024-05-21T21:52:00Z"/>
        </w:trPr>
        <w:tc>
          <w:tcPr>
            <w:tcW w:w="1555" w:type="dxa"/>
            <w:shd w:val="clear" w:color="auto" w:fill="D9D9D9" w:themeFill="background1" w:themeFillShade="D9"/>
          </w:tcPr>
          <w:p w14:paraId="23B3B635" w14:textId="7025D8F2" w:rsidR="00FE4016" w:rsidDel="00B9416C" w:rsidRDefault="00FE4016" w:rsidP="00FA7D34">
            <w:pPr>
              <w:snapToGrid w:val="0"/>
              <w:jc w:val="center"/>
              <w:rPr>
                <w:del w:id="529" w:author="東圻 周" w:date="2024-05-21T21:52:00Z"/>
              </w:rPr>
            </w:pPr>
            <w:del w:id="530" w:author="東圻 周" w:date="2024-05-21T21:52:00Z">
              <w:r w:rsidDel="00B9416C">
                <w:rPr>
                  <w:rFonts w:hint="eastAsia"/>
                </w:rPr>
                <w:delText>輸入值</w:delText>
              </w:r>
            </w:del>
          </w:p>
        </w:tc>
        <w:tc>
          <w:tcPr>
            <w:tcW w:w="8639" w:type="dxa"/>
            <w:gridSpan w:val="3"/>
          </w:tcPr>
          <w:p w14:paraId="4061CDAB" w14:textId="6FB3F9DF" w:rsidR="00FE4016" w:rsidDel="00B9416C" w:rsidRDefault="00FE4016" w:rsidP="00FA7D34">
            <w:pPr>
              <w:snapToGrid w:val="0"/>
              <w:rPr>
                <w:del w:id="531" w:author="東圻 周" w:date="2024-05-21T21:52:00Z"/>
              </w:rPr>
            </w:pPr>
            <w:del w:id="532" w:author="東圻 周" w:date="2024-05-21T21:52:00Z">
              <w:r w:rsidDel="00B9416C">
                <w:rPr>
                  <w:rFonts w:hint="eastAsia"/>
                </w:rPr>
                <w:delText>按鈕觸發</w:delText>
              </w:r>
            </w:del>
          </w:p>
        </w:tc>
      </w:tr>
      <w:tr w:rsidR="00FE4016" w:rsidDel="00B9416C" w14:paraId="0A18713F" w14:textId="3A520FAD" w:rsidTr="00FE4016">
        <w:trPr>
          <w:del w:id="533" w:author="東圻 周" w:date="2024-05-21T21:52:00Z"/>
        </w:trPr>
        <w:tc>
          <w:tcPr>
            <w:tcW w:w="1555" w:type="dxa"/>
            <w:shd w:val="clear" w:color="auto" w:fill="D9D9D9" w:themeFill="background1" w:themeFillShade="D9"/>
          </w:tcPr>
          <w:p w14:paraId="6407E4BC" w14:textId="0DF56DC4" w:rsidR="00FE4016" w:rsidDel="00B9416C" w:rsidRDefault="00FE4016" w:rsidP="00FA7D34">
            <w:pPr>
              <w:snapToGrid w:val="0"/>
              <w:jc w:val="center"/>
              <w:rPr>
                <w:del w:id="534" w:author="東圻 周" w:date="2024-05-21T21:52:00Z"/>
              </w:rPr>
            </w:pPr>
            <w:del w:id="535" w:author="東圻 周" w:date="2024-05-21T21:52:00Z">
              <w:r w:rsidDel="00B9416C">
                <w:rPr>
                  <w:rFonts w:hint="eastAsia"/>
                </w:rPr>
                <w:delText>輸出值</w:delText>
              </w:r>
            </w:del>
          </w:p>
        </w:tc>
        <w:tc>
          <w:tcPr>
            <w:tcW w:w="8639" w:type="dxa"/>
            <w:gridSpan w:val="3"/>
          </w:tcPr>
          <w:p w14:paraId="1DDEDEDC" w14:textId="31558EBF" w:rsidR="00FE4016" w:rsidDel="00B9416C" w:rsidRDefault="00FE4016" w:rsidP="00FA7D34">
            <w:pPr>
              <w:snapToGrid w:val="0"/>
              <w:rPr>
                <w:del w:id="536" w:author="東圻 周" w:date="2024-05-21T21:52:00Z"/>
              </w:rPr>
            </w:pPr>
            <w:del w:id="537" w:author="東圻 周" w:date="2024-05-21T21:52:00Z">
              <w:r w:rsidDel="00B9416C">
                <w:rPr>
                  <w:rFonts w:hint="eastAsia"/>
                </w:rPr>
                <w:delText>定位資料</w:delText>
              </w:r>
            </w:del>
          </w:p>
        </w:tc>
      </w:tr>
    </w:tbl>
    <w:p w14:paraId="66BD30C3" w14:textId="793034F7" w:rsidR="00FE4016" w:rsidDel="00B9416C" w:rsidRDefault="00FE4016" w:rsidP="00FA7D34">
      <w:pPr>
        <w:snapToGrid w:val="0"/>
        <w:rPr>
          <w:del w:id="538" w:author="東圻 周" w:date="2024-05-21T21:52:00Z"/>
        </w:rPr>
      </w:pPr>
    </w:p>
    <w:p w14:paraId="03048F7F" w14:textId="01EA0BDB" w:rsidR="00FE4016" w:rsidDel="00B9416C" w:rsidRDefault="00FE4016" w:rsidP="00FA7D34">
      <w:pPr>
        <w:pStyle w:val="afd"/>
        <w:ind w:left="280" w:right="280"/>
        <w:rPr>
          <w:del w:id="539" w:author="東圻 周" w:date="2024-05-21T21:52:00Z"/>
        </w:rPr>
      </w:pPr>
      <w:bookmarkStart w:id="540" w:name="_Toc166528875"/>
      <w:del w:id="541" w:author="東圻 周" w:date="2024-05-21T21:52:00Z">
        <w:r w:rsidDel="00B9416C">
          <w:rPr>
            <w:rFonts w:hint="eastAsia"/>
          </w:rPr>
          <w:delText>表</w:delText>
        </w:r>
        <w:r w:rsidDel="00B9416C">
          <w:rPr>
            <w:rFonts w:hint="eastAsia"/>
          </w:rPr>
          <w:delText>6-2-5</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設定</w:delText>
        </w:r>
        <w:bookmarkEnd w:id="540"/>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384659A" w14:textId="5B784781" w:rsidTr="00E62693">
        <w:trPr>
          <w:del w:id="542" w:author="東圻 周" w:date="2024-05-21T21:52:00Z"/>
        </w:trPr>
        <w:tc>
          <w:tcPr>
            <w:tcW w:w="1555" w:type="dxa"/>
            <w:shd w:val="clear" w:color="auto" w:fill="D9D9D9" w:themeFill="background1" w:themeFillShade="D9"/>
            <w:vAlign w:val="center"/>
          </w:tcPr>
          <w:p w14:paraId="6101A8C4" w14:textId="3DB56DBE" w:rsidR="00FE4016" w:rsidDel="00B9416C" w:rsidRDefault="00FE4016" w:rsidP="00FA7D34">
            <w:pPr>
              <w:snapToGrid w:val="0"/>
              <w:jc w:val="center"/>
              <w:rPr>
                <w:del w:id="543" w:author="東圻 周" w:date="2024-05-21T21:52:00Z"/>
              </w:rPr>
            </w:pPr>
            <w:del w:id="544" w:author="東圻 周" w:date="2024-05-21T21:52:00Z">
              <w:r w:rsidDel="00B9416C">
                <w:rPr>
                  <w:rFonts w:hint="eastAsia"/>
                </w:rPr>
                <w:delText>編號</w:delText>
              </w:r>
            </w:del>
          </w:p>
        </w:tc>
        <w:tc>
          <w:tcPr>
            <w:tcW w:w="2409" w:type="dxa"/>
            <w:vAlign w:val="center"/>
          </w:tcPr>
          <w:p w14:paraId="17B458CD" w14:textId="55029F07" w:rsidR="00FE4016" w:rsidRPr="004F7609" w:rsidDel="00B9416C" w:rsidRDefault="00FE4016" w:rsidP="00FA7D34">
            <w:pPr>
              <w:snapToGrid w:val="0"/>
              <w:jc w:val="center"/>
              <w:rPr>
                <w:del w:id="545" w:author="東圻 周" w:date="2024-05-21T21:52:00Z"/>
              </w:rPr>
            </w:pPr>
            <w:del w:id="546" w:author="東圻 周" w:date="2024-05-21T21:52:00Z">
              <w:r w:rsidDel="00B9416C">
                <w:rPr>
                  <w:rFonts w:hint="eastAsia"/>
                </w:rPr>
                <w:delText>2</w:delText>
              </w:r>
            </w:del>
          </w:p>
        </w:tc>
        <w:tc>
          <w:tcPr>
            <w:tcW w:w="1701" w:type="dxa"/>
            <w:shd w:val="clear" w:color="auto" w:fill="D9D9D9" w:themeFill="background1" w:themeFillShade="D9"/>
            <w:vAlign w:val="center"/>
          </w:tcPr>
          <w:p w14:paraId="7CBF62AC" w14:textId="50FCCC68" w:rsidR="00FE4016" w:rsidDel="00B9416C" w:rsidRDefault="00FE4016" w:rsidP="00FA7D34">
            <w:pPr>
              <w:snapToGrid w:val="0"/>
              <w:jc w:val="center"/>
              <w:rPr>
                <w:del w:id="547" w:author="東圻 周" w:date="2024-05-21T21:52:00Z"/>
              </w:rPr>
            </w:pPr>
            <w:del w:id="548" w:author="東圻 周" w:date="2024-05-21T21:52:00Z">
              <w:r w:rsidDel="00B9416C">
                <w:rPr>
                  <w:rFonts w:hint="eastAsia"/>
                </w:rPr>
                <w:delText>功能名稱</w:delText>
              </w:r>
            </w:del>
          </w:p>
        </w:tc>
        <w:tc>
          <w:tcPr>
            <w:tcW w:w="4529" w:type="dxa"/>
            <w:vAlign w:val="center"/>
          </w:tcPr>
          <w:p w14:paraId="55395526" w14:textId="1CF0C312" w:rsidR="00FE4016" w:rsidDel="00B9416C" w:rsidRDefault="00FE4016" w:rsidP="00FA7D34">
            <w:pPr>
              <w:snapToGrid w:val="0"/>
              <w:jc w:val="center"/>
              <w:rPr>
                <w:del w:id="549" w:author="東圻 周" w:date="2024-05-21T21:52:00Z"/>
              </w:rPr>
            </w:pPr>
            <w:bookmarkStart w:id="550" w:name="_Hlk166433120"/>
            <w:del w:id="551" w:author="東圻 周" w:date="2024-05-21T21:52:00Z">
              <w:r w:rsidDel="00B9416C">
                <w:rPr>
                  <w:rFonts w:hint="eastAsia"/>
                </w:rPr>
                <w:delText>設定</w:delText>
              </w:r>
              <w:bookmarkEnd w:id="550"/>
            </w:del>
          </w:p>
        </w:tc>
      </w:tr>
      <w:tr w:rsidR="00FE4016" w:rsidDel="00B9416C" w14:paraId="3E9DCFC3" w14:textId="0CB79BF4" w:rsidTr="00FE4016">
        <w:trPr>
          <w:del w:id="552" w:author="東圻 周" w:date="2024-05-21T21:52:00Z"/>
        </w:trPr>
        <w:tc>
          <w:tcPr>
            <w:tcW w:w="1555" w:type="dxa"/>
            <w:shd w:val="clear" w:color="auto" w:fill="D9D9D9" w:themeFill="background1" w:themeFillShade="D9"/>
          </w:tcPr>
          <w:p w14:paraId="593A93C5" w14:textId="54C651B5" w:rsidR="00FE4016" w:rsidDel="00B9416C" w:rsidRDefault="00FE4016" w:rsidP="00FA7D34">
            <w:pPr>
              <w:snapToGrid w:val="0"/>
              <w:jc w:val="center"/>
              <w:rPr>
                <w:del w:id="553" w:author="東圻 周" w:date="2024-05-21T21:52:00Z"/>
              </w:rPr>
            </w:pPr>
            <w:del w:id="554" w:author="東圻 周" w:date="2024-05-21T21:52:00Z">
              <w:r w:rsidDel="00B9416C">
                <w:rPr>
                  <w:rFonts w:hint="eastAsia"/>
                </w:rPr>
                <w:delText>功能說明</w:delText>
              </w:r>
            </w:del>
          </w:p>
        </w:tc>
        <w:tc>
          <w:tcPr>
            <w:tcW w:w="8639" w:type="dxa"/>
            <w:gridSpan w:val="3"/>
          </w:tcPr>
          <w:p w14:paraId="3743C9B4" w14:textId="6D590F94" w:rsidR="00FE4016" w:rsidDel="00B9416C" w:rsidRDefault="00FE4016" w:rsidP="00FA7D34">
            <w:pPr>
              <w:snapToGrid w:val="0"/>
              <w:rPr>
                <w:del w:id="555" w:author="東圻 周" w:date="2024-05-21T21:52:00Z"/>
              </w:rPr>
            </w:pPr>
            <w:del w:id="556" w:author="東圻 周" w:date="2024-05-21T21:52:00Z">
              <w:r w:rsidDel="00B9416C">
                <w:rPr>
                  <w:rFonts w:hint="eastAsia"/>
                </w:rPr>
                <w:delText>進行使用者</w:delText>
              </w:r>
              <w:r w:rsidDel="00B9416C">
                <w:rPr>
                  <w:rFonts w:hint="eastAsia"/>
                </w:rPr>
                <w:delText>/</w:delText>
              </w:r>
              <w:r w:rsidDel="00B9416C">
                <w:rPr>
                  <w:rFonts w:hint="eastAsia"/>
                </w:rPr>
                <w:delText>裝置</w:delText>
              </w:r>
              <w:r w:rsidDel="00B9416C">
                <w:rPr>
                  <w:rFonts w:hint="eastAsia"/>
                </w:rPr>
                <w:delText>/</w:delText>
              </w:r>
              <w:r w:rsidDel="00B9416C">
                <w:rPr>
                  <w:rFonts w:hint="eastAsia"/>
                </w:rPr>
                <w:delText>家庭群組設定</w:delText>
              </w:r>
            </w:del>
          </w:p>
        </w:tc>
      </w:tr>
      <w:tr w:rsidR="00FE4016" w:rsidDel="00B9416C" w14:paraId="682225D6" w14:textId="19869674" w:rsidTr="00FE4016">
        <w:trPr>
          <w:del w:id="557" w:author="東圻 周" w:date="2024-05-21T21:52:00Z"/>
        </w:trPr>
        <w:tc>
          <w:tcPr>
            <w:tcW w:w="1555" w:type="dxa"/>
            <w:shd w:val="clear" w:color="auto" w:fill="D9D9D9" w:themeFill="background1" w:themeFillShade="D9"/>
          </w:tcPr>
          <w:p w14:paraId="47384FB8" w14:textId="787350EA" w:rsidR="00FE4016" w:rsidDel="00B9416C" w:rsidRDefault="00FE4016" w:rsidP="00FA7D34">
            <w:pPr>
              <w:snapToGrid w:val="0"/>
              <w:jc w:val="center"/>
              <w:rPr>
                <w:del w:id="558" w:author="東圻 周" w:date="2024-05-21T21:52:00Z"/>
              </w:rPr>
            </w:pPr>
            <w:del w:id="559" w:author="東圻 周" w:date="2024-05-21T21:52:00Z">
              <w:r w:rsidDel="00B9416C">
                <w:rPr>
                  <w:rFonts w:hint="eastAsia"/>
                </w:rPr>
                <w:delText>輸入值</w:delText>
              </w:r>
            </w:del>
          </w:p>
        </w:tc>
        <w:tc>
          <w:tcPr>
            <w:tcW w:w="8639" w:type="dxa"/>
            <w:gridSpan w:val="3"/>
          </w:tcPr>
          <w:p w14:paraId="5657248D" w14:textId="551B75E4" w:rsidR="00FE4016" w:rsidDel="00B9416C" w:rsidRDefault="00FE4016" w:rsidP="00FA7D34">
            <w:pPr>
              <w:snapToGrid w:val="0"/>
              <w:rPr>
                <w:del w:id="560" w:author="東圻 周" w:date="2024-05-21T21:52:00Z"/>
              </w:rPr>
            </w:pPr>
            <w:del w:id="561" w:author="東圻 周" w:date="2024-05-21T21:52:00Z">
              <w:r w:rsidDel="00B9416C">
                <w:rPr>
                  <w:rFonts w:hint="eastAsia"/>
                </w:rPr>
                <w:delText>設定資訊</w:delText>
              </w:r>
              <w:r w:rsidDel="00B9416C">
                <w:rPr>
                  <w:rFonts w:hint="eastAsia"/>
                </w:rPr>
                <w:delText>(LINE</w:delText>
              </w:r>
              <w:r w:rsidDel="00B9416C">
                <w:rPr>
                  <w:rFonts w:hint="eastAsia"/>
                </w:rPr>
                <w:delText>資料</w:delText>
              </w:r>
              <w:r w:rsidDel="00B9416C">
                <w:rPr>
                  <w:rFonts w:hint="eastAsia"/>
                </w:rPr>
                <w:delText>/</w:delText>
              </w:r>
              <w:r w:rsidDel="00B9416C">
                <w:rPr>
                  <w:rFonts w:hint="eastAsia"/>
                </w:rPr>
                <w:delText>網路設定資料</w:delText>
              </w:r>
              <w:r w:rsidDel="00B9416C">
                <w:delText>/</w:delText>
              </w:r>
              <w:r w:rsidDel="00B9416C">
                <w:rPr>
                  <w:rFonts w:hint="eastAsia"/>
                </w:rPr>
                <w:delText>隨機碼</w:delText>
              </w:r>
              <w:r w:rsidDel="00B9416C">
                <w:rPr>
                  <w:rFonts w:hint="eastAsia"/>
                </w:rPr>
                <w:delText>)</w:delText>
              </w:r>
            </w:del>
          </w:p>
        </w:tc>
      </w:tr>
      <w:tr w:rsidR="00FE4016" w:rsidDel="00B9416C" w14:paraId="0F6B448F" w14:textId="67C3D35B" w:rsidTr="00FE4016">
        <w:trPr>
          <w:del w:id="562" w:author="東圻 周" w:date="2024-05-21T21:52:00Z"/>
        </w:trPr>
        <w:tc>
          <w:tcPr>
            <w:tcW w:w="1555" w:type="dxa"/>
            <w:shd w:val="clear" w:color="auto" w:fill="D9D9D9" w:themeFill="background1" w:themeFillShade="D9"/>
          </w:tcPr>
          <w:p w14:paraId="0112832C" w14:textId="405466A5" w:rsidR="00FE4016" w:rsidDel="00B9416C" w:rsidRDefault="00FE4016" w:rsidP="00FA7D34">
            <w:pPr>
              <w:snapToGrid w:val="0"/>
              <w:jc w:val="center"/>
              <w:rPr>
                <w:del w:id="563" w:author="東圻 周" w:date="2024-05-21T21:52:00Z"/>
              </w:rPr>
            </w:pPr>
            <w:del w:id="564" w:author="東圻 周" w:date="2024-05-21T21:52:00Z">
              <w:r w:rsidDel="00B9416C">
                <w:rPr>
                  <w:rFonts w:hint="eastAsia"/>
                </w:rPr>
                <w:delText>輸出值</w:delText>
              </w:r>
            </w:del>
          </w:p>
        </w:tc>
        <w:tc>
          <w:tcPr>
            <w:tcW w:w="8639" w:type="dxa"/>
            <w:gridSpan w:val="3"/>
          </w:tcPr>
          <w:p w14:paraId="3E3EEF33" w14:textId="768BAEF5" w:rsidR="00FE4016" w:rsidDel="00B9416C" w:rsidRDefault="00FE4016" w:rsidP="00FA7D34">
            <w:pPr>
              <w:snapToGrid w:val="0"/>
              <w:rPr>
                <w:del w:id="565" w:author="東圻 周" w:date="2024-05-21T21:52:00Z"/>
              </w:rPr>
            </w:pPr>
            <w:del w:id="566" w:author="東圻 周" w:date="2024-05-21T21:52:00Z">
              <w:r w:rsidDel="00B9416C">
                <w:rPr>
                  <w:rFonts w:hint="eastAsia"/>
                </w:rPr>
                <w:delText>設定結果介面</w:delText>
              </w:r>
            </w:del>
          </w:p>
        </w:tc>
      </w:tr>
    </w:tbl>
    <w:p w14:paraId="2131D667" w14:textId="5E903415" w:rsidR="00FE4016" w:rsidDel="00B9416C" w:rsidRDefault="00FE4016" w:rsidP="00FA7D34">
      <w:pPr>
        <w:snapToGrid w:val="0"/>
        <w:rPr>
          <w:del w:id="567" w:author="東圻 周" w:date="2024-05-21T21:52:00Z"/>
        </w:rPr>
      </w:pPr>
    </w:p>
    <w:p w14:paraId="0FFAE697" w14:textId="4D146AF0" w:rsidR="00FE4016" w:rsidDel="00B9416C" w:rsidRDefault="00FE4016" w:rsidP="00FA7D34">
      <w:pPr>
        <w:pStyle w:val="afd"/>
        <w:ind w:left="280" w:right="280"/>
        <w:rPr>
          <w:del w:id="568" w:author="東圻 周" w:date="2024-05-21T21:52:00Z"/>
        </w:rPr>
      </w:pPr>
      <w:bookmarkStart w:id="569" w:name="_Toc166528876"/>
      <w:del w:id="570" w:author="東圻 周" w:date="2024-05-21T21:52:00Z">
        <w:r w:rsidDel="00B9416C">
          <w:rPr>
            <w:rFonts w:hint="eastAsia"/>
          </w:rPr>
          <w:delText>表</w:delText>
        </w:r>
        <w:r w:rsidDel="00B9416C">
          <w:rPr>
            <w:rFonts w:hint="eastAsia"/>
          </w:rPr>
          <w:delText>6-2-6</w:delText>
        </w:r>
        <w:r w:rsidDel="00B9416C">
          <w:rPr>
            <w:rFonts w:hint="eastAsia"/>
          </w:rPr>
          <w:delText>、程序規格書</w:delText>
        </w:r>
        <w:r w:rsidDel="00B9416C">
          <w:rPr>
            <w:rFonts w:ascii="標楷體" w:hAnsi="標楷體" w:hint="eastAsia"/>
          </w:rPr>
          <w:delText>－身分</w:delText>
        </w:r>
        <w:r w:rsidRPr="0002657A" w:rsidDel="00B9416C">
          <w:rPr>
            <w:rFonts w:ascii="標楷體" w:hAnsi="標楷體" w:hint="eastAsia"/>
          </w:rPr>
          <w:delText>設定</w:delText>
        </w:r>
        <w:bookmarkEnd w:id="569"/>
      </w:del>
    </w:p>
    <w:tbl>
      <w:tblPr>
        <w:tblStyle w:val="af4"/>
        <w:tblW w:w="0" w:type="auto"/>
        <w:tblLook w:val="04A0" w:firstRow="1" w:lastRow="0" w:firstColumn="1" w:lastColumn="0" w:noHBand="0" w:noVBand="1"/>
      </w:tblPr>
      <w:tblGrid>
        <w:gridCol w:w="1555"/>
        <w:gridCol w:w="2409"/>
        <w:gridCol w:w="1701"/>
        <w:gridCol w:w="4529"/>
      </w:tblGrid>
      <w:tr w:rsidR="00FE4016" w:rsidDel="00B9416C" w14:paraId="64C831E5" w14:textId="254894AE" w:rsidTr="00E62693">
        <w:trPr>
          <w:del w:id="571" w:author="東圻 周" w:date="2024-05-21T21:52:00Z"/>
        </w:trPr>
        <w:tc>
          <w:tcPr>
            <w:tcW w:w="1555" w:type="dxa"/>
            <w:shd w:val="clear" w:color="auto" w:fill="D9D9D9" w:themeFill="background1" w:themeFillShade="D9"/>
            <w:vAlign w:val="center"/>
          </w:tcPr>
          <w:p w14:paraId="276CF909" w14:textId="6B9F9C9B" w:rsidR="00FE4016" w:rsidDel="00B9416C" w:rsidRDefault="00FE4016" w:rsidP="00FA7D34">
            <w:pPr>
              <w:snapToGrid w:val="0"/>
              <w:jc w:val="center"/>
              <w:rPr>
                <w:del w:id="572" w:author="東圻 周" w:date="2024-05-21T21:52:00Z"/>
              </w:rPr>
            </w:pPr>
            <w:del w:id="573" w:author="東圻 周" w:date="2024-05-21T21:52:00Z">
              <w:r w:rsidDel="00B9416C">
                <w:rPr>
                  <w:rFonts w:hint="eastAsia"/>
                </w:rPr>
                <w:delText>編號</w:delText>
              </w:r>
            </w:del>
          </w:p>
        </w:tc>
        <w:tc>
          <w:tcPr>
            <w:tcW w:w="2409" w:type="dxa"/>
            <w:vAlign w:val="center"/>
          </w:tcPr>
          <w:p w14:paraId="1A9AA15E" w14:textId="0E1EB27C" w:rsidR="00FE4016" w:rsidRPr="004F7609" w:rsidDel="00B9416C" w:rsidRDefault="00FE4016" w:rsidP="00FA7D34">
            <w:pPr>
              <w:snapToGrid w:val="0"/>
              <w:jc w:val="center"/>
              <w:rPr>
                <w:del w:id="574" w:author="東圻 周" w:date="2024-05-21T21:52:00Z"/>
              </w:rPr>
            </w:pPr>
            <w:del w:id="575" w:author="東圻 周" w:date="2024-05-21T21:52:00Z">
              <w:r w:rsidDel="00B9416C">
                <w:rPr>
                  <w:rFonts w:hint="eastAsia"/>
                </w:rPr>
                <w:delText>2-1</w:delText>
              </w:r>
            </w:del>
          </w:p>
        </w:tc>
        <w:tc>
          <w:tcPr>
            <w:tcW w:w="1701" w:type="dxa"/>
            <w:shd w:val="clear" w:color="auto" w:fill="D9D9D9" w:themeFill="background1" w:themeFillShade="D9"/>
            <w:vAlign w:val="center"/>
          </w:tcPr>
          <w:p w14:paraId="392D577C" w14:textId="27A37100" w:rsidR="00FE4016" w:rsidDel="00B9416C" w:rsidRDefault="00FE4016" w:rsidP="00FA7D34">
            <w:pPr>
              <w:snapToGrid w:val="0"/>
              <w:jc w:val="center"/>
              <w:rPr>
                <w:del w:id="576" w:author="東圻 周" w:date="2024-05-21T21:52:00Z"/>
              </w:rPr>
            </w:pPr>
            <w:del w:id="577" w:author="東圻 周" w:date="2024-05-21T21:52:00Z">
              <w:r w:rsidDel="00B9416C">
                <w:rPr>
                  <w:rFonts w:hint="eastAsia"/>
                </w:rPr>
                <w:delText>功能名稱</w:delText>
              </w:r>
            </w:del>
          </w:p>
        </w:tc>
        <w:tc>
          <w:tcPr>
            <w:tcW w:w="4529" w:type="dxa"/>
            <w:vAlign w:val="center"/>
          </w:tcPr>
          <w:p w14:paraId="1B81FCB3" w14:textId="36CB0341" w:rsidR="00FE4016" w:rsidDel="00B9416C" w:rsidRDefault="00FE4016" w:rsidP="00FA7D34">
            <w:pPr>
              <w:snapToGrid w:val="0"/>
              <w:jc w:val="center"/>
              <w:rPr>
                <w:del w:id="578" w:author="東圻 周" w:date="2024-05-21T21:52:00Z"/>
              </w:rPr>
            </w:pPr>
            <w:bookmarkStart w:id="579" w:name="_Toc166528877"/>
            <w:del w:id="580" w:author="東圻 周" w:date="2024-05-21T21:52:00Z">
              <w:r w:rsidDel="00B9416C">
                <w:rPr>
                  <w:rFonts w:hint="eastAsia"/>
                </w:rPr>
                <w:delText>身分</w:delText>
              </w:r>
              <w:r w:rsidRPr="0002657A" w:rsidDel="00B9416C">
                <w:rPr>
                  <w:rFonts w:hint="eastAsia"/>
                </w:rPr>
                <w:delText>設定</w:delText>
              </w:r>
              <w:bookmarkEnd w:id="579"/>
            </w:del>
          </w:p>
        </w:tc>
      </w:tr>
      <w:tr w:rsidR="00FE4016" w:rsidDel="00B9416C" w14:paraId="4EC4A514" w14:textId="6D773F79" w:rsidTr="00FE4016">
        <w:trPr>
          <w:del w:id="581" w:author="東圻 周" w:date="2024-05-21T21:52:00Z"/>
        </w:trPr>
        <w:tc>
          <w:tcPr>
            <w:tcW w:w="1555" w:type="dxa"/>
            <w:shd w:val="clear" w:color="auto" w:fill="D9D9D9" w:themeFill="background1" w:themeFillShade="D9"/>
          </w:tcPr>
          <w:p w14:paraId="6F2F1A58" w14:textId="029EDF91" w:rsidR="00FE4016" w:rsidDel="00B9416C" w:rsidRDefault="00FE4016" w:rsidP="00FA7D34">
            <w:pPr>
              <w:snapToGrid w:val="0"/>
              <w:jc w:val="center"/>
              <w:rPr>
                <w:del w:id="582" w:author="東圻 周" w:date="2024-05-21T21:52:00Z"/>
              </w:rPr>
            </w:pPr>
            <w:del w:id="583" w:author="東圻 周" w:date="2024-05-21T21:52:00Z">
              <w:r w:rsidDel="00B9416C">
                <w:rPr>
                  <w:rFonts w:hint="eastAsia"/>
                </w:rPr>
                <w:delText>功能說明</w:delText>
              </w:r>
            </w:del>
          </w:p>
        </w:tc>
        <w:tc>
          <w:tcPr>
            <w:tcW w:w="8639" w:type="dxa"/>
            <w:gridSpan w:val="3"/>
          </w:tcPr>
          <w:p w14:paraId="7D12A158" w14:textId="4F3CE057" w:rsidR="00FE4016" w:rsidDel="00B9416C" w:rsidRDefault="00FE4016" w:rsidP="00FA7D34">
            <w:pPr>
              <w:snapToGrid w:val="0"/>
              <w:rPr>
                <w:del w:id="584" w:author="東圻 周" w:date="2024-05-21T21:52:00Z"/>
              </w:rPr>
            </w:pPr>
            <w:del w:id="585" w:author="東圻 周" w:date="2024-05-21T21:52:00Z">
              <w:r w:rsidDel="00B9416C">
                <w:rPr>
                  <w:rFonts w:hint="eastAsia"/>
                </w:rPr>
                <w:delText>進行使用者及家庭群組設定</w:delText>
              </w:r>
            </w:del>
          </w:p>
        </w:tc>
      </w:tr>
      <w:tr w:rsidR="00FE4016" w:rsidDel="00B9416C" w14:paraId="5CA79173" w14:textId="7BFEA310" w:rsidTr="00FE4016">
        <w:trPr>
          <w:del w:id="586" w:author="東圻 周" w:date="2024-05-21T21:52:00Z"/>
        </w:trPr>
        <w:tc>
          <w:tcPr>
            <w:tcW w:w="1555" w:type="dxa"/>
            <w:shd w:val="clear" w:color="auto" w:fill="D9D9D9" w:themeFill="background1" w:themeFillShade="D9"/>
          </w:tcPr>
          <w:p w14:paraId="68FDD0B2" w14:textId="0CBDBF41" w:rsidR="00FE4016" w:rsidDel="00B9416C" w:rsidRDefault="00FE4016" w:rsidP="00FA7D34">
            <w:pPr>
              <w:snapToGrid w:val="0"/>
              <w:jc w:val="center"/>
              <w:rPr>
                <w:del w:id="587" w:author="東圻 周" w:date="2024-05-21T21:52:00Z"/>
              </w:rPr>
            </w:pPr>
            <w:del w:id="588" w:author="東圻 周" w:date="2024-05-21T21:52:00Z">
              <w:r w:rsidDel="00B9416C">
                <w:rPr>
                  <w:rFonts w:hint="eastAsia"/>
                </w:rPr>
                <w:delText>輸入值</w:delText>
              </w:r>
            </w:del>
          </w:p>
        </w:tc>
        <w:tc>
          <w:tcPr>
            <w:tcW w:w="8639" w:type="dxa"/>
            <w:gridSpan w:val="3"/>
          </w:tcPr>
          <w:p w14:paraId="6C3C3419" w14:textId="2D5A4B11" w:rsidR="00FE4016" w:rsidDel="00B9416C" w:rsidRDefault="00FE4016" w:rsidP="00FA7D34">
            <w:pPr>
              <w:snapToGrid w:val="0"/>
              <w:rPr>
                <w:del w:id="589" w:author="東圻 周" w:date="2024-05-21T21:52:00Z"/>
              </w:rPr>
            </w:pPr>
            <w:del w:id="590" w:author="東圻 周" w:date="2024-05-21T21:52:00Z">
              <w:r w:rsidDel="00B9416C">
                <w:rPr>
                  <w:rFonts w:hint="eastAsia"/>
                </w:rPr>
                <w:delText>設定資訊</w:delText>
              </w:r>
              <w:r w:rsidDel="00B9416C">
                <w:rPr>
                  <w:rFonts w:hint="eastAsia"/>
                </w:rPr>
                <w:delText>(</w:delText>
              </w:r>
              <w:r w:rsidDel="00B9416C">
                <w:rPr>
                  <w:rFonts w:hint="eastAsia"/>
                </w:rPr>
                <w:delText>身分選擇、</w:delText>
              </w:r>
              <w:r w:rsidDel="00B9416C">
                <w:rPr>
                  <w:rFonts w:hint="eastAsia"/>
                </w:rPr>
                <w:delText>LINE</w:delText>
              </w:r>
              <w:r w:rsidDel="00B9416C">
                <w:rPr>
                  <w:rFonts w:hint="eastAsia"/>
                </w:rPr>
                <w:delText>資料、隨機碼</w:delText>
              </w:r>
              <w:r w:rsidDel="00B9416C">
                <w:rPr>
                  <w:rFonts w:hint="eastAsia"/>
                </w:rPr>
                <w:delText>)</w:delText>
              </w:r>
            </w:del>
          </w:p>
        </w:tc>
      </w:tr>
      <w:tr w:rsidR="00FE4016" w:rsidDel="00B9416C" w14:paraId="7B834DA8" w14:textId="27C93A1B" w:rsidTr="00FE4016">
        <w:trPr>
          <w:del w:id="591" w:author="東圻 周" w:date="2024-05-21T21:52:00Z"/>
        </w:trPr>
        <w:tc>
          <w:tcPr>
            <w:tcW w:w="1555" w:type="dxa"/>
            <w:shd w:val="clear" w:color="auto" w:fill="D9D9D9" w:themeFill="background1" w:themeFillShade="D9"/>
          </w:tcPr>
          <w:p w14:paraId="2383D80C" w14:textId="2F6D4FDC" w:rsidR="00FE4016" w:rsidDel="00B9416C" w:rsidRDefault="00FE4016" w:rsidP="00FA7D34">
            <w:pPr>
              <w:snapToGrid w:val="0"/>
              <w:jc w:val="center"/>
              <w:rPr>
                <w:del w:id="592" w:author="東圻 周" w:date="2024-05-21T21:52:00Z"/>
              </w:rPr>
            </w:pPr>
            <w:del w:id="593" w:author="東圻 周" w:date="2024-05-21T21:52:00Z">
              <w:r w:rsidDel="00B9416C">
                <w:rPr>
                  <w:rFonts w:hint="eastAsia"/>
                </w:rPr>
                <w:delText>輸出值</w:delText>
              </w:r>
            </w:del>
          </w:p>
        </w:tc>
        <w:tc>
          <w:tcPr>
            <w:tcW w:w="8639" w:type="dxa"/>
            <w:gridSpan w:val="3"/>
          </w:tcPr>
          <w:p w14:paraId="14041416" w14:textId="1C0931D3" w:rsidR="00FE4016" w:rsidDel="00B9416C" w:rsidRDefault="00FE4016" w:rsidP="00FA7D34">
            <w:pPr>
              <w:snapToGrid w:val="0"/>
              <w:rPr>
                <w:del w:id="594" w:author="東圻 周" w:date="2024-05-21T21:52:00Z"/>
              </w:rPr>
            </w:pPr>
            <w:del w:id="595" w:author="東圻 周" w:date="2024-05-21T21:52:00Z">
              <w:r w:rsidDel="00B9416C">
                <w:rPr>
                  <w:rFonts w:hint="eastAsia"/>
                </w:rPr>
                <w:delText>長者：隨機碼產生頁面</w:delText>
              </w:r>
              <w:r w:rsidDel="00B9416C">
                <w:rPr>
                  <w:rFonts w:hint="eastAsia"/>
                </w:rPr>
                <w:delText>/</w:delText>
              </w:r>
              <w:r w:rsidDel="00B9416C">
                <w:rPr>
                  <w:rFonts w:hint="eastAsia"/>
                </w:rPr>
                <w:delText>子女：群組列表</w:delText>
              </w:r>
            </w:del>
          </w:p>
        </w:tc>
      </w:tr>
    </w:tbl>
    <w:p w14:paraId="774712AD" w14:textId="6DC6D81A" w:rsidR="00FE4016" w:rsidDel="00B9416C" w:rsidRDefault="00FE4016" w:rsidP="00FA7D34">
      <w:pPr>
        <w:snapToGrid w:val="0"/>
        <w:rPr>
          <w:del w:id="596" w:author="東圻 周" w:date="2024-05-21T21:52:00Z"/>
        </w:rPr>
      </w:pPr>
    </w:p>
    <w:p w14:paraId="7CA45F5F" w14:textId="14F06852" w:rsidR="00FE4016" w:rsidDel="00B9416C" w:rsidRDefault="00FE4016" w:rsidP="00FA7D34">
      <w:pPr>
        <w:widowControl/>
        <w:snapToGrid w:val="0"/>
        <w:rPr>
          <w:del w:id="597" w:author="東圻 周" w:date="2024-05-21T21:52:00Z"/>
        </w:rPr>
      </w:pPr>
      <w:del w:id="598" w:author="東圻 周" w:date="2024-05-21T21:52:00Z">
        <w:r w:rsidDel="00B9416C">
          <w:br w:type="page"/>
        </w:r>
      </w:del>
    </w:p>
    <w:p w14:paraId="48EBA856" w14:textId="4DF1D025" w:rsidR="00FE4016" w:rsidDel="00B9416C" w:rsidRDefault="00FE4016" w:rsidP="00FA7D34">
      <w:pPr>
        <w:pStyle w:val="afd"/>
        <w:ind w:left="280" w:right="280"/>
        <w:rPr>
          <w:del w:id="599" w:author="東圻 周" w:date="2024-05-21T21:52:00Z"/>
        </w:rPr>
      </w:pPr>
      <w:bookmarkStart w:id="600" w:name="_Toc166528878"/>
      <w:del w:id="601" w:author="東圻 周" w:date="2024-05-21T21:52:00Z">
        <w:r w:rsidDel="00B9416C">
          <w:rPr>
            <w:rFonts w:hint="eastAsia"/>
          </w:rPr>
          <w:delText>表</w:delText>
        </w:r>
        <w:r w:rsidDel="00B9416C">
          <w:rPr>
            <w:rFonts w:hint="eastAsia"/>
          </w:rPr>
          <w:delText>6-2-7</w:delText>
        </w:r>
        <w:r w:rsidDel="00B9416C">
          <w:rPr>
            <w:rFonts w:hint="eastAsia"/>
          </w:rPr>
          <w:delText>、程序規格書</w:delText>
        </w:r>
        <w:r w:rsidDel="00B9416C">
          <w:rPr>
            <w:rFonts w:ascii="標楷體" w:hAnsi="標楷體" w:hint="eastAsia"/>
          </w:rPr>
          <w:delText>－裝置</w:delText>
        </w:r>
        <w:r w:rsidRPr="0002657A" w:rsidDel="00B9416C">
          <w:rPr>
            <w:rFonts w:ascii="標楷體" w:hAnsi="標楷體" w:hint="eastAsia"/>
          </w:rPr>
          <w:delText>設定</w:delText>
        </w:r>
        <w:bookmarkEnd w:id="600"/>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FC821FC" w14:textId="2BE6B780" w:rsidTr="00E62693">
        <w:trPr>
          <w:del w:id="602" w:author="東圻 周" w:date="2024-05-21T21:52:00Z"/>
        </w:trPr>
        <w:tc>
          <w:tcPr>
            <w:tcW w:w="1555" w:type="dxa"/>
            <w:shd w:val="clear" w:color="auto" w:fill="D9D9D9" w:themeFill="background1" w:themeFillShade="D9"/>
            <w:vAlign w:val="center"/>
          </w:tcPr>
          <w:p w14:paraId="13A5C994" w14:textId="18B1747B" w:rsidR="00FE4016" w:rsidDel="00B9416C" w:rsidRDefault="00FE4016" w:rsidP="00FA7D34">
            <w:pPr>
              <w:snapToGrid w:val="0"/>
              <w:jc w:val="center"/>
              <w:rPr>
                <w:del w:id="603" w:author="東圻 周" w:date="2024-05-21T21:52:00Z"/>
              </w:rPr>
            </w:pPr>
            <w:del w:id="604" w:author="東圻 周" w:date="2024-05-21T21:52:00Z">
              <w:r w:rsidDel="00B9416C">
                <w:rPr>
                  <w:rFonts w:hint="eastAsia"/>
                </w:rPr>
                <w:delText>編號</w:delText>
              </w:r>
            </w:del>
          </w:p>
        </w:tc>
        <w:tc>
          <w:tcPr>
            <w:tcW w:w="2409" w:type="dxa"/>
            <w:vAlign w:val="center"/>
          </w:tcPr>
          <w:p w14:paraId="5A33008A" w14:textId="091E0546" w:rsidR="00FE4016" w:rsidRPr="004F7609" w:rsidDel="00B9416C" w:rsidRDefault="00FE4016" w:rsidP="00FA7D34">
            <w:pPr>
              <w:snapToGrid w:val="0"/>
              <w:jc w:val="center"/>
              <w:rPr>
                <w:del w:id="605" w:author="東圻 周" w:date="2024-05-21T21:52:00Z"/>
              </w:rPr>
            </w:pPr>
            <w:del w:id="606" w:author="東圻 周" w:date="2024-05-21T21:52:00Z">
              <w:r w:rsidDel="00B9416C">
                <w:rPr>
                  <w:rFonts w:hint="eastAsia"/>
                </w:rPr>
                <w:delText>2-2</w:delText>
              </w:r>
            </w:del>
          </w:p>
        </w:tc>
        <w:tc>
          <w:tcPr>
            <w:tcW w:w="1701" w:type="dxa"/>
            <w:shd w:val="clear" w:color="auto" w:fill="D9D9D9" w:themeFill="background1" w:themeFillShade="D9"/>
            <w:vAlign w:val="center"/>
          </w:tcPr>
          <w:p w14:paraId="71A89CCD" w14:textId="70F37378" w:rsidR="00FE4016" w:rsidDel="00B9416C" w:rsidRDefault="00FE4016" w:rsidP="00FA7D34">
            <w:pPr>
              <w:snapToGrid w:val="0"/>
              <w:jc w:val="center"/>
              <w:rPr>
                <w:del w:id="607" w:author="東圻 周" w:date="2024-05-21T21:52:00Z"/>
              </w:rPr>
            </w:pPr>
            <w:del w:id="608" w:author="東圻 周" w:date="2024-05-21T21:52:00Z">
              <w:r w:rsidDel="00B9416C">
                <w:rPr>
                  <w:rFonts w:hint="eastAsia"/>
                </w:rPr>
                <w:delText>功能名稱</w:delText>
              </w:r>
            </w:del>
          </w:p>
        </w:tc>
        <w:tc>
          <w:tcPr>
            <w:tcW w:w="4529" w:type="dxa"/>
            <w:vAlign w:val="center"/>
          </w:tcPr>
          <w:p w14:paraId="6C94492D" w14:textId="43624465" w:rsidR="00FE4016" w:rsidDel="00B9416C" w:rsidRDefault="00FE4016" w:rsidP="00FA7D34">
            <w:pPr>
              <w:snapToGrid w:val="0"/>
              <w:jc w:val="center"/>
              <w:rPr>
                <w:del w:id="609" w:author="東圻 周" w:date="2024-05-21T21:52:00Z"/>
              </w:rPr>
            </w:pPr>
            <w:del w:id="610" w:author="東圻 周" w:date="2024-05-21T21:52:00Z">
              <w:r w:rsidDel="00B9416C">
                <w:rPr>
                  <w:rFonts w:hint="eastAsia"/>
                </w:rPr>
                <w:delText>裝置設定</w:delText>
              </w:r>
            </w:del>
          </w:p>
        </w:tc>
      </w:tr>
      <w:tr w:rsidR="00FE4016" w:rsidDel="00B9416C" w14:paraId="0BCDC469" w14:textId="3D279136" w:rsidTr="00FE4016">
        <w:trPr>
          <w:del w:id="611" w:author="東圻 周" w:date="2024-05-21T21:52:00Z"/>
        </w:trPr>
        <w:tc>
          <w:tcPr>
            <w:tcW w:w="1555" w:type="dxa"/>
            <w:shd w:val="clear" w:color="auto" w:fill="D9D9D9" w:themeFill="background1" w:themeFillShade="D9"/>
          </w:tcPr>
          <w:p w14:paraId="0BCC83E9" w14:textId="0B56077E" w:rsidR="00FE4016" w:rsidDel="00B9416C" w:rsidRDefault="00FE4016" w:rsidP="00FA7D34">
            <w:pPr>
              <w:snapToGrid w:val="0"/>
              <w:jc w:val="center"/>
              <w:rPr>
                <w:del w:id="612" w:author="東圻 周" w:date="2024-05-21T21:52:00Z"/>
              </w:rPr>
            </w:pPr>
            <w:del w:id="613" w:author="東圻 周" w:date="2024-05-21T21:52:00Z">
              <w:r w:rsidDel="00B9416C">
                <w:rPr>
                  <w:rFonts w:hint="eastAsia"/>
                </w:rPr>
                <w:delText>功能說明</w:delText>
              </w:r>
            </w:del>
          </w:p>
        </w:tc>
        <w:tc>
          <w:tcPr>
            <w:tcW w:w="8639" w:type="dxa"/>
            <w:gridSpan w:val="3"/>
          </w:tcPr>
          <w:p w14:paraId="3FED406F" w14:textId="461F630C" w:rsidR="00FE4016" w:rsidDel="00B9416C" w:rsidRDefault="00FE4016" w:rsidP="00FA7D34">
            <w:pPr>
              <w:snapToGrid w:val="0"/>
              <w:rPr>
                <w:del w:id="614" w:author="東圻 周" w:date="2024-05-21T21:52:00Z"/>
              </w:rPr>
            </w:pPr>
            <w:del w:id="615" w:author="東圻 周" w:date="2024-05-21T21:52:00Z">
              <w:r w:rsidDel="00B9416C">
                <w:rPr>
                  <w:rFonts w:hint="eastAsia"/>
                </w:rPr>
                <w:delText>進行裝置設定</w:delText>
              </w:r>
            </w:del>
          </w:p>
        </w:tc>
      </w:tr>
      <w:tr w:rsidR="00FE4016" w:rsidDel="00B9416C" w14:paraId="459B2ECD" w14:textId="512C5FBA" w:rsidTr="00FE4016">
        <w:trPr>
          <w:del w:id="616" w:author="東圻 周" w:date="2024-05-21T21:52:00Z"/>
        </w:trPr>
        <w:tc>
          <w:tcPr>
            <w:tcW w:w="1555" w:type="dxa"/>
            <w:shd w:val="clear" w:color="auto" w:fill="D9D9D9" w:themeFill="background1" w:themeFillShade="D9"/>
          </w:tcPr>
          <w:p w14:paraId="6FF49AB4" w14:textId="75087268" w:rsidR="00FE4016" w:rsidDel="00B9416C" w:rsidRDefault="00FE4016" w:rsidP="00FA7D34">
            <w:pPr>
              <w:snapToGrid w:val="0"/>
              <w:jc w:val="center"/>
              <w:rPr>
                <w:del w:id="617" w:author="東圻 周" w:date="2024-05-21T21:52:00Z"/>
              </w:rPr>
            </w:pPr>
            <w:del w:id="618" w:author="東圻 周" w:date="2024-05-21T21:52:00Z">
              <w:r w:rsidDel="00B9416C">
                <w:rPr>
                  <w:rFonts w:hint="eastAsia"/>
                </w:rPr>
                <w:delText>輸入值</w:delText>
              </w:r>
            </w:del>
          </w:p>
        </w:tc>
        <w:tc>
          <w:tcPr>
            <w:tcW w:w="8639" w:type="dxa"/>
            <w:gridSpan w:val="3"/>
          </w:tcPr>
          <w:p w14:paraId="15DFCBD4" w14:textId="504DBBD9" w:rsidR="00FE4016" w:rsidDel="00B9416C" w:rsidRDefault="00FE4016" w:rsidP="00FA7D34">
            <w:pPr>
              <w:snapToGrid w:val="0"/>
              <w:rPr>
                <w:del w:id="619" w:author="東圻 周" w:date="2024-05-21T21:52:00Z"/>
              </w:rPr>
            </w:pPr>
            <w:del w:id="620" w:author="東圻 周" w:date="2024-05-21T21:52:00Z">
              <w:r w:rsidDel="00B9416C">
                <w:rPr>
                  <w:rFonts w:hint="eastAsia"/>
                </w:rPr>
                <w:delText>設定資訊</w:delText>
              </w:r>
              <w:r w:rsidDel="00B9416C">
                <w:rPr>
                  <w:rFonts w:hint="eastAsia"/>
                </w:rPr>
                <w:delText>(</w:delText>
              </w:r>
              <w:r w:rsidDel="00B9416C">
                <w:rPr>
                  <w:rFonts w:hint="eastAsia"/>
                </w:rPr>
                <w:delText>網路設定資料</w:delText>
              </w:r>
              <w:r w:rsidDel="00B9416C">
                <w:delText>/</w:delText>
              </w:r>
              <w:r w:rsidDel="00B9416C">
                <w:rPr>
                  <w:rFonts w:hint="eastAsia"/>
                </w:rPr>
                <w:delText>裝置</w:delText>
              </w:r>
              <w:r w:rsidDel="00B9416C">
                <w:rPr>
                  <w:rFonts w:hint="eastAsia"/>
                </w:rPr>
                <w:delText>U</w:delText>
              </w:r>
              <w:r w:rsidDel="00B9416C">
                <w:delText>UID</w:delText>
              </w:r>
              <w:r w:rsidDel="00B9416C">
                <w:rPr>
                  <w:rFonts w:hint="eastAsia"/>
                </w:rPr>
                <w:delText>)</w:delText>
              </w:r>
            </w:del>
          </w:p>
        </w:tc>
      </w:tr>
      <w:tr w:rsidR="00FE4016" w:rsidDel="00B9416C" w14:paraId="1BD5699E" w14:textId="2B9729B1" w:rsidTr="00FE4016">
        <w:trPr>
          <w:del w:id="621" w:author="東圻 周" w:date="2024-05-21T21:52:00Z"/>
        </w:trPr>
        <w:tc>
          <w:tcPr>
            <w:tcW w:w="1555" w:type="dxa"/>
            <w:shd w:val="clear" w:color="auto" w:fill="D9D9D9" w:themeFill="background1" w:themeFillShade="D9"/>
          </w:tcPr>
          <w:p w14:paraId="6D5F3D72" w14:textId="66933492" w:rsidR="00FE4016" w:rsidDel="00B9416C" w:rsidRDefault="00FE4016" w:rsidP="00FA7D34">
            <w:pPr>
              <w:snapToGrid w:val="0"/>
              <w:jc w:val="center"/>
              <w:rPr>
                <w:del w:id="622" w:author="東圻 周" w:date="2024-05-21T21:52:00Z"/>
              </w:rPr>
            </w:pPr>
            <w:del w:id="623" w:author="東圻 周" w:date="2024-05-21T21:52:00Z">
              <w:r w:rsidDel="00B9416C">
                <w:rPr>
                  <w:rFonts w:hint="eastAsia"/>
                </w:rPr>
                <w:delText>輸出值</w:delText>
              </w:r>
            </w:del>
          </w:p>
        </w:tc>
        <w:tc>
          <w:tcPr>
            <w:tcW w:w="8639" w:type="dxa"/>
            <w:gridSpan w:val="3"/>
          </w:tcPr>
          <w:p w14:paraId="79C5297C" w14:textId="21AAAC0D" w:rsidR="00FE4016" w:rsidDel="00B9416C" w:rsidRDefault="00FE4016" w:rsidP="00FA7D34">
            <w:pPr>
              <w:snapToGrid w:val="0"/>
              <w:rPr>
                <w:del w:id="624" w:author="東圻 周" w:date="2024-05-21T21:52:00Z"/>
              </w:rPr>
            </w:pPr>
            <w:del w:id="625" w:author="東圻 周" w:date="2024-05-21T21:52:00Z">
              <w:r w:rsidDel="00B9416C">
                <w:rPr>
                  <w:rFonts w:hint="eastAsia"/>
                </w:rPr>
                <w:delText>連線狀態頁面</w:delText>
              </w:r>
            </w:del>
          </w:p>
        </w:tc>
      </w:tr>
    </w:tbl>
    <w:p w14:paraId="654197B5" w14:textId="61274344" w:rsidR="00FE4016" w:rsidDel="00B9416C" w:rsidRDefault="00FE4016" w:rsidP="00FA7D34">
      <w:pPr>
        <w:pStyle w:val="afd"/>
        <w:ind w:left="280" w:right="280"/>
        <w:jc w:val="left"/>
        <w:rPr>
          <w:del w:id="626" w:author="東圻 周" w:date="2024-05-21T21:52:00Z"/>
        </w:rPr>
      </w:pPr>
    </w:p>
    <w:p w14:paraId="2065D545" w14:textId="71F71247" w:rsidR="00FE4016" w:rsidDel="00B9416C" w:rsidRDefault="00FE4016" w:rsidP="00FA7D34">
      <w:pPr>
        <w:pStyle w:val="afd"/>
        <w:ind w:left="280" w:right="280"/>
        <w:rPr>
          <w:del w:id="627" w:author="東圻 周" w:date="2024-05-21T21:52:00Z"/>
        </w:rPr>
      </w:pPr>
      <w:bookmarkStart w:id="628" w:name="_Toc166528879"/>
      <w:del w:id="629" w:author="東圻 周" w:date="2024-05-21T21:52:00Z">
        <w:r w:rsidDel="00B9416C">
          <w:rPr>
            <w:rFonts w:hint="eastAsia"/>
          </w:rPr>
          <w:delText>表</w:delText>
        </w:r>
        <w:r w:rsidDel="00B9416C">
          <w:rPr>
            <w:rFonts w:hint="eastAsia"/>
          </w:rPr>
          <w:delText>6-2-8</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排程</w:delText>
        </w:r>
        <w:r w:rsidDel="00B9416C">
          <w:rPr>
            <w:rFonts w:ascii="標楷體" w:hAnsi="標楷體" w:hint="eastAsia"/>
          </w:rPr>
          <w:delText>及通知</w:delText>
        </w:r>
        <w:bookmarkEnd w:id="628"/>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33693D1" w14:textId="4BAB3BE5" w:rsidTr="00E62693">
        <w:trPr>
          <w:del w:id="630" w:author="東圻 周" w:date="2024-05-21T21:52:00Z"/>
        </w:trPr>
        <w:tc>
          <w:tcPr>
            <w:tcW w:w="1555" w:type="dxa"/>
            <w:shd w:val="clear" w:color="auto" w:fill="D9D9D9" w:themeFill="background1" w:themeFillShade="D9"/>
            <w:vAlign w:val="center"/>
          </w:tcPr>
          <w:p w14:paraId="7DB37BB9" w14:textId="466D7F85" w:rsidR="00FE4016" w:rsidDel="00B9416C" w:rsidRDefault="00FE4016" w:rsidP="00FA7D34">
            <w:pPr>
              <w:snapToGrid w:val="0"/>
              <w:jc w:val="center"/>
              <w:rPr>
                <w:del w:id="631" w:author="東圻 周" w:date="2024-05-21T21:52:00Z"/>
              </w:rPr>
            </w:pPr>
            <w:del w:id="632" w:author="東圻 周" w:date="2024-05-21T21:52:00Z">
              <w:r w:rsidDel="00B9416C">
                <w:rPr>
                  <w:rFonts w:hint="eastAsia"/>
                </w:rPr>
                <w:delText>編號</w:delText>
              </w:r>
            </w:del>
          </w:p>
        </w:tc>
        <w:tc>
          <w:tcPr>
            <w:tcW w:w="2409" w:type="dxa"/>
            <w:vAlign w:val="center"/>
          </w:tcPr>
          <w:p w14:paraId="699E693B" w14:textId="35E8E068" w:rsidR="00FE4016" w:rsidRPr="004F7609" w:rsidDel="00B9416C" w:rsidRDefault="00FE4016" w:rsidP="00FA7D34">
            <w:pPr>
              <w:snapToGrid w:val="0"/>
              <w:jc w:val="center"/>
              <w:rPr>
                <w:del w:id="633" w:author="東圻 周" w:date="2024-05-21T21:52:00Z"/>
              </w:rPr>
            </w:pPr>
            <w:del w:id="634" w:author="東圻 周" w:date="2024-05-21T21:52:00Z">
              <w:r w:rsidDel="00B9416C">
                <w:rPr>
                  <w:rFonts w:hint="eastAsia"/>
                </w:rPr>
                <w:delText>3</w:delText>
              </w:r>
            </w:del>
          </w:p>
        </w:tc>
        <w:tc>
          <w:tcPr>
            <w:tcW w:w="1701" w:type="dxa"/>
            <w:shd w:val="clear" w:color="auto" w:fill="D9D9D9" w:themeFill="background1" w:themeFillShade="D9"/>
            <w:vAlign w:val="center"/>
          </w:tcPr>
          <w:p w14:paraId="7D37F48A" w14:textId="0A03484A" w:rsidR="00FE4016" w:rsidDel="00B9416C" w:rsidRDefault="00FE4016" w:rsidP="00FA7D34">
            <w:pPr>
              <w:snapToGrid w:val="0"/>
              <w:jc w:val="center"/>
              <w:rPr>
                <w:del w:id="635" w:author="東圻 周" w:date="2024-05-21T21:52:00Z"/>
              </w:rPr>
            </w:pPr>
            <w:del w:id="636" w:author="東圻 周" w:date="2024-05-21T21:52:00Z">
              <w:r w:rsidDel="00B9416C">
                <w:rPr>
                  <w:rFonts w:hint="eastAsia"/>
                </w:rPr>
                <w:delText>功能名稱</w:delText>
              </w:r>
            </w:del>
          </w:p>
        </w:tc>
        <w:tc>
          <w:tcPr>
            <w:tcW w:w="4529" w:type="dxa"/>
            <w:vAlign w:val="center"/>
          </w:tcPr>
          <w:p w14:paraId="66AD58DA" w14:textId="777481FA" w:rsidR="00FE4016" w:rsidDel="00B9416C" w:rsidRDefault="00FE4016" w:rsidP="00FA7D34">
            <w:pPr>
              <w:snapToGrid w:val="0"/>
              <w:jc w:val="center"/>
              <w:rPr>
                <w:del w:id="637" w:author="東圻 周" w:date="2024-05-21T21:52:00Z"/>
              </w:rPr>
            </w:pPr>
            <w:del w:id="638" w:author="東圻 周" w:date="2024-05-21T21:52:00Z">
              <w:r w:rsidRPr="0002657A" w:rsidDel="00B9416C">
                <w:rPr>
                  <w:rFonts w:ascii="標楷體" w:hAnsi="標楷體" w:hint="eastAsia"/>
                </w:rPr>
                <w:delText>排程</w:delText>
              </w:r>
              <w:r w:rsidDel="00B9416C">
                <w:rPr>
                  <w:rFonts w:ascii="標楷體" w:hAnsi="標楷體" w:hint="eastAsia"/>
                </w:rPr>
                <w:delText>及通知</w:delText>
              </w:r>
            </w:del>
          </w:p>
        </w:tc>
      </w:tr>
      <w:tr w:rsidR="00FE4016" w:rsidDel="00B9416C" w14:paraId="7CF6F27D" w14:textId="58344E6D" w:rsidTr="00FE4016">
        <w:trPr>
          <w:del w:id="639" w:author="東圻 周" w:date="2024-05-21T21:52:00Z"/>
        </w:trPr>
        <w:tc>
          <w:tcPr>
            <w:tcW w:w="1555" w:type="dxa"/>
            <w:shd w:val="clear" w:color="auto" w:fill="D9D9D9" w:themeFill="background1" w:themeFillShade="D9"/>
          </w:tcPr>
          <w:p w14:paraId="7FD16C9F" w14:textId="564DA2A9" w:rsidR="00FE4016" w:rsidDel="00B9416C" w:rsidRDefault="00FE4016" w:rsidP="00FA7D34">
            <w:pPr>
              <w:snapToGrid w:val="0"/>
              <w:jc w:val="center"/>
              <w:rPr>
                <w:del w:id="640" w:author="東圻 周" w:date="2024-05-21T21:52:00Z"/>
              </w:rPr>
            </w:pPr>
            <w:del w:id="641" w:author="東圻 周" w:date="2024-05-21T21:52:00Z">
              <w:r w:rsidDel="00B9416C">
                <w:rPr>
                  <w:rFonts w:hint="eastAsia"/>
                </w:rPr>
                <w:delText>功能說明</w:delText>
              </w:r>
            </w:del>
          </w:p>
        </w:tc>
        <w:tc>
          <w:tcPr>
            <w:tcW w:w="8639" w:type="dxa"/>
            <w:gridSpan w:val="3"/>
          </w:tcPr>
          <w:p w14:paraId="20411CB4" w14:textId="16BFD3FD" w:rsidR="00FE4016" w:rsidDel="00B9416C" w:rsidRDefault="00FE4016" w:rsidP="00FA7D34">
            <w:pPr>
              <w:snapToGrid w:val="0"/>
              <w:rPr>
                <w:del w:id="642" w:author="東圻 周" w:date="2024-05-21T21:52:00Z"/>
              </w:rPr>
            </w:pPr>
            <w:del w:id="643" w:author="東圻 周" w:date="2024-05-21T21:52:00Z">
              <w:r w:rsidDel="00B9416C">
                <w:rPr>
                  <w:rFonts w:hint="eastAsia"/>
                </w:rPr>
                <w:delText>進行排程處理及通知</w:delText>
              </w:r>
            </w:del>
          </w:p>
        </w:tc>
      </w:tr>
      <w:tr w:rsidR="00FE4016" w:rsidDel="00B9416C" w14:paraId="2F5A0D49" w14:textId="0E08DA4D" w:rsidTr="00FE4016">
        <w:trPr>
          <w:del w:id="644" w:author="東圻 周" w:date="2024-05-21T21:52:00Z"/>
        </w:trPr>
        <w:tc>
          <w:tcPr>
            <w:tcW w:w="1555" w:type="dxa"/>
            <w:shd w:val="clear" w:color="auto" w:fill="D9D9D9" w:themeFill="background1" w:themeFillShade="D9"/>
          </w:tcPr>
          <w:p w14:paraId="28C1A218" w14:textId="5B13C2F4" w:rsidR="00FE4016" w:rsidDel="00B9416C" w:rsidRDefault="00FE4016" w:rsidP="00FA7D34">
            <w:pPr>
              <w:snapToGrid w:val="0"/>
              <w:jc w:val="center"/>
              <w:rPr>
                <w:del w:id="645" w:author="東圻 周" w:date="2024-05-21T21:52:00Z"/>
              </w:rPr>
            </w:pPr>
            <w:del w:id="646" w:author="東圻 周" w:date="2024-05-21T21:52:00Z">
              <w:r w:rsidDel="00B9416C">
                <w:rPr>
                  <w:rFonts w:hint="eastAsia"/>
                </w:rPr>
                <w:delText>輸入值</w:delText>
              </w:r>
            </w:del>
          </w:p>
        </w:tc>
        <w:tc>
          <w:tcPr>
            <w:tcW w:w="8639" w:type="dxa"/>
            <w:gridSpan w:val="3"/>
          </w:tcPr>
          <w:p w14:paraId="27742FCA" w14:textId="18C9BA9D" w:rsidR="00FE4016" w:rsidDel="00B9416C" w:rsidRDefault="00FE4016" w:rsidP="00FA7D34">
            <w:pPr>
              <w:snapToGrid w:val="0"/>
              <w:rPr>
                <w:del w:id="647" w:author="東圻 周" w:date="2024-05-21T21:52:00Z"/>
              </w:rPr>
            </w:pPr>
            <w:del w:id="648" w:author="東圻 周" w:date="2024-05-21T21:52:00Z">
              <w:r w:rsidDel="00B9416C">
                <w:rPr>
                  <w:rFonts w:hint="eastAsia"/>
                </w:rPr>
                <w:delText>排程資訊</w:delText>
              </w:r>
              <w:r w:rsidDel="00B9416C">
                <w:rPr>
                  <w:rFonts w:hint="eastAsia"/>
                </w:rPr>
                <w:delText>/</w:delText>
              </w:r>
              <w:r w:rsidDel="00B9416C">
                <w:rPr>
                  <w:rFonts w:hint="eastAsia"/>
                </w:rPr>
                <w:delText>定位請求</w:delText>
              </w:r>
            </w:del>
          </w:p>
        </w:tc>
      </w:tr>
      <w:tr w:rsidR="00FE4016" w:rsidDel="00B9416C" w14:paraId="71314ABF" w14:textId="654C9085" w:rsidTr="00FE4016">
        <w:trPr>
          <w:del w:id="649" w:author="東圻 周" w:date="2024-05-21T21:52:00Z"/>
        </w:trPr>
        <w:tc>
          <w:tcPr>
            <w:tcW w:w="1555" w:type="dxa"/>
            <w:shd w:val="clear" w:color="auto" w:fill="D9D9D9" w:themeFill="background1" w:themeFillShade="D9"/>
          </w:tcPr>
          <w:p w14:paraId="2CBC6623" w14:textId="4112F29D" w:rsidR="00FE4016" w:rsidDel="00B9416C" w:rsidRDefault="00FE4016" w:rsidP="00FA7D34">
            <w:pPr>
              <w:snapToGrid w:val="0"/>
              <w:jc w:val="center"/>
              <w:rPr>
                <w:del w:id="650" w:author="東圻 周" w:date="2024-05-21T21:52:00Z"/>
              </w:rPr>
            </w:pPr>
            <w:del w:id="651" w:author="東圻 周" w:date="2024-05-21T21:52:00Z">
              <w:r w:rsidDel="00B9416C">
                <w:rPr>
                  <w:rFonts w:hint="eastAsia"/>
                </w:rPr>
                <w:delText>輸出值</w:delText>
              </w:r>
            </w:del>
          </w:p>
        </w:tc>
        <w:tc>
          <w:tcPr>
            <w:tcW w:w="8639" w:type="dxa"/>
            <w:gridSpan w:val="3"/>
          </w:tcPr>
          <w:p w14:paraId="52A72488" w14:textId="03FEE966" w:rsidR="00FE4016" w:rsidDel="00B9416C" w:rsidRDefault="00FE4016" w:rsidP="00FA7D34">
            <w:pPr>
              <w:snapToGrid w:val="0"/>
              <w:rPr>
                <w:del w:id="652" w:author="東圻 周" w:date="2024-05-21T21:52:00Z"/>
              </w:rPr>
            </w:pPr>
            <w:del w:id="653" w:author="東圻 周" w:date="2024-05-21T21:52:00Z">
              <w:r w:rsidDel="00B9416C">
                <w:rPr>
                  <w:rFonts w:hint="eastAsia"/>
                </w:rPr>
                <w:delText>設定結果介面</w:delText>
              </w:r>
              <w:r w:rsidDel="00B9416C">
                <w:rPr>
                  <w:rFonts w:hint="eastAsia"/>
                </w:rPr>
                <w:delText>/</w:delText>
              </w:r>
              <w:r w:rsidDel="00B9416C">
                <w:rPr>
                  <w:rFonts w:hint="eastAsia"/>
                </w:rPr>
                <w:delText>通知訊息</w:delText>
              </w:r>
              <w:r w:rsidDel="00B9416C">
                <w:rPr>
                  <w:rFonts w:hint="eastAsia"/>
                </w:rPr>
                <w:delText>/</w:delText>
              </w:r>
              <w:r w:rsidDel="00B9416C">
                <w:rPr>
                  <w:rFonts w:hint="eastAsia"/>
                </w:rPr>
                <w:delText>定位：定位資訊</w:delText>
              </w:r>
            </w:del>
          </w:p>
        </w:tc>
      </w:tr>
    </w:tbl>
    <w:p w14:paraId="0B0D7D52" w14:textId="45512D6F" w:rsidR="00FE4016" w:rsidRPr="00203C44" w:rsidDel="00B9416C" w:rsidRDefault="00FE4016" w:rsidP="00FA7D34">
      <w:pPr>
        <w:pStyle w:val="afd"/>
        <w:ind w:left="280" w:right="280"/>
        <w:jc w:val="left"/>
        <w:rPr>
          <w:del w:id="654" w:author="東圻 周" w:date="2024-05-21T21:52:00Z"/>
        </w:rPr>
      </w:pPr>
    </w:p>
    <w:p w14:paraId="1F8D770D" w14:textId="3AB5B41C" w:rsidR="00FE4016" w:rsidDel="00B9416C" w:rsidRDefault="00FE4016" w:rsidP="00FA7D34">
      <w:pPr>
        <w:pStyle w:val="afd"/>
        <w:ind w:left="280" w:right="280"/>
        <w:rPr>
          <w:del w:id="655" w:author="東圻 周" w:date="2024-05-21T21:52:00Z"/>
        </w:rPr>
      </w:pPr>
      <w:bookmarkStart w:id="656" w:name="_Toc166528880"/>
      <w:del w:id="657" w:author="東圻 周" w:date="2024-05-21T21:52:00Z">
        <w:r w:rsidDel="00B9416C">
          <w:rPr>
            <w:rFonts w:hint="eastAsia"/>
          </w:rPr>
          <w:delText>表</w:delText>
        </w:r>
        <w:r w:rsidDel="00B9416C">
          <w:rPr>
            <w:rFonts w:hint="eastAsia"/>
          </w:rPr>
          <w:delText>6-2-</w:delText>
        </w:r>
        <w:r w:rsidDel="00B9416C">
          <w:delText>9</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排程</w:delText>
        </w:r>
        <w:r w:rsidDel="00B9416C">
          <w:rPr>
            <w:rFonts w:ascii="標楷體" w:hAnsi="標楷體" w:hint="eastAsia"/>
          </w:rPr>
          <w:delText>設定</w:delText>
        </w:r>
        <w:bookmarkEnd w:id="656"/>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A101D01" w14:textId="5437B6F8" w:rsidTr="00E62693">
        <w:trPr>
          <w:del w:id="658" w:author="東圻 周" w:date="2024-05-21T21:52:00Z"/>
        </w:trPr>
        <w:tc>
          <w:tcPr>
            <w:tcW w:w="1555" w:type="dxa"/>
            <w:shd w:val="clear" w:color="auto" w:fill="D9D9D9" w:themeFill="background1" w:themeFillShade="D9"/>
            <w:vAlign w:val="center"/>
          </w:tcPr>
          <w:p w14:paraId="111CF369" w14:textId="0089CC4E" w:rsidR="00FE4016" w:rsidDel="00B9416C" w:rsidRDefault="00FE4016" w:rsidP="00FA7D34">
            <w:pPr>
              <w:snapToGrid w:val="0"/>
              <w:jc w:val="center"/>
              <w:rPr>
                <w:del w:id="659" w:author="東圻 周" w:date="2024-05-21T21:52:00Z"/>
              </w:rPr>
            </w:pPr>
            <w:del w:id="660" w:author="東圻 周" w:date="2024-05-21T21:52:00Z">
              <w:r w:rsidDel="00B9416C">
                <w:rPr>
                  <w:rFonts w:hint="eastAsia"/>
                </w:rPr>
                <w:delText>編號</w:delText>
              </w:r>
            </w:del>
          </w:p>
        </w:tc>
        <w:tc>
          <w:tcPr>
            <w:tcW w:w="2409" w:type="dxa"/>
            <w:vAlign w:val="center"/>
          </w:tcPr>
          <w:p w14:paraId="1EB2B3C6" w14:textId="6AE0BEC1" w:rsidR="00FE4016" w:rsidRPr="004F7609" w:rsidDel="00B9416C" w:rsidRDefault="00FE4016" w:rsidP="00FA7D34">
            <w:pPr>
              <w:snapToGrid w:val="0"/>
              <w:jc w:val="center"/>
              <w:rPr>
                <w:del w:id="661" w:author="東圻 周" w:date="2024-05-21T21:52:00Z"/>
              </w:rPr>
            </w:pPr>
            <w:del w:id="662" w:author="東圻 周" w:date="2024-05-21T21:52:00Z">
              <w:r w:rsidDel="00B9416C">
                <w:rPr>
                  <w:rFonts w:hint="eastAsia"/>
                </w:rPr>
                <w:delText>3-1</w:delText>
              </w:r>
            </w:del>
          </w:p>
        </w:tc>
        <w:tc>
          <w:tcPr>
            <w:tcW w:w="1701" w:type="dxa"/>
            <w:shd w:val="clear" w:color="auto" w:fill="D9D9D9" w:themeFill="background1" w:themeFillShade="D9"/>
            <w:vAlign w:val="center"/>
          </w:tcPr>
          <w:p w14:paraId="48A78859" w14:textId="4903172C" w:rsidR="00FE4016" w:rsidDel="00B9416C" w:rsidRDefault="00FE4016" w:rsidP="00FA7D34">
            <w:pPr>
              <w:snapToGrid w:val="0"/>
              <w:jc w:val="center"/>
              <w:rPr>
                <w:del w:id="663" w:author="東圻 周" w:date="2024-05-21T21:52:00Z"/>
              </w:rPr>
            </w:pPr>
            <w:del w:id="664" w:author="東圻 周" w:date="2024-05-21T21:52:00Z">
              <w:r w:rsidDel="00B9416C">
                <w:rPr>
                  <w:rFonts w:hint="eastAsia"/>
                </w:rPr>
                <w:delText>功能名稱</w:delText>
              </w:r>
            </w:del>
          </w:p>
        </w:tc>
        <w:tc>
          <w:tcPr>
            <w:tcW w:w="4529" w:type="dxa"/>
            <w:vAlign w:val="center"/>
          </w:tcPr>
          <w:p w14:paraId="5E269ADE" w14:textId="19B51D74" w:rsidR="00FE4016" w:rsidDel="00B9416C" w:rsidRDefault="00FE4016" w:rsidP="00FA7D34">
            <w:pPr>
              <w:snapToGrid w:val="0"/>
              <w:jc w:val="center"/>
              <w:rPr>
                <w:del w:id="665" w:author="東圻 周" w:date="2024-05-21T21:52:00Z"/>
              </w:rPr>
            </w:pPr>
            <w:del w:id="666" w:author="東圻 周" w:date="2024-05-21T21:52:00Z">
              <w:r w:rsidDel="00B9416C">
                <w:rPr>
                  <w:rFonts w:hint="eastAsia"/>
                </w:rPr>
                <w:delText>排程設定</w:delText>
              </w:r>
            </w:del>
          </w:p>
        </w:tc>
      </w:tr>
      <w:tr w:rsidR="00FE4016" w:rsidDel="00B9416C" w14:paraId="2F2E87E8" w14:textId="611C7986" w:rsidTr="00FE4016">
        <w:trPr>
          <w:del w:id="667" w:author="東圻 周" w:date="2024-05-21T21:52:00Z"/>
        </w:trPr>
        <w:tc>
          <w:tcPr>
            <w:tcW w:w="1555" w:type="dxa"/>
            <w:shd w:val="clear" w:color="auto" w:fill="D9D9D9" w:themeFill="background1" w:themeFillShade="D9"/>
          </w:tcPr>
          <w:p w14:paraId="2735677D" w14:textId="72E12B64" w:rsidR="00FE4016" w:rsidDel="00B9416C" w:rsidRDefault="00FE4016" w:rsidP="00FA7D34">
            <w:pPr>
              <w:snapToGrid w:val="0"/>
              <w:jc w:val="center"/>
              <w:rPr>
                <w:del w:id="668" w:author="東圻 周" w:date="2024-05-21T21:52:00Z"/>
              </w:rPr>
            </w:pPr>
            <w:del w:id="669" w:author="東圻 周" w:date="2024-05-21T21:52:00Z">
              <w:r w:rsidDel="00B9416C">
                <w:rPr>
                  <w:rFonts w:hint="eastAsia"/>
                </w:rPr>
                <w:delText>功能說明</w:delText>
              </w:r>
            </w:del>
          </w:p>
        </w:tc>
        <w:tc>
          <w:tcPr>
            <w:tcW w:w="8639" w:type="dxa"/>
            <w:gridSpan w:val="3"/>
          </w:tcPr>
          <w:p w14:paraId="46CFDBC2" w14:textId="1F858A6F" w:rsidR="00FE4016" w:rsidDel="00B9416C" w:rsidRDefault="00FE4016" w:rsidP="00FA7D34">
            <w:pPr>
              <w:snapToGrid w:val="0"/>
              <w:rPr>
                <w:del w:id="670" w:author="東圻 周" w:date="2024-05-21T21:52:00Z"/>
              </w:rPr>
            </w:pPr>
            <w:del w:id="671" w:author="東圻 周" w:date="2024-05-21T21:52:00Z">
              <w:r w:rsidDel="00B9416C">
                <w:rPr>
                  <w:rFonts w:hint="eastAsia"/>
                </w:rPr>
                <w:delText>進行排程設定</w:delText>
              </w:r>
            </w:del>
          </w:p>
        </w:tc>
      </w:tr>
      <w:tr w:rsidR="00FE4016" w:rsidDel="00B9416C" w14:paraId="2C448E40" w14:textId="28376CA4" w:rsidTr="00FE4016">
        <w:trPr>
          <w:del w:id="672" w:author="東圻 周" w:date="2024-05-21T21:52:00Z"/>
        </w:trPr>
        <w:tc>
          <w:tcPr>
            <w:tcW w:w="1555" w:type="dxa"/>
            <w:shd w:val="clear" w:color="auto" w:fill="D9D9D9" w:themeFill="background1" w:themeFillShade="D9"/>
          </w:tcPr>
          <w:p w14:paraId="27208E5F" w14:textId="64E77950" w:rsidR="00FE4016" w:rsidDel="00B9416C" w:rsidRDefault="00FE4016" w:rsidP="00FA7D34">
            <w:pPr>
              <w:snapToGrid w:val="0"/>
              <w:jc w:val="center"/>
              <w:rPr>
                <w:del w:id="673" w:author="東圻 周" w:date="2024-05-21T21:52:00Z"/>
              </w:rPr>
            </w:pPr>
            <w:del w:id="674" w:author="東圻 周" w:date="2024-05-21T21:52:00Z">
              <w:r w:rsidDel="00B9416C">
                <w:rPr>
                  <w:rFonts w:hint="eastAsia"/>
                </w:rPr>
                <w:delText>輸入值</w:delText>
              </w:r>
            </w:del>
          </w:p>
        </w:tc>
        <w:tc>
          <w:tcPr>
            <w:tcW w:w="8639" w:type="dxa"/>
            <w:gridSpan w:val="3"/>
          </w:tcPr>
          <w:p w14:paraId="2702AA1B" w14:textId="0D58F18D" w:rsidR="00FE4016" w:rsidDel="00B9416C" w:rsidRDefault="00FE4016" w:rsidP="00FA7D34">
            <w:pPr>
              <w:snapToGrid w:val="0"/>
              <w:rPr>
                <w:del w:id="675" w:author="東圻 周" w:date="2024-05-21T21:52:00Z"/>
              </w:rPr>
            </w:pPr>
            <w:del w:id="676" w:author="東圻 周" w:date="2024-05-21T21:52:00Z">
              <w:r w:rsidDel="00B9416C">
                <w:rPr>
                  <w:rFonts w:hint="eastAsia"/>
                </w:rPr>
                <w:delText>排程資訊</w:delText>
              </w:r>
            </w:del>
          </w:p>
        </w:tc>
      </w:tr>
      <w:tr w:rsidR="00FE4016" w:rsidDel="00B9416C" w14:paraId="6E41FD1A" w14:textId="57A36DF3" w:rsidTr="00FE4016">
        <w:trPr>
          <w:del w:id="677" w:author="東圻 周" w:date="2024-05-21T21:52:00Z"/>
        </w:trPr>
        <w:tc>
          <w:tcPr>
            <w:tcW w:w="1555" w:type="dxa"/>
            <w:shd w:val="clear" w:color="auto" w:fill="D9D9D9" w:themeFill="background1" w:themeFillShade="D9"/>
          </w:tcPr>
          <w:p w14:paraId="5D11E8D1" w14:textId="1426CD75" w:rsidR="00FE4016" w:rsidDel="00B9416C" w:rsidRDefault="00FE4016" w:rsidP="00FA7D34">
            <w:pPr>
              <w:snapToGrid w:val="0"/>
              <w:jc w:val="center"/>
              <w:rPr>
                <w:del w:id="678" w:author="東圻 周" w:date="2024-05-21T21:52:00Z"/>
              </w:rPr>
            </w:pPr>
            <w:del w:id="679" w:author="東圻 周" w:date="2024-05-21T21:52:00Z">
              <w:r w:rsidDel="00B9416C">
                <w:rPr>
                  <w:rFonts w:hint="eastAsia"/>
                </w:rPr>
                <w:delText>輸出值</w:delText>
              </w:r>
            </w:del>
          </w:p>
        </w:tc>
        <w:tc>
          <w:tcPr>
            <w:tcW w:w="8639" w:type="dxa"/>
            <w:gridSpan w:val="3"/>
          </w:tcPr>
          <w:p w14:paraId="131D8347" w14:textId="5D77CA94" w:rsidR="00FE4016" w:rsidDel="00B9416C" w:rsidRDefault="00FE4016" w:rsidP="00FA7D34">
            <w:pPr>
              <w:snapToGrid w:val="0"/>
              <w:rPr>
                <w:del w:id="680" w:author="東圻 周" w:date="2024-05-21T21:52:00Z"/>
              </w:rPr>
            </w:pPr>
            <w:del w:id="681" w:author="東圻 周" w:date="2024-05-21T21:52:00Z">
              <w:r w:rsidDel="00B9416C">
                <w:rPr>
                  <w:rFonts w:hint="eastAsia"/>
                </w:rPr>
                <w:delText>設定結果介面</w:delText>
              </w:r>
            </w:del>
          </w:p>
        </w:tc>
      </w:tr>
    </w:tbl>
    <w:p w14:paraId="7497C521" w14:textId="33BDE97B" w:rsidR="00FE4016" w:rsidDel="00B9416C" w:rsidRDefault="00FE4016" w:rsidP="00FA7D34">
      <w:pPr>
        <w:snapToGrid w:val="0"/>
        <w:rPr>
          <w:del w:id="682" w:author="東圻 周" w:date="2024-05-21T21:52:00Z"/>
        </w:rPr>
      </w:pPr>
    </w:p>
    <w:p w14:paraId="5BCAF458" w14:textId="6DDA072D" w:rsidR="00FE4016" w:rsidDel="00B9416C" w:rsidRDefault="00FE4016" w:rsidP="00FA7D34">
      <w:pPr>
        <w:pStyle w:val="afd"/>
        <w:ind w:left="280" w:right="280"/>
        <w:rPr>
          <w:del w:id="683" w:author="東圻 周" w:date="2024-05-21T21:52:00Z"/>
        </w:rPr>
      </w:pPr>
      <w:bookmarkStart w:id="684" w:name="_Toc166528885"/>
      <w:del w:id="685" w:author="東圻 周" w:date="2024-05-21T21:52:00Z">
        <w:r w:rsidDel="00B9416C">
          <w:rPr>
            <w:rFonts w:hint="eastAsia"/>
          </w:rPr>
          <w:delText>表</w:delText>
        </w:r>
        <w:r w:rsidDel="00B9416C">
          <w:rPr>
            <w:rFonts w:hint="eastAsia"/>
          </w:rPr>
          <w:delText>6-2-1</w:delText>
        </w:r>
        <w:r w:rsidR="00566F35" w:rsidDel="00B9416C">
          <w:delText>0</w:delText>
        </w:r>
        <w:r w:rsidDel="00B9416C">
          <w:rPr>
            <w:rFonts w:hint="eastAsia"/>
          </w:rPr>
          <w:delText>、程序規格書</w:delText>
        </w:r>
        <w:r w:rsidDel="00B9416C">
          <w:rPr>
            <w:rFonts w:ascii="標楷體" w:hAnsi="標楷體" w:hint="eastAsia"/>
          </w:rPr>
          <w:delText>－</w:delText>
        </w:r>
        <w:bookmarkEnd w:id="684"/>
        <w:r w:rsidDel="00B9416C">
          <w:rPr>
            <w:rFonts w:hint="eastAsia"/>
          </w:rPr>
          <w:delText>排程通知</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04DF099" w14:textId="2323C35A" w:rsidTr="00E62693">
        <w:trPr>
          <w:del w:id="686" w:author="東圻 周" w:date="2024-05-21T21:52:00Z"/>
        </w:trPr>
        <w:tc>
          <w:tcPr>
            <w:tcW w:w="1555" w:type="dxa"/>
            <w:shd w:val="clear" w:color="auto" w:fill="D9D9D9" w:themeFill="background1" w:themeFillShade="D9"/>
            <w:vAlign w:val="center"/>
          </w:tcPr>
          <w:p w14:paraId="140CC351" w14:textId="4E91E6C4" w:rsidR="00FE4016" w:rsidDel="00B9416C" w:rsidRDefault="00FE4016" w:rsidP="00FA7D34">
            <w:pPr>
              <w:snapToGrid w:val="0"/>
              <w:jc w:val="center"/>
              <w:rPr>
                <w:del w:id="687" w:author="東圻 周" w:date="2024-05-21T21:52:00Z"/>
              </w:rPr>
            </w:pPr>
            <w:del w:id="688" w:author="東圻 周" w:date="2024-05-21T21:52:00Z">
              <w:r w:rsidDel="00B9416C">
                <w:rPr>
                  <w:rFonts w:hint="eastAsia"/>
                </w:rPr>
                <w:delText>編號</w:delText>
              </w:r>
            </w:del>
          </w:p>
        </w:tc>
        <w:tc>
          <w:tcPr>
            <w:tcW w:w="2409" w:type="dxa"/>
            <w:vAlign w:val="center"/>
          </w:tcPr>
          <w:p w14:paraId="48ADAAC1" w14:textId="412DCC09" w:rsidR="00FE4016" w:rsidRPr="004F7609" w:rsidDel="00B9416C" w:rsidRDefault="00FE4016" w:rsidP="00FA7D34">
            <w:pPr>
              <w:snapToGrid w:val="0"/>
              <w:jc w:val="center"/>
              <w:rPr>
                <w:del w:id="689" w:author="東圻 周" w:date="2024-05-21T21:52:00Z"/>
              </w:rPr>
            </w:pPr>
            <w:del w:id="690" w:author="東圻 周" w:date="2024-05-21T21:52:00Z">
              <w:r w:rsidDel="00B9416C">
                <w:rPr>
                  <w:rFonts w:hint="eastAsia"/>
                </w:rPr>
                <w:delText>3-2</w:delText>
              </w:r>
            </w:del>
          </w:p>
        </w:tc>
        <w:tc>
          <w:tcPr>
            <w:tcW w:w="1701" w:type="dxa"/>
            <w:shd w:val="clear" w:color="auto" w:fill="D9D9D9" w:themeFill="background1" w:themeFillShade="D9"/>
            <w:vAlign w:val="center"/>
          </w:tcPr>
          <w:p w14:paraId="497C8E05" w14:textId="3C738A4D" w:rsidR="00FE4016" w:rsidDel="00B9416C" w:rsidRDefault="00FE4016" w:rsidP="00FA7D34">
            <w:pPr>
              <w:snapToGrid w:val="0"/>
              <w:jc w:val="center"/>
              <w:rPr>
                <w:del w:id="691" w:author="東圻 周" w:date="2024-05-21T21:52:00Z"/>
              </w:rPr>
            </w:pPr>
            <w:del w:id="692" w:author="東圻 周" w:date="2024-05-21T21:52:00Z">
              <w:r w:rsidDel="00B9416C">
                <w:rPr>
                  <w:rFonts w:hint="eastAsia"/>
                </w:rPr>
                <w:delText>功能名稱</w:delText>
              </w:r>
            </w:del>
          </w:p>
        </w:tc>
        <w:tc>
          <w:tcPr>
            <w:tcW w:w="4529" w:type="dxa"/>
            <w:vAlign w:val="center"/>
          </w:tcPr>
          <w:p w14:paraId="4A6142D6" w14:textId="48D80AD1" w:rsidR="00FE4016" w:rsidDel="00B9416C" w:rsidRDefault="00FE4016" w:rsidP="00FA7D34">
            <w:pPr>
              <w:snapToGrid w:val="0"/>
              <w:jc w:val="center"/>
              <w:rPr>
                <w:del w:id="693" w:author="東圻 周" w:date="2024-05-21T21:52:00Z"/>
              </w:rPr>
            </w:pPr>
            <w:del w:id="694" w:author="東圻 周" w:date="2024-05-21T21:52:00Z">
              <w:r w:rsidDel="00B9416C">
                <w:rPr>
                  <w:rFonts w:hint="eastAsia"/>
                </w:rPr>
                <w:delText>排程通知</w:delText>
              </w:r>
            </w:del>
          </w:p>
        </w:tc>
      </w:tr>
      <w:tr w:rsidR="00FE4016" w:rsidDel="00B9416C" w14:paraId="1DB02D52" w14:textId="004F0F77" w:rsidTr="00FE4016">
        <w:trPr>
          <w:del w:id="695" w:author="東圻 周" w:date="2024-05-21T21:52:00Z"/>
        </w:trPr>
        <w:tc>
          <w:tcPr>
            <w:tcW w:w="1555" w:type="dxa"/>
            <w:shd w:val="clear" w:color="auto" w:fill="D9D9D9" w:themeFill="background1" w:themeFillShade="D9"/>
          </w:tcPr>
          <w:p w14:paraId="1913E3CB" w14:textId="54DB50F6" w:rsidR="00FE4016" w:rsidDel="00B9416C" w:rsidRDefault="00FE4016" w:rsidP="00FA7D34">
            <w:pPr>
              <w:snapToGrid w:val="0"/>
              <w:jc w:val="center"/>
              <w:rPr>
                <w:del w:id="696" w:author="東圻 周" w:date="2024-05-21T21:52:00Z"/>
              </w:rPr>
            </w:pPr>
            <w:del w:id="697" w:author="東圻 周" w:date="2024-05-21T21:52:00Z">
              <w:r w:rsidDel="00B9416C">
                <w:rPr>
                  <w:rFonts w:hint="eastAsia"/>
                </w:rPr>
                <w:delText>功能說明</w:delText>
              </w:r>
            </w:del>
          </w:p>
        </w:tc>
        <w:tc>
          <w:tcPr>
            <w:tcW w:w="8639" w:type="dxa"/>
            <w:gridSpan w:val="3"/>
          </w:tcPr>
          <w:p w14:paraId="2B169DCB" w14:textId="1984376D" w:rsidR="00FE4016" w:rsidDel="00B9416C" w:rsidRDefault="00FE4016" w:rsidP="00FA7D34">
            <w:pPr>
              <w:snapToGrid w:val="0"/>
              <w:rPr>
                <w:del w:id="698" w:author="東圻 周" w:date="2024-05-21T21:52:00Z"/>
              </w:rPr>
            </w:pPr>
            <w:del w:id="699" w:author="東圻 周" w:date="2024-05-21T21:52:00Z">
              <w:r w:rsidDel="00B9416C">
                <w:rPr>
                  <w:rFonts w:hint="eastAsia"/>
                </w:rPr>
                <w:delText>自動發送排程內容</w:delText>
              </w:r>
            </w:del>
          </w:p>
        </w:tc>
      </w:tr>
      <w:tr w:rsidR="00FE4016" w:rsidDel="00B9416C" w14:paraId="3D4ADA81" w14:textId="65383D45" w:rsidTr="00FE4016">
        <w:trPr>
          <w:del w:id="700" w:author="東圻 周" w:date="2024-05-21T21:52:00Z"/>
        </w:trPr>
        <w:tc>
          <w:tcPr>
            <w:tcW w:w="1555" w:type="dxa"/>
            <w:shd w:val="clear" w:color="auto" w:fill="D9D9D9" w:themeFill="background1" w:themeFillShade="D9"/>
          </w:tcPr>
          <w:p w14:paraId="0AC75B97" w14:textId="4CDCA62C" w:rsidR="00FE4016" w:rsidDel="00B9416C" w:rsidRDefault="00FE4016" w:rsidP="00FA7D34">
            <w:pPr>
              <w:snapToGrid w:val="0"/>
              <w:jc w:val="center"/>
              <w:rPr>
                <w:del w:id="701" w:author="東圻 周" w:date="2024-05-21T21:52:00Z"/>
              </w:rPr>
            </w:pPr>
            <w:del w:id="702" w:author="東圻 周" w:date="2024-05-21T21:52:00Z">
              <w:r w:rsidDel="00B9416C">
                <w:rPr>
                  <w:rFonts w:hint="eastAsia"/>
                </w:rPr>
                <w:delText>輸入值</w:delText>
              </w:r>
            </w:del>
          </w:p>
        </w:tc>
        <w:tc>
          <w:tcPr>
            <w:tcW w:w="8639" w:type="dxa"/>
            <w:gridSpan w:val="3"/>
          </w:tcPr>
          <w:p w14:paraId="1D115732" w14:textId="7104EE56" w:rsidR="00FE4016" w:rsidDel="00B9416C" w:rsidRDefault="00FE4016" w:rsidP="00FA7D34">
            <w:pPr>
              <w:snapToGrid w:val="0"/>
              <w:rPr>
                <w:del w:id="703" w:author="東圻 周" w:date="2024-05-21T21:52:00Z"/>
              </w:rPr>
            </w:pPr>
            <w:del w:id="704" w:author="東圻 周" w:date="2024-05-21T21:52:00Z">
              <w:r w:rsidDel="00B9416C">
                <w:rPr>
                  <w:rFonts w:hint="eastAsia"/>
                </w:rPr>
                <w:delText>無</w:delText>
              </w:r>
            </w:del>
          </w:p>
        </w:tc>
      </w:tr>
      <w:tr w:rsidR="00FE4016" w:rsidDel="00B9416C" w14:paraId="35D55077" w14:textId="62210E17" w:rsidTr="00FE4016">
        <w:trPr>
          <w:del w:id="705" w:author="東圻 周" w:date="2024-05-21T21:52:00Z"/>
        </w:trPr>
        <w:tc>
          <w:tcPr>
            <w:tcW w:w="1555" w:type="dxa"/>
            <w:shd w:val="clear" w:color="auto" w:fill="D9D9D9" w:themeFill="background1" w:themeFillShade="D9"/>
          </w:tcPr>
          <w:p w14:paraId="7BAD4952" w14:textId="67C14A5C" w:rsidR="00FE4016" w:rsidDel="00B9416C" w:rsidRDefault="00FE4016" w:rsidP="00FA7D34">
            <w:pPr>
              <w:snapToGrid w:val="0"/>
              <w:jc w:val="center"/>
              <w:rPr>
                <w:del w:id="706" w:author="東圻 周" w:date="2024-05-21T21:52:00Z"/>
              </w:rPr>
            </w:pPr>
            <w:del w:id="707" w:author="東圻 周" w:date="2024-05-21T21:52:00Z">
              <w:r w:rsidDel="00B9416C">
                <w:rPr>
                  <w:rFonts w:hint="eastAsia"/>
                </w:rPr>
                <w:delText>輸出值</w:delText>
              </w:r>
            </w:del>
          </w:p>
        </w:tc>
        <w:tc>
          <w:tcPr>
            <w:tcW w:w="8639" w:type="dxa"/>
            <w:gridSpan w:val="3"/>
          </w:tcPr>
          <w:p w14:paraId="41E2D36A" w14:textId="4DA2303A" w:rsidR="00FE4016" w:rsidDel="00B9416C" w:rsidRDefault="00FE4016" w:rsidP="00FA7D34">
            <w:pPr>
              <w:snapToGrid w:val="0"/>
              <w:rPr>
                <w:del w:id="708" w:author="東圻 周" w:date="2024-05-21T21:52:00Z"/>
              </w:rPr>
            </w:pPr>
            <w:del w:id="709" w:author="東圻 周" w:date="2024-05-21T21:52:00Z">
              <w:r w:rsidDel="00B9416C">
                <w:rPr>
                  <w:rFonts w:hint="eastAsia"/>
                </w:rPr>
                <w:delText>通知訊息</w:delText>
              </w:r>
            </w:del>
          </w:p>
        </w:tc>
      </w:tr>
    </w:tbl>
    <w:p w14:paraId="537CBF98" w14:textId="29266D36" w:rsidR="00FE4016" w:rsidDel="00B9416C" w:rsidRDefault="00FE4016" w:rsidP="00FA7D34">
      <w:pPr>
        <w:snapToGrid w:val="0"/>
        <w:rPr>
          <w:del w:id="710" w:author="東圻 周" w:date="2024-05-21T21:52:00Z"/>
        </w:rPr>
      </w:pPr>
    </w:p>
    <w:p w14:paraId="73CF064E" w14:textId="4763F534" w:rsidR="00FE4016" w:rsidDel="00B9416C" w:rsidRDefault="00FE4016" w:rsidP="00FA7D34">
      <w:pPr>
        <w:pStyle w:val="afd"/>
        <w:ind w:left="280" w:right="280"/>
        <w:rPr>
          <w:del w:id="711" w:author="東圻 周" w:date="2024-05-21T21:52:00Z"/>
        </w:rPr>
      </w:pPr>
      <w:bookmarkStart w:id="712" w:name="_Toc166528886"/>
      <w:del w:id="713" w:author="東圻 周" w:date="2024-05-21T21:52:00Z">
        <w:r w:rsidDel="00B9416C">
          <w:rPr>
            <w:rFonts w:hint="eastAsia"/>
          </w:rPr>
          <w:delText>表</w:delText>
        </w:r>
        <w:r w:rsidDel="00B9416C">
          <w:rPr>
            <w:rFonts w:hint="eastAsia"/>
          </w:rPr>
          <w:delText>6-2-1</w:delText>
        </w:r>
        <w:r w:rsidR="00566F35" w:rsidDel="00B9416C">
          <w:delText>1</w:delText>
        </w:r>
        <w:r w:rsidDel="00B9416C">
          <w:rPr>
            <w:rFonts w:hint="eastAsia"/>
          </w:rPr>
          <w:delText>、程序規格書</w:delText>
        </w:r>
        <w:r w:rsidDel="00B9416C">
          <w:rPr>
            <w:rFonts w:ascii="標楷體" w:hAnsi="標楷體" w:hint="eastAsia"/>
          </w:rPr>
          <w:delText>－</w:delText>
        </w:r>
        <w:bookmarkEnd w:id="712"/>
        <w:r w:rsidDel="00B9416C">
          <w:rPr>
            <w:rFonts w:hint="eastAsia"/>
          </w:rPr>
          <w:delText>定位查詢</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82B9216" w14:textId="6B4F5D81" w:rsidTr="00E62693">
        <w:trPr>
          <w:del w:id="714" w:author="東圻 周" w:date="2024-05-21T21:52:00Z"/>
        </w:trPr>
        <w:tc>
          <w:tcPr>
            <w:tcW w:w="1555" w:type="dxa"/>
            <w:shd w:val="clear" w:color="auto" w:fill="D9D9D9" w:themeFill="background1" w:themeFillShade="D9"/>
            <w:vAlign w:val="center"/>
          </w:tcPr>
          <w:p w14:paraId="6831C13D" w14:textId="270660FA" w:rsidR="00FE4016" w:rsidDel="00B9416C" w:rsidRDefault="00FE4016" w:rsidP="00FA7D34">
            <w:pPr>
              <w:snapToGrid w:val="0"/>
              <w:jc w:val="center"/>
              <w:rPr>
                <w:del w:id="715" w:author="東圻 周" w:date="2024-05-21T21:52:00Z"/>
              </w:rPr>
            </w:pPr>
            <w:del w:id="716" w:author="東圻 周" w:date="2024-05-21T21:52:00Z">
              <w:r w:rsidDel="00B9416C">
                <w:rPr>
                  <w:rFonts w:hint="eastAsia"/>
                </w:rPr>
                <w:delText>編號</w:delText>
              </w:r>
            </w:del>
          </w:p>
        </w:tc>
        <w:tc>
          <w:tcPr>
            <w:tcW w:w="2409" w:type="dxa"/>
            <w:vAlign w:val="center"/>
          </w:tcPr>
          <w:p w14:paraId="57CF385F" w14:textId="6B2C0C37" w:rsidR="00FE4016" w:rsidRPr="004F7609" w:rsidDel="00B9416C" w:rsidRDefault="00FE4016" w:rsidP="00FA7D34">
            <w:pPr>
              <w:snapToGrid w:val="0"/>
              <w:jc w:val="center"/>
              <w:rPr>
                <w:del w:id="717" w:author="東圻 周" w:date="2024-05-21T21:52:00Z"/>
              </w:rPr>
            </w:pPr>
            <w:del w:id="718" w:author="東圻 周" w:date="2024-05-21T21:52:00Z">
              <w:r w:rsidDel="00B9416C">
                <w:rPr>
                  <w:rFonts w:hint="eastAsia"/>
                </w:rPr>
                <w:delText>3-3</w:delText>
              </w:r>
            </w:del>
          </w:p>
        </w:tc>
        <w:tc>
          <w:tcPr>
            <w:tcW w:w="1701" w:type="dxa"/>
            <w:shd w:val="clear" w:color="auto" w:fill="D9D9D9" w:themeFill="background1" w:themeFillShade="D9"/>
            <w:vAlign w:val="center"/>
          </w:tcPr>
          <w:p w14:paraId="43B26DFA" w14:textId="32F022C2" w:rsidR="00FE4016" w:rsidDel="00B9416C" w:rsidRDefault="00FE4016" w:rsidP="00FA7D34">
            <w:pPr>
              <w:snapToGrid w:val="0"/>
              <w:jc w:val="center"/>
              <w:rPr>
                <w:del w:id="719" w:author="東圻 周" w:date="2024-05-21T21:52:00Z"/>
              </w:rPr>
            </w:pPr>
            <w:del w:id="720" w:author="東圻 周" w:date="2024-05-21T21:52:00Z">
              <w:r w:rsidDel="00B9416C">
                <w:rPr>
                  <w:rFonts w:hint="eastAsia"/>
                </w:rPr>
                <w:delText>功能名稱</w:delText>
              </w:r>
            </w:del>
          </w:p>
        </w:tc>
        <w:tc>
          <w:tcPr>
            <w:tcW w:w="4529" w:type="dxa"/>
            <w:vAlign w:val="center"/>
          </w:tcPr>
          <w:p w14:paraId="2F31E504" w14:textId="54B628FD" w:rsidR="00FE4016" w:rsidDel="00B9416C" w:rsidRDefault="00FE4016" w:rsidP="00FA7D34">
            <w:pPr>
              <w:snapToGrid w:val="0"/>
              <w:jc w:val="center"/>
              <w:rPr>
                <w:del w:id="721" w:author="東圻 周" w:date="2024-05-21T21:52:00Z"/>
              </w:rPr>
            </w:pPr>
            <w:del w:id="722" w:author="東圻 周" w:date="2024-05-21T21:52:00Z">
              <w:r w:rsidDel="00B9416C">
                <w:rPr>
                  <w:rFonts w:hint="eastAsia"/>
                </w:rPr>
                <w:delText>定位查詢</w:delText>
              </w:r>
            </w:del>
          </w:p>
        </w:tc>
      </w:tr>
      <w:tr w:rsidR="00FE4016" w:rsidDel="00B9416C" w14:paraId="03C2E7CC" w14:textId="37E41687" w:rsidTr="00FE4016">
        <w:trPr>
          <w:del w:id="723" w:author="東圻 周" w:date="2024-05-21T21:52:00Z"/>
        </w:trPr>
        <w:tc>
          <w:tcPr>
            <w:tcW w:w="1555" w:type="dxa"/>
            <w:shd w:val="clear" w:color="auto" w:fill="D9D9D9" w:themeFill="background1" w:themeFillShade="D9"/>
          </w:tcPr>
          <w:p w14:paraId="2A902259" w14:textId="7D73CEC8" w:rsidR="00FE4016" w:rsidDel="00B9416C" w:rsidRDefault="00FE4016" w:rsidP="00FA7D34">
            <w:pPr>
              <w:snapToGrid w:val="0"/>
              <w:jc w:val="center"/>
              <w:rPr>
                <w:del w:id="724" w:author="東圻 周" w:date="2024-05-21T21:52:00Z"/>
              </w:rPr>
            </w:pPr>
            <w:del w:id="725" w:author="東圻 周" w:date="2024-05-21T21:52:00Z">
              <w:r w:rsidDel="00B9416C">
                <w:rPr>
                  <w:rFonts w:hint="eastAsia"/>
                </w:rPr>
                <w:delText>功能說明</w:delText>
              </w:r>
            </w:del>
          </w:p>
        </w:tc>
        <w:tc>
          <w:tcPr>
            <w:tcW w:w="8639" w:type="dxa"/>
            <w:gridSpan w:val="3"/>
          </w:tcPr>
          <w:p w14:paraId="76826754" w14:textId="0CB932F2" w:rsidR="00FE4016" w:rsidDel="00B9416C" w:rsidRDefault="00FE4016" w:rsidP="00FA7D34">
            <w:pPr>
              <w:snapToGrid w:val="0"/>
              <w:rPr>
                <w:del w:id="726" w:author="東圻 周" w:date="2024-05-21T21:52:00Z"/>
              </w:rPr>
            </w:pPr>
            <w:del w:id="727" w:author="東圻 周" w:date="2024-05-21T21:52:00Z">
              <w:r w:rsidDel="00B9416C">
                <w:rPr>
                  <w:rFonts w:hint="eastAsia"/>
                </w:rPr>
                <w:delText>定位追蹤</w:delText>
              </w:r>
            </w:del>
          </w:p>
        </w:tc>
      </w:tr>
      <w:tr w:rsidR="00FE4016" w:rsidDel="00B9416C" w14:paraId="461E07ED" w14:textId="64A0A88A" w:rsidTr="00FE4016">
        <w:trPr>
          <w:del w:id="728" w:author="東圻 周" w:date="2024-05-21T21:52:00Z"/>
        </w:trPr>
        <w:tc>
          <w:tcPr>
            <w:tcW w:w="1555" w:type="dxa"/>
            <w:shd w:val="clear" w:color="auto" w:fill="D9D9D9" w:themeFill="background1" w:themeFillShade="D9"/>
          </w:tcPr>
          <w:p w14:paraId="67432E56" w14:textId="0C539E3F" w:rsidR="00FE4016" w:rsidDel="00B9416C" w:rsidRDefault="00FE4016" w:rsidP="00FA7D34">
            <w:pPr>
              <w:snapToGrid w:val="0"/>
              <w:jc w:val="center"/>
              <w:rPr>
                <w:del w:id="729" w:author="東圻 周" w:date="2024-05-21T21:52:00Z"/>
              </w:rPr>
            </w:pPr>
            <w:del w:id="730" w:author="東圻 周" w:date="2024-05-21T21:52:00Z">
              <w:r w:rsidDel="00B9416C">
                <w:rPr>
                  <w:rFonts w:hint="eastAsia"/>
                </w:rPr>
                <w:delText>輸入值</w:delText>
              </w:r>
            </w:del>
          </w:p>
        </w:tc>
        <w:tc>
          <w:tcPr>
            <w:tcW w:w="8639" w:type="dxa"/>
            <w:gridSpan w:val="3"/>
          </w:tcPr>
          <w:p w14:paraId="1755800C" w14:textId="4E74745B" w:rsidR="00FE4016" w:rsidDel="00B9416C" w:rsidRDefault="00FE4016" w:rsidP="00FA7D34">
            <w:pPr>
              <w:snapToGrid w:val="0"/>
              <w:rPr>
                <w:del w:id="731" w:author="東圻 周" w:date="2024-05-21T21:52:00Z"/>
              </w:rPr>
            </w:pPr>
            <w:del w:id="732" w:author="東圻 周" w:date="2024-05-21T21:52:00Z">
              <w:r w:rsidDel="00B9416C">
                <w:rPr>
                  <w:rFonts w:hint="eastAsia"/>
                </w:rPr>
                <w:delText>定位請求</w:delText>
              </w:r>
              <w:r w:rsidDel="00B9416C">
                <w:rPr>
                  <w:rFonts w:hint="eastAsia"/>
                </w:rPr>
                <w:delText>/</w:delText>
              </w:r>
              <w:r w:rsidDel="00B9416C">
                <w:rPr>
                  <w:rFonts w:hint="eastAsia"/>
                </w:rPr>
                <w:delText>定位資訊</w:delText>
              </w:r>
            </w:del>
          </w:p>
        </w:tc>
      </w:tr>
      <w:tr w:rsidR="00FE4016" w:rsidDel="00B9416C" w14:paraId="6E3640AD" w14:textId="1ABEF2B1" w:rsidTr="00FE4016">
        <w:trPr>
          <w:del w:id="733" w:author="東圻 周" w:date="2024-05-21T21:52:00Z"/>
        </w:trPr>
        <w:tc>
          <w:tcPr>
            <w:tcW w:w="1555" w:type="dxa"/>
            <w:shd w:val="clear" w:color="auto" w:fill="D9D9D9" w:themeFill="background1" w:themeFillShade="D9"/>
          </w:tcPr>
          <w:p w14:paraId="0922F873" w14:textId="6864E04E" w:rsidR="00FE4016" w:rsidDel="00B9416C" w:rsidRDefault="00FE4016" w:rsidP="00FA7D34">
            <w:pPr>
              <w:snapToGrid w:val="0"/>
              <w:jc w:val="center"/>
              <w:rPr>
                <w:del w:id="734" w:author="東圻 周" w:date="2024-05-21T21:52:00Z"/>
              </w:rPr>
            </w:pPr>
            <w:del w:id="735" w:author="東圻 周" w:date="2024-05-21T21:52:00Z">
              <w:r w:rsidDel="00B9416C">
                <w:rPr>
                  <w:rFonts w:hint="eastAsia"/>
                </w:rPr>
                <w:delText>輸出值</w:delText>
              </w:r>
            </w:del>
          </w:p>
        </w:tc>
        <w:tc>
          <w:tcPr>
            <w:tcW w:w="8639" w:type="dxa"/>
            <w:gridSpan w:val="3"/>
          </w:tcPr>
          <w:p w14:paraId="1DA21617" w14:textId="2C0A1B1D" w:rsidR="00FE4016" w:rsidDel="00B9416C" w:rsidRDefault="00FE4016" w:rsidP="00FA7D34">
            <w:pPr>
              <w:snapToGrid w:val="0"/>
              <w:rPr>
                <w:del w:id="736" w:author="東圻 周" w:date="2024-05-21T21:52:00Z"/>
              </w:rPr>
            </w:pPr>
            <w:del w:id="737" w:author="東圻 周" w:date="2024-05-21T21:52:00Z">
              <w:r w:rsidDel="00B9416C">
                <w:rPr>
                  <w:rFonts w:hint="eastAsia"/>
                </w:rPr>
                <w:delText>定位狀態</w:delText>
              </w:r>
            </w:del>
          </w:p>
        </w:tc>
      </w:tr>
    </w:tbl>
    <w:p w14:paraId="325C2243" w14:textId="2A713666" w:rsidR="00FE4016" w:rsidDel="00B9416C" w:rsidRDefault="00FE4016" w:rsidP="005D1A83">
      <w:pPr>
        <w:rPr>
          <w:del w:id="738" w:author="東圻 周" w:date="2024-05-21T21:52:00Z"/>
        </w:rPr>
      </w:pPr>
    </w:p>
    <w:p w14:paraId="139B3018" w14:textId="1B297570" w:rsidR="00FE4016" w:rsidDel="00B9416C" w:rsidRDefault="00FE4016" w:rsidP="00FA7D34">
      <w:pPr>
        <w:pStyle w:val="afd"/>
        <w:ind w:left="280" w:right="280"/>
        <w:rPr>
          <w:del w:id="739" w:author="東圻 周" w:date="2024-05-21T21:52:00Z"/>
        </w:rPr>
      </w:pPr>
      <w:bookmarkStart w:id="740" w:name="_Toc166528887"/>
      <w:del w:id="741" w:author="東圻 周" w:date="2024-05-21T21:52:00Z">
        <w:r w:rsidDel="00B9416C">
          <w:rPr>
            <w:rFonts w:hint="eastAsia"/>
          </w:rPr>
          <w:delText>表</w:delText>
        </w:r>
        <w:r w:rsidDel="00B9416C">
          <w:rPr>
            <w:rFonts w:hint="eastAsia"/>
          </w:rPr>
          <w:delText>6-2-1</w:delText>
        </w:r>
        <w:r w:rsidR="00566F35" w:rsidDel="00B9416C">
          <w:delText>2</w:delText>
        </w:r>
        <w:r w:rsidDel="00B9416C">
          <w:rPr>
            <w:rFonts w:hint="eastAsia"/>
          </w:rPr>
          <w:delText>、程序規格書</w:delText>
        </w:r>
        <w:r w:rsidDel="00B9416C">
          <w:rPr>
            <w:rFonts w:ascii="標楷體" w:hAnsi="標楷體" w:hint="eastAsia"/>
          </w:rPr>
          <w:delText>－</w:delText>
        </w:r>
        <w:bookmarkEnd w:id="740"/>
        <w:r w:rsidDel="00B9416C">
          <w:rPr>
            <w:rFonts w:hint="eastAsia"/>
          </w:rPr>
          <w:delText>資料彙總</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4BE92B41" w14:textId="4CBDC527" w:rsidTr="00E62693">
        <w:trPr>
          <w:del w:id="742" w:author="東圻 周" w:date="2024-05-21T21:52:00Z"/>
        </w:trPr>
        <w:tc>
          <w:tcPr>
            <w:tcW w:w="1555" w:type="dxa"/>
            <w:shd w:val="clear" w:color="auto" w:fill="D9D9D9" w:themeFill="background1" w:themeFillShade="D9"/>
            <w:vAlign w:val="center"/>
          </w:tcPr>
          <w:p w14:paraId="4390D4B2" w14:textId="13B990E9" w:rsidR="00FE4016" w:rsidDel="00B9416C" w:rsidRDefault="00FE4016" w:rsidP="00FA7D34">
            <w:pPr>
              <w:snapToGrid w:val="0"/>
              <w:jc w:val="center"/>
              <w:rPr>
                <w:del w:id="743" w:author="東圻 周" w:date="2024-05-21T21:52:00Z"/>
              </w:rPr>
            </w:pPr>
            <w:del w:id="744" w:author="東圻 周" w:date="2024-05-21T21:52:00Z">
              <w:r w:rsidDel="00B9416C">
                <w:rPr>
                  <w:rFonts w:hint="eastAsia"/>
                </w:rPr>
                <w:delText>編號</w:delText>
              </w:r>
            </w:del>
          </w:p>
        </w:tc>
        <w:tc>
          <w:tcPr>
            <w:tcW w:w="2409" w:type="dxa"/>
            <w:vAlign w:val="center"/>
          </w:tcPr>
          <w:p w14:paraId="263C918C" w14:textId="7883708D" w:rsidR="00FE4016" w:rsidRPr="004F7609" w:rsidDel="00B9416C" w:rsidRDefault="00FE4016" w:rsidP="00FA7D34">
            <w:pPr>
              <w:snapToGrid w:val="0"/>
              <w:jc w:val="center"/>
              <w:rPr>
                <w:del w:id="745" w:author="東圻 周" w:date="2024-05-21T21:52:00Z"/>
              </w:rPr>
            </w:pPr>
            <w:del w:id="746" w:author="東圻 周" w:date="2024-05-21T21:52:00Z">
              <w:r w:rsidDel="00B9416C">
                <w:rPr>
                  <w:rFonts w:hint="eastAsia"/>
                </w:rPr>
                <w:delText>3-4</w:delText>
              </w:r>
            </w:del>
          </w:p>
        </w:tc>
        <w:tc>
          <w:tcPr>
            <w:tcW w:w="1701" w:type="dxa"/>
            <w:shd w:val="clear" w:color="auto" w:fill="D9D9D9" w:themeFill="background1" w:themeFillShade="D9"/>
            <w:vAlign w:val="center"/>
          </w:tcPr>
          <w:p w14:paraId="7CA87C60" w14:textId="4046549A" w:rsidR="00FE4016" w:rsidDel="00B9416C" w:rsidRDefault="00FE4016" w:rsidP="00FA7D34">
            <w:pPr>
              <w:snapToGrid w:val="0"/>
              <w:jc w:val="center"/>
              <w:rPr>
                <w:del w:id="747" w:author="東圻 周" w:date="2024-05-21T21:52:00Z"/>
              </w:rPr>
            </w:pPr>
            <w:del w:id="748" w:author="東圻 周" w:date="2024-05-21T21:52:00Z">
              <w:r w:rsidDel="00B9416C">
                <w:rPr>
                  <w:rFonts w:hint="eastAsia"/>
                </w:rPr>
                <w:delText>功能名稱</w:delText>
              </w:r>
            </w:del>
          </w:p>
        </w:tc>
        <w:tc>
          <w:tcPr>
            <w:tcW w:w="4529" w:type="dxa"/>
            <w:vAlign w:val="center"/>
          </w:tcPr>
          <w:p w14:paraId="66B86AE1" w14:textId="5DD84436" w:rsidR="00FE4016" w:rsidDel="00B9416C" w:rsidRDefault="00FE4016" w:rsidP="00FA7D34">
            <w:pPr>
              <w:snapToGrid w:val="0"/>
              <w:jc w:val="center"/>
              <w:rPr>
                <w:del w:id="749" w:author="東圻 周" w:date="2024-05-21T21:52:00Z"/>
              </w:rPr>
            </w:pPr>
            <w:del w:id="750" w:author="東圻 周" w:date="2024-05-21T21:52:00Z">
              <w:r w:rsidDel="00B9416C">
                <w:rPr>
                  <w:rFonts w:hint="eastAsia"/>
                </w:rPr>
                <w:delText>資料彙總</w:delText>
              </w:r>
            </w:del>
          </w:p>
        </w:tc>
      </w:tr>
      <w:tr w:rsidR="00FE4016" w:rsidDel="00B9416C" w14:paraId="0E353D91" w14:textId="79EE9BBE" w:rsidTr="00FE4016">
        <w:trPr>
          <w:del w:id="751" w:author="東圻 周" w:date="2024-05-21T21:52:00Z"/>
        </w:trPr>
        <w:tc>
          <w:tcPr>
            <w:tcW w:w="1555" w:type="dxa"/>
            <w:shd w:val="clear" w:color="auto" w:fill="D9D9D9" w:themeFill="background1" w:themeFillShade="D9"/>
          </w:tcPr>
          <w:p w14:paraId="4B2D3D92" w14:textId="0B86CE7E" w:rsidR="00FE4016" w:rsidDel="00B9416C" w:rsidRDefault="00FE4016" w:rsidP="00FA7D34">
            <w:pPr>
              <w:snapToGrid w:val="0"/>
              <w:jc w:val="center"/>
              <w:rPr>
                <w:del w:id="752" w:author="東圻 周" w:date="2024-05-21T21:52:00Z"/>
              </w:rPr>
            </w:pPr>
            <w:del w:id="753" w:author="東圻 周" w:date="2024-05-21T21:52:00Z">
              <w:r w:rsidDel="00B9416C">
                <w:rPr>
                  <w:rFonts w:hint="eastAsia"/>
                </w:rPr>
                <w:delText>功能說明</w:delText>
              </w:r>
            </w:del>
          </w:p>
        </w:tc>
        <w:tc>
          <w:tcPr>
            <w:tcW w:w="8639" w:type="dxa"/>
            <w:gridSpan w:val="3"/>
          </w:tcPr>
          <w:p w14:paraId="219FE587" w14:textId="699E534D" w:rsidR="00FE4016" w:rsidDel="00B9416C" w:rsidRDefault="00FE4016" w:rsidP="00FA7D34">
            <w:pPr>
              <w:snapToGrid w:val="0"/>
              <w:rPr>
                <w:del w:id="754" w:author="東圻 周" w:date="2024-05-21T21:52:00Z"/>
              </w:rPr>
            </w:pPr>
            <w:del w:id="755" w:author="東圻 周" w:date="2024-05-21T21:52:00Z">
              <w:r w:rsidDel="00B9416C">
                <w:rPr>
                  <w:rFonts w:hint="eastAsia"/>
                </w:rPr>
                <w:delText>定期自動資料彙總</w:delText>
              </w:r>
            </w:del>
          </w:p>
        </w:tc>
      </w:tr>
      <w:tr w:rsidR="00FE4016" w:rsidDel="00B9416C" w14:paraId="7EFF6281" w14:textId="00CA486D" w:rsidTr="00FE4016">
        <w:trPr>
          <w:del w:id="756" w:author="東圻 周" w:date="2024-05-21T21:52:00Z"/>
        </w:trPr>
        <w:tc>
          <w:tcPr>
            <w:tcW w:w="1555" w:type="dxa"/>
            <w:shd w:val="clear" w:color="auto" w:fill="D9D9D9" w:themeFill="background1" w:themeFillShade="D9"/>
          </w:tcPr>
          <w:p w14:paraId="2B87AF21" w14:textId="29F4957A" w:rsidR="00FE4016" w:rsidDel="00B9416C" w:rsidRDefault="00FE4016" w:rsidP="00FA7D34">
            <w:pPr>
              <w:snapToGrid w:val="0"/>
              <w:jc w:val="center"/>
              <w:rPr>
                <w:del w:id="757" w:author="東圻 周" w:date="2024-05-21T21:52:00Z"/>
              </w:rPr>
            </w:pPr>
            <w:del w:id="758" w:author="東圻 周" w:date="2024-05-21T21:52:00Z">
              <w:r w:rsidDel="00B9416C">
                <w:rPr>
                  <w:rFonts w:hint="eastAsia"/>
                </w:rPr>
                <w:delText>輸入值</w:delText>
              </w:r>
            </w:del>
          </w:p>
        </w:tc>
        <w:tc>
          <w:tcPr>
            <w:tcW w:w="8639" w:type="dxa"/>
            <w:gridSpan w:val="3"/>
          </w:tcPr>
          <w:p w14:paraId="0F565B75" w14:textId="41EB73E7" w:rsidR="00FE4016" w:rsidDel="00B9416C" w:rsidRDefault="00FE4016" w:rsidP="00FA7D34">
            <w:pPr>
              <w:snapToGrid w:val="0"/>
              <w:rPr>
                <w:del w:id="759" w:author="東圻 周" w:date="2024-05-21T21:52:00Z"/>
              </w:rPr>
            </w:pPr>
            <w:del w:id="760" w:author="東圻 周" w:date="2024-05-21T21:52:00Z">
              <w:r w:rsidDel="00B9416C">
                <w:rPr>
                  <w:rFonts w:hint="eastAsia"/>
                </w:rPr>
                <w:delText>無</w:delText>
              </w:r>
            </w:del>
          </w:p>
        </w:tc>
      </w:tr>
      <w:tr w:rsidR="00FE4016" w:rsidDel="00B9416C" w14:paraId="60392A2B" w14:textId="5A70D092" w:rsidTr="00FE4016">
        <w:trPr>
          <w:del w:id="761" w:author="東圻 周" w:date="2024-05-21T21:52:00Z"/>
        </w:trPr>
        <w:tc>
          <w:tcPr>
            <w:tcW w:w="1555" w:type="dxa"/>
            <w:shd w:val="clear" w:color="auto" w:fill="D9D9D9" w:themeFill="background1" w:themeFillShade="D9"/>
          </w:tcPr>
          <w:p w14:paraId="2672E840" w14:textId="732E6917" w:rsidR="00FE4016" w:rsidDel="00B9416C" w:rsidRDefault="00FE4016" w:rsidP="00FA7D34">
            <w:pPr>
              <w:snapToGrid w:val="0"/>
              <w:jc w:val="center"/>
              <w:rPr>
                <w:del w:id="762" w:author="東圻 周" w:date="2024-05-21T21:52:00Z"/>
              </w:rPr>
            </w:pPr>
            <w:del w:id="763" w:author="東圻 周" w:date="2024-05-21T21:52:00Z">
              <w:r w:rsidDel="00B9416C">
                <w:rPr>
                  <w:rFonts w:hint="eastAsia"/>
                </w:rPr>
                <w:delText>輸出值</w:delText>
              </w:r>
            </w:del>
          </w:p>
        </w:tc>
        <w:tc>
          <w:tcPr>
            <w:tcW w:w="8639" w:type="dxa"/>
            <w:gridSpan w:val="3"/>
          </w:tcPr>
          <w:p w14:paraId="21449C9E" w14:textId="66B8CBD6" w:rsidR="00FE4016" w:rsidDel="00B9416C" w:rsidRDefault="00FE4016" w:rsidP="00FA7D34">
            <w:pPr>
              <w:snapToGrid w:val="0"/>
              <w:rPr>
                <w:del w:id="764" w:author="東圻 周" w:date="2024-05-21T21:52:00Z"/>
              </w:rPr>
            </w:pPr>
            <w:del w:id="765" w:author="東圻 周" w:date="2024-05-21T21:52:00Z">
              <w:r w:rsidDel="00B9416C">
                <w:rPr>
                  <w:rFonts w:hint="eastAsia"/>
                </w:rPr>
                <w:delText>資料彙總頁面</w:delText>
              </w:r>
            </w:del>
          </w:p>
        </w:tc>
      </w:tr>
    </w:tbl>
    <w:p w14:paraId="0C13AC7C" w14:textId="34FE463C" w:rsidR="00FE4016" w:rsidRPr="00495800" w:rsidDel="00B9416C" w:rsidRDefault="00FE4016" w:rsidP="00FA7D34">
      <w:pPr>
        <w:snapToGrid w:val="0"/>
        <w:rPr>
          <w:del w:id="766" w:author="東圻 周" w:date="2024-05-21T21:52:00Z"/>
        </w:rPr>
      </w:pPr>
    </w:p>
    <w:p w14:paraId="69CCC3FF" w14:textId="083ABFA1" w:rsidR="00FE4016" w:rsidDel="00B9416C" w:rsidRDefault="00FE4016" w:rsidP="00FA7D34">
      <w:pPr>
        <w:pStyle w:val="afd"/>
        <w:ind w:left="280" w:right="280"/>
        <w:rPr>
          <w:del w:id="767" w:author="東圻 周" w:date="2024-05-21T21:52:00Z"/>
        </w:rPr>
      </w:pPr>
      <w:bookmarkStart w:id="768" w:name="_Toc166528888"/>
      <w:del w:id="769" w:author="東圻 周" w:date="2024-05-21T21:52:00Z">
        <w:r w:rsidDel="00B9416C">
          <w:rPr>
            <w:rFonts w:hint="eastAsia"/>
          </w:rPr>
          <w:delText>表</w:delText>
        </w:r>
        <w:r w:rsidDel="00B9416C">
          <w:rPr>
            <w:rFonts w:hint="eastAsia"/>
          </w:rPr>
          <w:delText>6-2-1</w:delText>
        </w:r>
        <w:r w:rsidR="00566F35" w:rsidDel="00B9416C">
          <w:delText>3</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AI語音助理</w:delText>
        </w:r>
        <w:bookmarkEnd w:id="768"/>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B154C7F" w14:textId="4D586F7A" w:rsidTr="00E62693">
        <w:trPr>
          <w:del w:id="770" w:author="東圻 周" w:date="2024-05-21T21:52:00Z"/>
        </w:trPr>
        <w:tc>
          <w:tcPr>
            <w:tcW w:w="1555" w:type="dxa"/>
            <w:shd w:val="clear" w:color="auto" w:fill="D9D9D9" w:themeFill="background1" w:themeFillShade="D9"/>
            <w:vAlign w:val="center"/>
          </w:tcPr>
          <w:p w14:paraId="6F87FB41" w14:textId="44F07470" w:rsidR="00FE4016" w:rsidDel="00B9416C" w:rsidRDefault="00FE4016" w:rsidP="00FA7D34">
            <w:pPr>
              <w:snapToGrid w:val="0"/>
              <w:jc w:val="center"/>
              <w:rPr>
                <w:del w:id="771" w:author="東圻 周" w:date="2024-05-21T21:52:00Z"/>
              </w:rPr>
            </w:pPr>
            <w:del w:id="772" w:author="東圻 周" w:date="2024-05-21T21:52:00Z">
              <w:r w:rsidDel="00B9416C">
                <w:rPr>
                  <w:rFonts w:hint="eastAsia"/>
                </w:rPr>
                <w:delText>編號</w:delText>
              </w:r>
            </w:del>
          </w:p>
        </w:tc>
        <w:tc>
          <w:tcPr>
            <w:tcW w:w="2409" w:type="dxa"/>
            <w:vAlign w:val="center"/>
          </w:tcPr>
          <w:p w14:paraId="4EBEE2D9" w14:textId="0C7FC4CE" w:rsidR="00FE4016" w:rsidRPr="004F7609" w:rsidDel="00B9416C" w:rsidRDefault="00FE4016" w:rsidP="00FA7D34">
            <w:pPr>
              <w:snapToGrid w:val="0"/>
              <w:jc w:val="center"/>
              <w:rPr>
                <w:del w:id="773" w:author="東圻 周" w:date="2024-05-21T21:52:00Z"/>
              </w:rPr>
            </w:pPr>
            <w:del w:id="774" w:author="東圻 周" w:date="2024-05-21T21:52:00Z">
              <w:r w:rsidDel="00B9416C">
                <w:rPr>
                  <w:rFonts w:hint="eastAsia"/>
                </w:rPr>
                <w:delText>4</w:delText>
              </w:r>
            </w:del>
          </w:p>
        </w:tc>
        <w:tc>
          <w:tcPr>
            <w:tcW w:w="1701" w:type="dxa"/>
            <w:shd w:val="clear" w:color="auto" w:fill="D9D9D9" w:themeFill="background1" w:themeFillShade="D9"/>
            <w:vAlign w:val="center"/>
          </w:tcPr>
          <w:p w14:paraId="0C1190F4" w14:textId="53BA246C" w:rsidR="00FE4016" w:rsidDel="00B9416C" w:rsidRDefault="00FE4016" w:rsidP="00FA7D34">
            <w:pPr>
              <w:snapToGrid w:val="0"/>
              <w:jc w:val="center"/>
              <w:rPr>
                <w:del w:id="775" w:author="東圻 周" w:date="2024-05-21T21:52:00Z"/>
              </w:rPr>
            </w:pPr>
            <w:del w:id="776" w:author="東圻 周" w:date="2024-05-21T21:52:00Z">
              <w:r w:rsidDel="00B9416C">
                <w:rPr>
                  <w:rFonts w:hint="eastAsia"/>
                </w:rPr>
                <w:delText>功能名稱</w:delText>
              </w:r>
            </w:del>
          </w:p>
        </w:tc>
        <w:tc>
          <w:tcPr>
            <w:tcW w:w="4529" w:type="dxa"/>
            <w:vAlign w:val="center"/>
          </w:tcPr>
          <w:p w14:paraId="18F28642" w14:textId="451B8F62" w:rsidR="00FE4016" w:rsidDel="00B9416C" w:rsidRDefault="00FE4016" w:rsidP="00FA7D34">
            <w:pPr>
              <w:snapToGrid w:val="0"/>
              <w:jc w:val="center"/>
              <w:rPr>
                <w:del w:id="777" w:author="東圻 周" w:date="2024-05-21T21:52:00Z"/>
              </w:rPr>
            </w:pPr>
            <w:del w:id="778" w:author="東圻 周" w:date="2024-05-21T21:52:00Z">
              <w:r w:rsidDel="00B9416C">
                <w:rPr>
                  <w:rFonts w:hint="eastAsia"/>
                </w:rPr>
                <w:delText>AI</w:delText>
              </w:r>
              <w:r w:rsidDel="00B9416C">
                <w:rPr>
                  <w:rFonts w:hint="eastAsia"/>
                </w:rPr>
                <w:delText>語音助理</w:delText>
              </w:r>
            </w:del>
          </w:p>
        </w:tc>
      </w:tr>
      <w:tr w:rsidR="00FE4016" w:rsidDel="00B9416C" w14:paraId="307BAA01" w14:textId="1BCDB62F" w:rsidTr="00FE4016">
        <w:trPr>
          <w:del w:id="779" w:author="東圻 周" w:date="2024-05-21T21:52:00Z"/>
        </w:trPr>
        <w:tc>
          <w:tcPr>
            <w:tcW w:w="1555" w:type="dxa"/>
            <w:shd w:val="clear" w:color="auto" w:fill="D9D9D9" w:themeFill="background1" w:themeFillShade="D9"/>
          </w:tcPr>
          <w:p w14:paraId="6B2478A7" w14:textId="6BE71F82" w:rsidR="00FE4016" w:rsidDel="00B9416C" w:rsidRDefault="00FE4016" w:rsidP="00FA7D34">
            <w:pPr>
              <w:snapToGrid w:val="0"/>
              <w:jc w:val="center"/>
              <w:rPr>
                <w:del w:id="780" w:author="東圻 周" w:date="2024-05-21T21:52:00Z"/>
              </w:rPr>
            </w:pPr>
            <w:del w:id="781" w:author="東圻 周" w:date="2024-05-21T21:52:00Z">
              <w:r w:rsidDel="00B9416C">
                <w:rPr>
                  <w:rFonts w:hint="eastAsia"/>
                </w:rPr>
                <w:delText>功能說明</w:delText>
              </w:r>
            </w:del>
          </w:p>
        </w:tc>
        <w:tc>
          <w:tcPr>
            <w:tcW w:w="8639" w:type="dxa"/>
            <w:gridSpan w:val="3"/>
          </w:tcPr>
          <w:p w14:paraId="71359AAC" w14:textId="12888E74" w:rsidR="00FE4016" w:rsidDel="00B9416C" w:rsidRDefault="00FE4016" w:rsidP="00FA7D34">
            <w:pPr>
              <w:snapToGrid w:val="0"/>
              <w:rPr>
                <w:del w:id="782" w:author="東圻 周" w:date="2024-05-21T21:52:00Z"/>
              </w:rPr>
            </w:pPr>
            <w:del w:id="783" w:author="東圻 周" w:date="2024-05-21T21:52:00Z">
              <w:r w:rsidDel="00B9416C">
                <w:rPr>
                  <w:rFonts w:hint="eastAsia"/>
                </w:rPr>
                <w:delText>透過</w:delText>
              </w:r>
              <w:r w:rsidDel="00B9416C">
                <w:rPr>
                  <w:rFonts w:hint="eastAsia"/>
                </w:rPr>
                <w:delText>Line</w:delText>
              </w:r>
              <w:r w:rsidDel="00B9416C">
                <w:rPr>
                  <w:rFonts w:hint="eastAsia"/>
                </w:rPr>
                <w:delText>語音訊息功能和使用者互動</w:delText>
              </w:r>
            </w:del>
          </w:p>
        </w:tc>
      </w:tr>
      <w:tr w:rsidR="00FE4016" w:rsidDel="00B9416C" w14:paraId="51CA592F" w14:textId="4882B816" w:rsidTr="00FE4016">
        <w:trPr>
          <w:del w:id="784" w:author="東圻 周" w:date="2024-05-21T21:52:00Z"/>
        </w:trPr>
        <w:tc>
          <w:tcPr>
            <w:tcW w:w="1555" w:type="dxa"/>
            <w:shd w:val="clear" w:color="auto" w:fill="D9D9D9" w:themeFill="background1" w:themeFillShade="D9"/>
          </w:tcPr>
          <w:p w14:paraId="1335A309" w14:textId="5FAE4483" w:rsidR="00FE4016" w:rsidDel="00B9416C" w:rsidRDefault="00FE4016" w:rsidP="00FA7D34">
            <w:pPr>
              <w:snapToGrid w:val="0"/>
              <w:jc w:val="center"/>
              <w:rPr>
                <w:del w:id="785" w:author="東圻 周" w:date="2024-05-21T21:52:00Z"/>
              </w:rPr>
            </w:pPr>
            <w:del w:id="786" w:author="東圻 周" w:date="2024-05-21T21:52:00Z">
              <w:r w:rsidDel="00B9416C">
                <w:rPr>
                  <w:rFonts w:hint="eastAsia"/>
                </w:rPr>
                <w:delText>輸入值</w:delText>
              </w:r>
            </w:del>
          </w:p>
        </w:tc>
        <w:tc>
          <w:tcPr>
            <w:tcW w:w="8639" w:type="dxa"/>
            <w:gridSpan w:val="3"/>
          </w:tcPr>
          <w:p w14:paraId="0BBC4C5E" w14:textId="4CA09BB8" w:rsidR="00FE4016" w:rsidDel="00B9416C" w:rsidRDefault="00FE4016" w:rsidP="00FA7D34">
            <w:pPr>
              <w:snapToGrid w:val="0"/>
              <w:rPr>
                <w:del w:id="787" w:author="東圻 周" w:date="2024-05-21T21:52:00Z"/>
              </w:rPr>
            </w:pPr>
            <w:del w:id="788" w:author="東圻 周" w:date="2024-05-21T21:52:00Z">
              <w:r w:rsidDel="00B9416C">
                <w:rPr>
                  <w:rFonts w:hint="eastAsia"/>
                </w:rPr>
                <w:delText>語音訊息</w:delText>
              </w:r>
            </w:del>
          </w:p>
        </w:tc>
      </w:tr>
      <w:tr w:rsidR="00FE4016" w:rsidDel="00B9416C" w14:paraId="2DEA3611" w14:textId="6CFDAE81" w:rsidTr="00FE4016">
        <w:trPr>
          <w:del w:id="789" w:author="東圻 周" w:date="2024-05-21T21:52:00Z"/>
        </w:trPr>
        <w:tc>
          <w:tcPr>
            <w:tcW w:w="1555" w:type="dxa"/>
            <w:shd w:val="clear" w:color="auto" w:fill="D9D9D9" w:themeFill="background1" w:themeFillShade="D9"/>
          </w:tcPr>
          <w:p w14:paraId="5ACC5243" w14:textId="0E674187" w:rsidR="00FE4016" w:rsidDel="00B9416C" w:rsidRDefault="00FE4016" w:rsidP="00FA7D34">
            <w:pPr>
              <w:snapToGrid w:val="0"/>
              <w:jc w:val="center"/>
              <w:rPr>
                <w:del w:id="790" w:author="東圻 周" w:date="2024-05-21T21:52:00Z"/>
              </w:rPr>
            </w:pPr>
            <w:del w:id="791" w:author="東圻 周" w:date="2024-05-21T21:52:00Z">
              <w:r w:rsidDel="00B9416C">
                <w:rPr>
                  <w:rFonts w:hint="eastAsia"/>
                </w:rPr>
                <w:delText>輸出值</w:delText>
              </w:r>
            </w:del>
          </w:p>
        </w:tc>
        <w:tc>
          <w:tcPr>
            <w:tcW w:w="8639" w:type="dxa"/>
            <w:gridSpan w:val="3"/>
          </w:tcPr>
          <w:p w14:paraId="6B7CCDA5" w14:textId="63CA8FDB" w:rsidR="00FE4016" w:rsidDel="00B9416C" w:rsidRDefault="00FE4016" w:rsidP="00FA7D34">
            <w:pPr>
              <w:snapToGrid w:val="0"/>
              <w:rPr>
                <w:del w:id="792" w:author="東圻 周" w:date="2024-05-21T21:52:00Z"/>
              </w:rPr>
            </w:pPr>
            <w:del w:id="793" w:author="東圻 周" w:date="2024-05-21T21:52:00Z">
              <w:r w:rsidDel="00B9416C">
                <w:rPr>
                  <w:rFonts w:hint="eastAsia"/>
                </w:rPr>
                <w:delText>語音訊息回應</w:delText>
              </w:r>
            </w:del>
          </w:p>
        </w:tc>
      </w:tr>
    </w:tbl>
    <w:p w14:paraId="1D1A6851" w14:textId="798FA6C2" w:rsidR="00473987" w:rsidRPr="00412B93" w:rsidRDefault="00473987" w:rsidP="00FA7D34">
      <w:pPr>
        <w:pStyle w:val="afb"/>
      </w:pPr>
      <w:bookmarkStart w:id="794" w:name="_Toc167232693"/>
      <w:r w:rsidRPr="00412B93">
        <w:rPr>
          <w:rFonts w:hint="eastAsia"/>
        </w:rPr>
        <w:t>第七章</w:t>
      </w:r>
      <w:r w:rsidRPr="00412B93">
        <w:t xml:space="preserve"> </w:t>
      </w:r>
      <w:r w:rsidRPr="00412B93">
        <w:rPr>
          <w:rFonts w:hint="eastAsia"/>
        </w:rPr>
        <w:t>資料模型</w:t>
      </w:r>
      <w:bookmarkEnd w:id="794"/>
    </w:p>
    <w:p w14:paraId="6230DF3C" w14:textId="6ACD4839" w:rsidR="00E32CB3" w:rsidRPr="00412B93" w:rsidRDefault="00473987" w:rsidP="00FA7D34">
      <w:pPr>
        <w:pStyle w:val="1-1"/>
      </w:pPr>
      <w:bookmarkStart w:id="795" w:name="_Toc167232694"/>
      <w:r w:rsidRPr="00412B93">
        <w:rPr>
          <w:rFonts w:hint="eastAsia"/>
        </w:rPr>
        <w:t>7</w:t>
      </w:r>
      <w:r w:rsidRPr="00412B93">
        <w:t>-1</w:t>
      </w:r>
      <w:r w:rsidRPr="00412B93">
        <w:rPr>
          <w:rFonts w:hint="eastAsia"/>
        </w:rPr>
        <w:t>實體關聯圖</w:t>
      </w:r>
      <w:r w:rsidRPr="00412B93">
        <w:t>(Entity relationship diagram)</w:t>
      </w:r>
      <w:bookmarkEnd w:id="795"/>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796" w:name="_Toc167232721"/>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796"/>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797" w:name="_Toc16723269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797"/>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798" w:name="_Toc167232782"/>
      <w:r w:rsidRPr="00412B93">
        <w:rPr>
          <w:rFonts w:hint="eastAsia"/>
        </w:rPr>
        <w:t>表</w:t>
      </w:r>
      <w:r w:rsidRPr="00412B93">
        <w:t>7-2-1</w:t>
      </w:r>
      <w:r w:rsidRPr="00412B93">
        <w:rPr>
          <w:rFonts w:hint="eastAsia"/>
        </w:rPr>
        <w:t>、資料字典</w:t>
      </w:r>
      <w:bookmarkEnd w:id="798"/>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799" w:name="_Toc167232696"/>
      <w:r w:rsidRPr="00412B93">
        <w:rPr>
          <w:rFonts w:hint="eastAsia"/>
        </w:rPr>
        <w:lastRenderedPageBreak/>
        <w:t>第八章</w:t>
      </w:r>
      <w:r w:rsidRPr="00412B93">
        <w:t xml:space="preserve"> </w:t>
      </w:r>
      <w:r w:rsidRPr="00412B93">
        <w:rPr>
          <w:rFonts w:hint="eastAsia"/>
        </w:rPr>
        <w:t>資料庫設計</w:t>
      </w:r>
      <w:bookmarkEnd w:id="799"/>
    </w:p>
    <w:p w14:paraId="56089B83" w14:textId="0F705824" w:rsidR="006514D0" w:rsidRDefault="008821C8" w:rsidP="00FA7D34">
      <w:pPr>
        <w:pStyle w:val="1-1"/>
      </w:pPr>
      <w:bookmarkStart w:id="800" w:name="_Toc167232697"/>
      <w:r w:rsidRPr="00412B93">
        <w:t>8-1</w:t>
      </w:r>
      <w:r w:rsidRPr="00412B93">
        <w:rPr>
          <w:rFonts w:hint="eastAsia"/>
        </w:rPr>
        <w:t>資料庫關聯圖</w:t>
      </w:r>
      <w:bookmarkEnd w:id="800"/>
    </w:p>
    <w:p w14:paraId="4308E9DD" w14:textId="77777777" w:rsidR="00BE42E1" w:rsidRPr="00BE42E1" w:rsidRDefault="00BE42E1" w:rsidP="005D1A83"/>
    <w:p w14:paraId="0C21C263" w14:textId="3E0D6066" w:rsidR="00C627A2" w:rsidRDefault="00016C97" w:rsidP="00FA7D34">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2237EF90" wp14:editId="52ED6125">
            <wp:extent cx="6479540" cy="4162425"/>
            <wp:effectExtent l="0" t="0" r="0" b="3175"/>
            <wp:docPr id="8333993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9319" name="圖片 8333993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9540" cy="4162425"/>
                    </a:xfrm>
                    <a:prstGeom prst="rect">
                      <a:avLst/>
                    </a:prstGeom>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801" w:name="_Toc167232722"/>
      <w:r w:rsidRPr="00412B93">
        <w:rPr>
          <w:rFonts w:hint="eastAsia"/>
        </w:rPr>
        <w:t>圖</w:t>
      </w:r>
      <w:r w:rsidRPr="00412B93">
        <w:t>8-1-1</w:t>
      </w:r>
      <w:r w:rsidRPr="00412B93">
        <w:rPr>
          <w:rFonts w:hint="eastAsia"/>
        </w:rPr>
        <w:t>、資料庫關聯圖</w:t>
      </w:r>
      <w:bookmarkEnd w:id="801"/>
    </w:p>
    <w:p w14:paraId="0107966A" w14:textId="77777777" w:rsidR="002A5A3E" w:rsidRDefault="002A5A3E">
      <w:pPr>
        <w:widowControl/>
        <w:spacing w:after="160" w:line="278" w:lineRule="auto"/>
        <w:rPr>
          <w:rFonts w:cs="BiauKai"/>
          <w:color w:val="000000"/>
          <w:kern w:val="0"/>
          <w:sz w:val="32"/>
          <w:szCs w:val="32"/>
          <w14:ligatures w14:val="standardContextual"/>
        </w:rPr>
      </w:pPr>
      <w:bookmarkStart w:id="802" w:name="_Toc167232698"/>
      <w:r>
        <w:br w:type="page"/>
      </w:r>
    </w:p>
    <w:p w14:paraId="2FCD870A" w14:textId="2863357C" w:rsidR="0008750C" w:rsidRPr="00412B93" w:rsidRDefault="00222B29" w:rsidP="00FA7D34">
      <w:pPr>
        <w:pStyle w:val="1-1"/>
      </w:pPr>
      <w:r w:rsidRPr="00412B93">
        <w:rPr>
          <w:rFonts w:hint="eastAsia"/>
        </w:rPr>
        <w:lastRenderedPageBreak/>
        <w:t>8-2</w:t>
      </w:r>
      <w:r w:rsidR="0008750C" w:rsidRPr="00412B93">
        <w:rPr>
          <w:rFonts w:hint="eastAsia"/>
        </w:rPr>
        <w:t>表格及其</w:t>
      </w:r>
      <w:r w:rsidR="0008750C" w:rsidRPr="00412B93">
        <w:t xml:space="preserve"> Meta data</w:t>
      </w:r>
      <w:bookmarkEnd w:id="802"/>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803" w:name="_Toc167232783"/>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803"/>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804" w:name="_Toc167232784"/>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804"/>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proofErr w:type="spellStart"/>
            <w:r w:rsidRPr="00412B93">
              <w:rPr>
                <w:rFonts w:hint="eastAsia"/>
              </w:rPr>
              <w:t>MainUserID</w:t>
            </w:r>
            <w:proofErr w:type="spellEnd"/>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proofErr w:type="spellStart"/>
            <w:r w:rsidRPr="00412B93">
              <w:rPr>
                <w:rFonts w:hint="eastAsia"/>
              </w:rPr>
              <w:t>DevID</w:t>
            </w:r>
            <w:proofErr w:type="spellEnd"/>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177B8999" w14:textId="77777777" w:rsidR="002A5A3E" w:rsidRDefault="002A5A3E" w:rsidP="002A5A3E">
      <w:bookmarkStart w:id="805" w:name="_Toc167232785"/>
    </w:p>
    <w:p w14:paraId="6084C25F" w14:textId="05909A49" w:rsidR="00EC72D3" w:rsidRPr="00412B93" w:rsidRDefault="00EC72D3" w:rsidP="00FA7D34">
      <w:pPr>
        <w:pStyle w:val="afd"/>
        <w:ind w:left="280" w:right="280"/>
      </w:pPr>
      <w:r w:rsidRPr="00412B93">
        <w:rPr>
          <w:rFonts w:hint="eastAsia"/>
        </w:rPr>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805"/>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45139F80" w:rsidR="00F20253" w:rsidRPr="00412B93" w:rsidRDefault="006A3602"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50)</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806" w:name="_Toc167232786"/>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806"/>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807" w:name="_Toc167232787"/>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807"/>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FA7D34">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8D449B6" w14:textId="0081B96C" w:rsidR="00EC72D3" w:rsidRPr="00412B93" w:rsidRDefault="00EC72D3" w:rsidP="00FA7D34">
      <w:pPr>
        <w:pStyle w:val="afd"/>
        <w:ind w:left="280" w:right="280"/>
      </w:pPr>
      <w:bookmarkStart w:id="808" w:name="_Toc167232788"/>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808"/>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809" w:name="_Toc167232789"/>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809"/>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6BAC19F1" w14:textId="1B22151C" w:rsidR="00F43088" w:rsidRDefault="00F43088">
      <w:pPr>
        <w:widowControl/>
        <w:spacing w:after="160" w:line="278" w:lineRule="auto"/>
        <w:rPr>
          <w:rFonts w:cs="BiauKai"/>
          <w:color w:val="000000"/>
          <w:kern w:val="0"/>
          <w:szCs w:val="28"/>
          <w14:ligatures w14:val="standardContextual"/>
        </w:rPr>
      </w:pPr>
    </w:p>
    <w:p w14:paraId="3FC161DE" w14:textId="1B1E122D" w:rsidR="00EC72D3" w:rsidRPr="00412B93" w:rsidRDefault="00EC72D3" w:rsidP="00FA7D34">
      <w:pPr>
        <w:pStyle w:val="afd"/>
        <w:ind w:left="280" w:right="280"/>
      </w:pPr>
      <w:bookmarkStart w:id="810" w:name="_Toc167232790"/>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810"/>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0701DC">
      <w:footerReference w:type="default" r:id="rId28"/>
      <w:footerReference w:type="first" r:id="rId29"/>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BE4F5" w14:textId="77777777" w:rsidR="00EE465C" w:rsidRDefault="00EE465C" w:rsidP="001C2D79">
      <w:r>
        <w:separator/>
      </w:r>
    </w:p>
    <w:p w14:paraId="500B6F8F" w14:textId="77777777" w:rsidR="00EE465C" w:rsidRDefault="00EE465C"/>
  </w:endnote>
  <w:endnote w:type="continuationSeparator" w:id="0">
    <w:p w14:paraId="26BD1893" w14:textId="77777777" w:rsidR="00EE465C" w:rsidRDefault="00EE465C" w:rsidP="001C2D79">
      <w:r>
        <w:continuationSeparator/>
      </w:r>
    </w:p>
    <w:p w14:paraId="3F649499" w14:textId="77777777" w:rsidR="00EE465C" w:rsidRDefault="00EE46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2A87" w:usb1="080E0000" w:usb2="00000016" w:usb3="00000000" w:csb0="0010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E530BE" w:rsidRDefault="00C90115" w:rsidP="00543A58">
    <w:pPr>
      <w:pStyle w:val="af1"/>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205DC" w14:textId="77777777" w:rsidR="00EE465C" w:rsidRDefault="00EE465C" w:rsidP="001C2D79">
      <w:r>
        <w:separator/>
      </w:r>
    </w:p>
    <w:p w14:paraId="1E07C7DA" w14:textId="77777777" w:rsidR="00EE465C" w:rsidRDefault="00EE465C"/>
  </w:footnote>
  <w:footnote w:type="continuationSeparator" w:id="0">
    <w:p w14:paraId="05A6CE9A" w14:textId="77777777" w:rsidR="00EE465C" w:rsidRDefault="00EE465C" w:rsidP="001C2D79">
      <w:r>
        <w:continuationSeparator/>
      </w:r>
    </w:p>
    <w:p w14:paraId="6B50A98F" w14:textId="77777777" w:rsidR="00EE465C" w:rsidRDefault="00EE46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DCB530C"/>
    <w:multiLevelType w:val="hybridMultilevel"/>
    <w:tmpl w:val="53FEB9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0"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4"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878933131">
    <w:abstractNumId w:val="13"/>
  </w:num>
  <w:num w:numId="2" w16cid:durableId="1791976973">
    <w:abstractNumId w:val="0"/>
  </w:num>
  <w:num w:numId="3" w16cid:durableId="372071988">
    <w:abstractNumId w:val="2"/>
  </w:num>
  <w:num w:numId="4" w16cid:durableId="1707019567">
    <w:abstractNumId w:val="11"/>
  </w:num>
  <w:num w:numId="5" w16cid:durableId="105316636">
    <w:abstractNumId w:val="14"/>
  </w:num>
  <w:num w:numId="6" w16cid:durableId="163788525">
    <w:abstractNumId w:val="10"/>
  </w:num>
  <w:num w:numId="7" w16cid:durableId="1229415993">
    <w:abstractNumId w:val="16"/>
  </w:num>
  <w:num w:numId="8" w16cid:durableId="1557815545">
    <w:abstractNumId w:val="18"/>
  </w:num>
  <w:num w:numId="9" w16cid:durableId="2052223175">
    <w:abstractNumId w:val="1"/>
  </w:num>
  <w:num w:numId="10" w16cid:durableId="656693659">
    <w:abstractNumId w:val="8"/>
  </w:num>
  <w:num w:numId="11" w16cid:durableId="1430276793">
    <w:abstractNumId w:val="4"/>
  </w:num>
  <w:num w:numId="12" w16cid:durableId="1944920008">
    <w:abstractNumId w:val="7"/>
  </w:num>
  <w:num w:numId="13" w16cid:durableId="115678982">
    <w:abstractNumId w:val="19"/>
  </w:num>
  <w:num w:numId="14" w16cid:durableId="2016301468">
    <w:abstractNumId w:val="15"/>
  </w:num>
  <w:num w:numId="15" w16cid:durableId="1944459272">
    <w:abstractNumId w:val="3"/>
  </w:num>
  <w:num w:numId="16" w16cid:durableId="733358213">
    <w:abstractNumId w:val="12"/>
  </w:num>
  <w:num w:numId="17" w16cid:durableId="1493523529">
    <w:abstractNumId w:val="9"/>
  </w:num>
  <w:num w:numId="18" w16cid:durableId="1046679528">
    <w:abstractNumId w:val="17"/>
  </w:num>
  <w:num w:numId="19" w16cid:durableId="1965304361">
    <w:abstractNumId w:val="5"/>
  </w:num>
  <w:num w:numId="20" w16cid:durableId="160009195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東圻 周">
    <w15:presenceInfo w15:providerId="Windows Live" w15:userId="672ff0868ae4d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08A8"/>
    <w:rsid w:val="000137C1"/>
    <w:rsid w:val="00015B4D"/>
    <w:rsid w:val="00015E99"/>
    <w:rsid w:val="00016C97"/>
    <w:rsid w:val="00017099"/>
    <w:rsid w:val="00022E6D"/>
    <w:rsid w:val="000305BA"/>
    <w:rsid w:val="00032806"/>
    <w:rsid w:val="00034A8D"/>
    <w:rsid w:val="000525E2"/>
    <w:rsid w:val="0005426D"/>
    <w:rsid w:val="00056CA2"/>
    <w:rsid w:val="000701DC"/>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2269"/>
    <w:rsid w:val="001F480B"/>
    <w:rsid w:val="00200BC6"/>
    <w:rsid w:val="002128FF"/>
    <w:rsid w:val="00213DB1"/>
    <w:rsid w:val="00216AE9"/>
    <w:rsid w:val="00220D8B"/>
    <w:rsid w:val="00222B29"/>
    <w:rsid w:val="00241972"/>
    <w:rsid w:val="00246DBF"/>
    <w:rsid w:val="002535B3"/>
    <w:rsid w:val="002604A5"/>
    <w:rsid w:val="00264156"/>
    <w:rsid w:val="00277E97"/>
    <w:rsid w:val="002924A7"/>
    <w:rsid w:val="0029526D"/>
    <w:rsid w:val="00295975"/>
    <w:rsid w:val="00296F16"/>
    <w:rsid w:val="002A34D0"/>
    <w:rsid w:val="002A5A3E"/>
    <w:rsid w:val="002B2437"/>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91548"/>
    <w:rsid w:val="003A041C"/>
    <w:rsid w:val="003A19A3"/>
    <w:rsid w:val="003A4E21"/>
    <w:rsid w:val="003B0429"/>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E761C"/>
    <w:rsid w:val="004F1112"/>
    <w:rsid w:val="004F76DE"/>
    <w:rsid w:val="00504A91"/>
    <w:rsid w:val="005117D4"/>
    <w:rsid w:val="00513493"/>
    <w:rsid w:val="005149CE"/>
    <w:rsid w:val="00515742"/>
    <w:rsid w:val="0054001B"/>
    <w:rsid w:val="00543A58"/>
    <w:rsid w:val="005454A3"/>
    <w:rsid w:val="00566F35"/>
    <w:rsid w:val="005673C1"/>
    <w:rsid w:val="00571094"/>
    <w:rsid w:val="005732B4"/>
    <w:rsid w:val="00573B96"/>
    <w:rsid w:val="005806D4"/>
    <w:rsid w:val="00583BB0"/>
    <w:rsid w:val="00586F19"/>
    <w:rsid w:val="005943B4"/>
    <w:rsid w:val="0059469B"/>
    <w:rsid w:val="005A3E79"/>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D65E3"/>
    <w:rsid w:val="005E4707"/>
    <w:rsid w:val="005E7ADA"/>
    <w:rsid w:val="005F2CDC"/>
    <w:rsid w:val="00600DE6"/>
    <w:rsid w:val="006046A9"/>
    <w:rsid w:val="006062E4"/>
    <w:rsid w:val="00611EA0"/>
    <w:rsid w:val="00613EC3"/>
    <w:rsid w:val="00614A08"/>
    <w:rsid w:val="00621E20"/>
    <w:rsid w:val="00627DC9"/>
    <w:rsid w:val="00632223"/>
    <w:rsid w:val="00640406"/>
    <w:rsid w:val="00647D1A"/>
    <w:rsid w:val="00647FCD"/>
    <w:rsid w:val="006514D0"/>
    <w:rsid w:val="0065799B"/>
    <w:rsid w:val="006668D0"/>
    <w:rsid w:val="0067071C"/>
    <w:rsid w:val="006716D7"/>
    <w:rsid w:val="0068010E"/>
    <w:rsid w:val="00683D25"/>
    <w:rsid w:val="00686D8B"/>
    <w:rsid w:val="00687615"/>
    <w:rsid w:val="00687C6B"/>
    <w:rsid w:val="00693647"/>
    <w:rsid w:val="006A3602"/>
    <w:rsid w:val="006B03AB"/>
    <w:rsid w:val="006B77D5"/>
    <w:rsid w:val="006C51D3"/>
    <w:rsid w:val="006D70B9"/>
    <w:rsid w:val="006E3CCC"/>
    <w:rsid w:val="006E6173"/>
    <w:rsid w:val="006F0DA3"/>
    <w:rsid w:val="00705030"/>
    <w:rsid w:val="007070CE"/>
    <w:rsid w:val="00707B33"/>
    <w:rsid w:val="00721C56"/>
    <w:rsid w:val="0073700A"/>
    <w:rsid w:val="0074080C"/>
    <w:rsid w:val="007438FB"/>
    <w:rsid w:val="007477B1"/>
    <w:rsid w:val="007479D3"/>
    <w:rsid w:val="007536DC"/>
    <w:rsid w:val="00754FE2"/>
    <w:rsid w:val="00755811"/>
    <w:rsid w:val="00756E7B"/>
    <w:rsid w:val="0076026C"/>
    <w:rsid w:val="0076511D"/>
    <w:rsid w:val="00773587"/>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03D31"/>
    <w:rsid w:val="0081385A"/>
    <w:rsid w:val="00813D19"/>
    <w:rsid w:val="00817A23"/>
    <w:rsid w:val="00824341"/>
    <w:rsid w:val="00831DFA"/>
    <w:rsid w:val="00833C8F"/>
    <w:rsid w:val="00843C7E"/>
    <w:rsid w:val="00852A90"/>
    <w:rsid w:val="00852E97"/>
    <w:rsid w:val="008563B0"/>
    <w:rsid w:val="008654C9"/>
    <w:rsid w:val="00870B18"/>
    <w:rsid w:val="00872BA1"/>
    <w:rsid w:val="0088155C"/>
    <w:rsid w:val="008821C8"/>
    <w:rsid w:val="008834C0"/>
    <w:rsid w:val="008968F9"/>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16D6"/>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2FCF"/>
    <w:rsid w:val="00A67435"/>
    <w:rsid w:val="00A757C2"/>
    <w:rsid w:val="00A82361"/>
    <w:rsid w:val="00A86B2E"/>
    <w:rsid w:val="00A91956"/>
    <w:rsid w:val="00A9264E"/>
    <w:rsid w:val="00A9552B"/>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87F9F"/>
    <w:rsid w:val="00B9416C"/>
    <w:rsid w:val="00BA3F53"/>
    <w:rsid w:val="00BA78AF"/>
    <w:rsid w:val="00BB0D78"/>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576C"/>
    <w:rsid w:val="00CA6356"/>
    <w:rsid w:val="00CC08AE"/>
    <w:rsid w:val="00CC3A05"/>
    <w:rsid w:val="00CD066D"/>
    <w:rsid w:val="00CD62AD"/>
    <w:rsid w:val="00CF074D"/>
    <w:rsid w:val="00CF1B03"/>
    <w:rsid w:val="00CF3436"/>
    <w:rsid w:val="00D017E3"/>
    <w:rsid w:val="00D22677"/>
    <w:rsid w:val="00D22BAF"/>
    <w:rsid w:val="00D308A0"/>
    <w:rsid w:val="00D362CF"/>
    <w:rsid w:val="00D3710C"/>
    <w:rsid w:val="00D47F4A"/>
    <w:rsid w:val="00D51D9A"/>
    <w:rsid w:val="00D53EF9"/>
    <w:rsid w:val="00D55B52"/>
    <w:rsid w:val="00D56453"/>
    <w:rsid w:val="00D57C78"/>
    <w:rsid w:val="00D634C3"/>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387B"/>
    <w:rsid w:val="00E4421B"/>
    <w:rsid w:val="00E4546D"/>
    <w:rsid w:val="00E530BE"/>
    <w:rsid w:val="00E54039"/>
    <w:rsid w:val="00E54BAC"/>
    <w:rsid w:val="00E62693"/>
    <w:rsid w:val="00E63214"/>
    <w:rsid w:val="00E6524E"/>
    <w:rsid w:val="00E71FFA"/>
    <w:rsid w:val="00E750B8"/>
    <w:rsid w:val="00E77779"/>
    <w:rsid w:val="00E83FEB"/>
    <w:rsid w:val="00E8435B"/>
    <w:rsid w:val="00E938EE"/>
    <w:rsid w:val="00EC72D3"/>
    <w:rsid w:val="00ED196B"/>
    <w:rsid w:val="00EE465C"/>
    <w:rsid w:val="00EF139B"/>
    <w:rsid w:val="00EF2591"/>
    <w:rsid w:val="00EF4490"/>
    <w:rsid w:val="00F03AC6"/>
    <w:rsid w:val="00F0628A"/>
    <w:rsid w:val="00F06369"/>
    <w:rsid w:val="00F07451"/>
    <w:rsid w:val="00F07E24"/>
    <w:rsid w:val="00F1240C"/>
    <w:rsid w:val="00F1387E"/>
    <w:rsid w:val="00F20253"/>
    <w:rsid w:val="00F27FF4"/>
    <w:rsid w:val="00F303FD"/>
    <w:rsid w:val="00F330D5"/>
    <w:rsid w:val="00F42DE5"/>
    <w:rsid w:val="00F43088"/>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79452118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 w:id="207496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38</Pages>
  <Words>2795</Words>
  <Characters>15933</Characters>
  <Application>Microsoft Office Word</Application>
  <DocSecurity>0</DocSecurity>
  <Lines>132</Lines>
  <Paragraphs>37</Paragraphs>
  <ScaleCrop>false</ScaleCrop>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325</cp:revision>
  <cp:lastPrinted>2024-05-14T11:48:00Z</cp:lastPrinted>
  <dcterms:created xsi:type="dcterms:W3CDTF">2024-04-01T06:01:00Z</dcterms:created>
  <dcterms:modified xsi:type="dcterms:W3CDTF">2024-05-22T14:04:00Z</dcterms:modified>
</cp:coreProperties>
</file>