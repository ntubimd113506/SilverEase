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011AEE" w14:textId="77777777" w:rsidR="00186D28" w:rsidRPr="00412B93" w:rsidRDefault="00186D28" w:rsidP="003C6259">
      <w:pPr>
        <w:jc w:val="distribute"/>
        <w:rPr>
          <w:color w:val="000000" w:themeColor="text1"/>
          <w:sz w:val="72"/>
        </w:rPr>
      </w:pPr>
      <w:r w:rsidRPr="00412B93">
        <w:rPr>
          <w:rFonts w:hint="eastAsia"/>
          <w:color w:val="000000" w:themeColor="text1"/>
          <w:sz w:val="72"/>
        </w:rPr>
        <w:t>國立臺北商業大學</w:t>
      </w:r>
    </w:p>
    <w:p w14:paraId="1E72E272" w14:textId="77777777" w:rsidR="00186D28" w:rsidRPr="00412B93" w:rsidRDefault="00186D28" w:rsidP="003C6259">
      <w:pPr>
        <w:jc w:val="center"/>
        <w:rPr>
          <w:color w:val="000000" w:themeColor="text1"/>
          <w:sz w:val="56"/>
        </w:rPr>
      </w:pPr>
      <w:r w:rsidRPr="00412B93">
        <w:rPr>
          <w:rFonts w:hint="eastAsia"/>
          <w:color w:val="000000" w:themeColor="text1"/>
          <w:sz w:val="56"/>
        </w:rPr>
        <w:t>資</w:t>
      </w:r>
      <w:r w:rsidRPr="00412B93">
        <w:rPr>
          <w:rFonts w:hint="eastAsia"/>
          <w:color w:val="000000" w:themeColor="text1"/>
          <w:sz w:val="56"/>
        </w:rPr>
        <w:t xml:space="preserve"> </w:t>
      </w:r>
      <w:r w:rsidRPr="00412B93">
        <w:rPr>
          <w:rFonts w:hint="eastAsia"/>
          <w:color w:val="000000" w:themeColor="text1"/>
          <w:sz w:val="56"/>
        </w:rPr>
        <w:t>訊</w:t>
      </w:r>
      <w:r w:rsidRPr="00412B93">
        <w:rPr>
          <w:rFonts w:hint="eastAsia"/>
          <w:color w:val="000000" w:themeColor="text1"/>
          <w:sz w:val="56"/>
        </w:rPr>
        <w:t xml:space="preserve"> </w:t>
      </w:r>
      <w:r w:rsidRPr="00412B93">
        <w:rPr>
          <w:rFonts w:hint="eastAsia"/>
          <w:color w:val="000000" w:themeColor="text1"/>
          <w:sz w:val="56"/>
        </w:rPr>
        <w:t>管</w:t>
      </w:r>
      <w:r w:rsidRPr="00412B93">
        <w:rPr>
          <w:rFonts w:hint="eastAsia"/>
          <w:color w:val="000000" w:themeColor="text1"/>
          <w:sz w:val="56"/>
        </w:rPr>
        <w:t xml:space="preserve"> </w:t>
      </w:r>
      <w:r w:rsidRPr="00412B93">
        <w:rPr>
          <w:rFonts w:hint="eastAsia"/>
          <w:color w:val="000000" w:themeColor="text1"/>
          <w:sz w:val="56"/>
        </w:rPr>
        <w:t>理</w:t>
      </w:r>
      <w:r w:rsidRPr="00412B93">
        <w:rPr>
          <w:rFonts w:hint="eastAsia"/>
          <w:color w:val="000000" w:themeColor="text1"/>
          <w:sz w:val="56"/>
        </w:rPr>
        <w:t xml:space="preserve"> </w:t>
      </w:r>
      <w:r w:rsidRPr="00412B93">
        <w:rPr>
          <w:rFonts w:hint="eastAsia"/>
          <w:color w:val="000000" w:themeColor="text1"/>
          <w:sz w:val="56"/>
        </w:rPr>
        <w:t>系</w:t>
      </w:r>
      <w:r w:rsidRPr="00412B93">
        <w:rPr>
          <w:rFonts w:hint="eastAsia"/>
          <w:color w:val="000000" w:themeColor="text1"/>
          <w:sz w:val="56"/>
        </w:rPr>
        <w:t xml:space="preserve"> </w:t>
      </w:r>
    </w:p>
    <w:p w14:paraId="3865FBEB" w14:textId="77777777" w:rsidR="00186D28" w:rsidRPr="00412B93" w:rsidRDefault="00186D28" w:rsidP="003C6259">
      <w:pPr>
        <w:ind w:left="1021" w:right="1021"/>
        <w:jc w:val="distribute"/>
        <w:rPr>
          <w:color w:val="000000" w:themeColor="text1"/>
          <w:sz w:val="48"/>
        </w:rPr>
      </w:pPr>
      <w:r w:rsidRPr="00412B93">
        <w:rPr>
          <w:rFonts w:cs="Arial" w:hint="eastAsia"/>
          <w:color w:val="000000" w:themeColor="text1"/>
          <w:sz w:val="48"/>
        </w:rPr>
        <w:t>113</w:t>
      </w:r>
      <w:r w:rsidRPr="00412B93">
        <w:rPr>
          <w:rFonts w:hint="eastAsia"/>
          <w:color w:val="000000" w:themeColor="text1"/>
          <w:sz w:val="48"/>
        </w:rPr>
        <w:t>資訊系統專案設計</w:t>
      </w:r>
    </w:p>
    <w:p w14:paraId="3B7E2B4E" w14:textId="77777777" w:rsidR="00186D28" w:rsidRPr="00412B93" w:rsidRDefault="00186D28" w:rsidP="003C6259">
      <w:pPr>
        <w:jc w:val="center"/>
        <w:rPr>
          <w:color w:val="000000" w:themeColor="text1"/>
          <w:sz w:val="72"/>
        </w:rPr>
      </w:pPr>
      <w:r w:rsidRPr="00412B93">
        <w:rPr>
          <w:rFonts w:hint="eastAsia"/>
          <w:b/>
          <w:bCs/>
          <w:color w:val="000000" w:themeColor="text1"/>
          <w:sz w:val="72"/>
        </w:rPr>
        <w:t>系統手冊</w:t>
      </w:r>
    </w:p>
    <w:p w14:paraId="72502D5E" w14:textId="77777777" w:rsidR="00186D28" w:rsidRPr="00412B93" w:rsidRDefault="005A7AEE" w:rsidP="003C6259">
      <w:pPr>
        <w:spacing w:before="240"/>
        <w:jc w:val="center"/>
        <w:rPr>
          <w:color w:val="000000" w:themeColor="text1"/>
          <w:sz w:val="72"/>
          <w14:shadow w14:blurRad="50800" w14:dist="38100" w14:dir="2700000" w14:sx="100000" w14:sy="100000" w14:kx="0" w14:ky="0" w14:algn="tl">
            <w14:srgbClr w14:val="000000">
              <w14:alpha w14:val="60000"/>
            </w14:srgbClr>
          </w14:shadow>
        </w:rPr>
      </w:pPr>
      <w:r w:rsidRPr="00412B93">
        <w:rPr>
          <w:noProof/>
          <w:color w:val="000000" w:themeColor="text1"/>
          <w:sz w:val="72"/>
          <w14:ligatures w14:val="standardContextual"/>
        </w:rPr>
        <w:drawing>
          <wp:inline distT="0" distB="0" distL="0" distR="0" wp14:anchorId="42A849CF" wp14:editId="4D2456DA">
            <wp:extent cx="3231840" cy="3240000"/>
            <wp:effectExtent l="0" t="0" r="0" b="0"/>
            <wp:docPr id="69161715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17153" name="圖片 691617153"/>
                    <pic:cNvPicPr/>
                  </pic:nvPicPr>
                  <pic:blipFill rotWithShape="1">
                    <a:blip r:embed="rId8">
                      <a:extLst>
                        <a:ext uri="{28A0092B-C50C-407E-A947-70E740481C1C}">
                          <a14:useLocalDpi xmlns:a14="http://schemas.microsoft.com/office/drawing/2010/main" val="0"/>
                        </a:ext>
                      </a:extLst>
                    </a:blip>
                    <a:srcRect l="4848" t="6223" r="5797" b="5578"/>
                    <a:stretch/>
                  </pic:blipFill>
                  <pic:spPr bwMode="auto">
                    <a:xfrm>
                      <a:off x="0" y="0"/>
                      <a:ext cx="3231840" cy="3240000"/>
                    </a:xfrm>
                    <a:prstGeom prst="rect">
                      <a:avLst/>
                    </a:prstGeom>
                    <a:ln>
                      <a:noFill/>
                    </a:ln>
                    <a:extLst>
                      <a:ext uri="{53640926-AAD7-44D8-BBD7-CCE9431645EC}">
                        <a14:shadowObscured xmlns:a14="http://schemas.microsoft.com/office/drawing/2010/main"/>
                      </a:ext>
                    </a:extLst>
                  </pic:spPr>
                </pic:pic>
              </a:graphicData>
            </a:graphic>
          </wp:inline>
        </w:drawing>
      </w:r>
    </w:p>
    <w:p w14:paraId="08E96DC8" w14:textId="77777777" w:rsidR="00186D28" w:rsidRPr="00412B93" w:rsidRDefault="00186D28" w:rsidP="00647D1A">
      <w:pPr>
        <w:snapToGrid w:val="0"/>
        <w:spacing w:line="360" w:lineRule="auto"/>
        <w:ind w:left="357"/>
        <w:jc w:val="both"/>
        <w:rPr>
          <w:b/>
          <w:bCs/>
          <w:color w:val="000000" w:themeColor="text1"/>
          <w:sz w:val="40"/>
        </w:rPr>
      </w:pPr>
      <w:r w:rsidRPr="00412B93">
        <w:rPr>
          <w:rFonts w:hint="eastAsia"/>
          <w:b/>
          <w:bCs/>
          <w:color w:val="000000" w:themeColor="text1"/>
          <w:sz w:val="40"/>
        </w:rPr>
        <w:t>組</w:t>
      </w:r>
      <w:r w:rsidRPr="00412B93">
        <w:rPr>
          <w:rFonts w:hint="eastAsia"/>
          <w:b/>
          <w:bCs/>
          <w:color w:val="000000" w:themeColor="text1"/>
          <w:sz w:val="40"/>
        </w:rPr>
        <w:t xml:space="preserve">    </w:t>
      </w:r>
      <w:r w:rsidRPr="00412B93">
        <w:rPr>
          <w:rFonts w:hint="eastAsia"/>
          <w:b/>
          <w:bCs/>
          <w:color w:val="000000" w:themeColor="text1"/>
          <w:sz w:val="40"/>
        </w:rPr>
        <w:t>別：第</w:t>
      </w:r>
      <w:r w:rsidRPr="00412B93">
        <w:rPr>
          <w:rFonts w:hint="eastAsia"/>
          <w:b/>
          <w:bCs/>
          <w:color w:val="000000" w:themeColor="text1"/>
          <w:sz w:val="40"/>
        </w:rPr>
        <w:t>1</w:t>
      </w:r>
      <w:r w:rsidRPr="00412B93">
        <w:rPr>
          <w:b/>
          <w:bCs/>
          <w:color w:val="000000" w:themeColor="text1"/>
          <w:sz w:val="40"/>
        </w:rPr>
        <w:t>1</w:t>
      </w:r>
      <w:r w:rsidRPr="00412B93">
        <w:rPr>
          <w:rFonts w:hint="eastAsia"/>
          <w:b/>
          <w:bCs/>
          <w:color w:val="000000" w:themeColor="text1"/>
          <w:sz w:val="40"/>
        </w:rPr>
        <w:t>3</w:t>
      </w:r>
      <w:r w:rsidR="009637FF" w:rsidRPr="00412B93">
        <w:rPr>
          <w:b/>
          <w:bCs/>
          <w:color w:val="000000" w:themeColor="text1"/>
          <w:sz w:val="40"/>
        </w:rPr>
        <w:t>506</w:t>
      </w:r>
      <w:r w:rsidRPr="00412B93">
        <w:rPr>
          <w:rFonts w:hint="eastAsia"/>
          <w:b/>
          <w:bCs/>
          <w:color w:val="000000" w:themeColor="text1"/>
          <w:sz w:val="40"/>
        </w:rPr>
        <w:t>組</w:t>
      </w:r>
    </w:p>
    <w:p w14:paraId="7E25443B" w14:textId="77777777" w:rsidR="00186D28" w:rsidRPr="00412B93" w:rsidRDefault="00186D28" w:rsidP="00647D1A">
      <w:pPr>
        <w:snapToGrid w:val="0"/>
        <w:spacing w:line="360" w:lineRule="auto"/>
        <w:ind w:left="360"/>
        <w:jc w:val="both"/>
        <w:rPr>
          <w:b/>
          <w:bCs/>
          <w:color w:val="000000" w:themeColor="text1"/>
          <w:sz w:val="40"/>
        </w:rPr>
      </w:pPr>
      <w:r w:rsidRPr="00412B93">
        <w:rPr>
          <w:rFonts w:hint="eastAsia"/>
          <w:b/>
          <w:bCs/>
          <w:color w:val="000000" w:themeColor="text1"/>
          <w:sz w:val="40"/>
        </w:rPr>
        <w:t>題</w:t>
      </w:r>
      <w:r w:rsidRPr="00412B93">
        <w:rPr>
          <w:rFonts w:hint="eastAsia"/>
          <w:b/>
          <w:bCs/>
          <w:color w:val="000000" w:themeColor="text1"/>
          <w:sz w:val="40"/>
        </w:rPr>
        <w:t xml:space="preserve">    </w:t>
      </w:r>
      <w:r w:rsidRPr="00412B93">
        <w:rPr>
          <w:rFonts w:hint="eastAsia"/>
          <w:b/>
          <w:bCs/>
          <w:color w:val="000000" w:themeColor="text1"/>
          <w:sz w:val="40"/>
        </w:rPr>
        <w:t>目：</w:t>
      </w:r>
      <w:proofErr w:type="spellStart"/>
      <w:r w:rsidR="00754FE2" w:rsidRPr="00412B93">
        <w:rPr>
          <w:b/>
          <w:bCs/>
          <w:color w:val="000000" w:themeColor="text1"/>
          <w:sz w:val="40"/>
        </w:rPr>
        <w:t>SilverEase</w:t>
      </w:r>
      <w:proofErr w:type="spellEnd"/>
    </w:p>
    <w:p w14:paraId="76B77C93" w14:textId="77777777" w:rsidR="00186D28" w:rsidRPr="00412B93" w:rsidRDefault="00186D28" w:rsidP="00647D1A">
      <w:pPr>
        <w:snapToGrid w:val="0"/>
        <w:spacing w:line="360" w:lineRule="auto"/>
        <w:ind w:left="360"/>
        <w:jc w:val="both"/>
        <w:rPr>
          <w:b/>
          <w:bCs/>
          <w:color w:val="000000" w:themeColor="text1"/>
          <w:sz w:val="40"/>
        </w:rPr>
      </w:pPr>
      <w:r w:rsidRPr="00412B93">
        <w:rPr>
          <w:rFonts w:hint="eastAsia"/>
          <w:b/>
          <w:bCs/>
          <w:color w:val="000000" w:themeColor="text1"/>
          <w:sz w:val="40"/>
        </w:rPr>
        <w:t>指導老師：</w:t>
      </w:r>
      <w:r w:rsidR="009637FF" w:rsidRPr="00412B93">
        <w:rPr>
          <w:rFonts w:hint="eastAsia"/>
          <w:b/>
          <w:bCs/>
          <w:color w:val="000000" w:themeColor="text1"/>
          <w:sz w:val="40"/>
        </w:rPr>
        <w:t>蘇建興</w:t>
      </w:r>
      <w:r w:rsidRPr="00412B93">
        <w:rPr>
          <w:rFonts w:hint="eastAsia"/>
          <w:b/>
          <w:bCs/>
          <w:color w:val="000000" w:themeColor="text1"/>
          <w:sz w:val="40"/>
        </w:rPr>
        <w:t>老師</w:t>
      </w:r>
    </w:p>
    <w:p w14:paraId="7832F807" w14:textId="77777777" w:rsidR="00186D28" w:rsidRPr="00412B93" w:rsidRDefault="00186D28" w:rsidP="00647D1A">
      <w:pPr>
        <w:snapToGrid w:val="0"/>
        <w:spacing w:line="360" w:lineRule="auto"/>
        <w:ind w:left="360"/>
        <w:jc w:val="both"/>
        <w:rPr>
          <w:b/>
          <w:bCs/>
          <w:color w:val="000000" w:themeColor="text1"/>
          <w:sz w:val="40"/>
        </w:rPr>
      </w:pPr>
      <w:r w:rsidRPr="00412B93">
        <w:rPr>
          <w:rFonts w:hint="eastAsia"/>
          <w:b/>
          <w:bCs/>
          <w:color w:val="000000" w:themeColor="text1"/>
          <w:sz w:val="40"/>
        </w:rPr>
        <w:t>組</w:t>
      </w:r>
      <w:r w:rsidRPr="00412B93">
        <w:rPr>
          <w:rFonts w:hint="eastAsia"/>
          <w:b/>
          <w:bCs/>
          <w:color w:val="000000" w:themeColor="text1"/>
          <w:sz w:val="40"/>
        </w:rPr>
        <w:t xml:space="preserve">    </w:t>
      </w:r>
      <w:r w:rsidRPr="00412B93">
        <w:rPr>
          <w:rFonts w:hint="eastAsia"/>
          <w:b/>
          <w:bCs/>
          <w:color w:val="000000" w:themeColor="text1"/>
          <w:sz w:val="40"/>
        </w:rPr>
        <w:t>長：</w:t>
      </w:r>
      <w:r w:rsidR="009637FF" w:rsidRPr="00412B93">
        <w:rPr>
          <w:b/>
          <w:bCs/>
          <w:color w:val="000000" w:themeColor="text1"/>
          <w:sz w:val="40"/>
        </w:rPr>
        <w:t>10956022</w:t>
      </w:r>
      <w:r w:rsidRPr="00412B93">
        <w:rPr>
          <w:rFonts w:hint="eastAsia"/>
          <w:b/>
          <w:bCs/>
          <w:color w:val="000000" w:themeColor="text1"/>
          <w:sz w:val="40"/>
        </w:rPr>
        <w:t xml:space="preserve"> </w:t>
      </w:r>
      <w:r w:rsidR="009637FF" w:rsidRPr="00412B93">
        <w:rPr>
          <w:rFonts w:hint="eastAsia"/>
          <w:b/>
          <w:bCs/>
          <w:color w:val="000000" w:themeColor="text1"/>
          <w:sz w:val="40"/>
        </w:rPr>
        <w:t>鄭佳宜</w:t>
      </w:r>
    </w:p>
    <w:p w14:paraId="566222A5" w14:textId="77777777" w:rsidR="00186D28" w:rsidRPr="00412B93" w:rsidRDefault="00186D28" w:rsidP="00647D1A">
      <w:pPr>
        <w:snapToGrid w:val="0"/>
        <w:spacing w:line="360" w:lineRule="auto"/>
        <w:ind w:left="360"/>
        <w:jc w:val="both"/>
        <w:rPr>
          <w:b/>
          <w:bCs/>
          <w:color w:val="000000" w:themeColor="text1"/>
          <w:sz w:val="40"/>
        </w:rPr>
      </w:pPr>
      <w:r w:rsidRPr="00412B93">
        <w:rPr>
          <w:rFonts w:hint="eastAsia"/>
          <w:b/>
          <w:bCs/>
          <w:color w:val="000000" w:themeColor="text1"/>
          <w:sz w:val="40"/>
        </w:rPr>
        <w:t>組</w:t>
      </w:r>
      <w:r w:rsidRPr="00412B93">
        <w:rPr>
          <w:rFonts w:hint="eastAsia"/>
          <w:b/>
          <w:bCs/>
          <w:color w:val="000000" w:themeColor="text1"/>
          <w:sz w:val="40"/>
        </w:rPr>
        <w:t xml:space="preserve">    </w:t>
      </w:r>
      <w:r w:rsidRPr="00412B93">
        <w:rPr>
          <w:rFonts w:hint="eastAsia"/>
          <w:b/>
          <w:bCs/>
          <w:color w:val="000000" w:themeColor="text1"/>
          <w:sz w:val="40"/>
        </w:rPr>
        <w:t>員：</w:t>
      </w:r>
      <w:r w:rsidR="009637FF" w:rsidRPr="00412B93">
        <w:rPr>
          <w:b/>
          <w:bCs/>
          <w:color w:val="000000" w:themeColor="text1"/>
          <w:sz w:val="40"/>
        </w:rPr>
        <w:t xml:space="preserve">10956007 </w:t>
      </w:r>
      <w:r w:rsidR="009637FF" w:rsidRPr="00412B93">
        <w:rPr>
          <w:rFonts w:hint="eastAsia"/>
          <w:b/>
          <w:bCs/>
          <w:color w:val="000000" w:themeColor="text1"/>
          <w:sz w:val="40"/>
        </w:rPr>
        <w:t>陳家寧</w:t>
      </w:r>
      <w:r w:rsidRPr="00412B93">
        <w:rPr>
          <w:rFonts w:hint="eastAsia"/>
          <w:b/>
          <w:bCs/>
          <w:color w:val="000000" w:themeColor="text1"/>
          <w:sz w:val="40"/>
        </w:rPr>
        <w:tab/>
      </w:r>
      <w:r w:rsidRPr="00412B93">
        <w:rPr>
          <w:rFonts w:hint="eastAsia"/>
          <w:b/>
          <w:bCs/>
          <w:color w:val="000000" w:themeColor="text1"/>
          <w:sz w:val="40"/>
        </w:rPr>
        <w:tab/>
      </w:r>
      <w:r w:rsidR="009637FF" w:rsidRPr="00412B93">
        <w:rPr>
          <w:b/>
          <w:bCs/>
          <w:color w:val="000000" w:themeColor="text1"/>
          <w:sz w:val="40"/>
        </w:rPr>
        <w:t>10956014</w:t>
      </w:r>
      <w:r w:rsidRPr="00412B93">
        <w:rPr>
          <w:rFonts w:hint="eastAsia"/>
          <w:b/>
          <w:bCs/>
          <w:color w:val="000000" w:themeColor="text1"/>
          <w:sz w:val="40"/>
        </w:rPr>
        <w:t xml:space="preserve"> </w:t>
      </w:r>
      <w:r w:rsidR="009637FF" w:rsidRPr="00412B93">
        <w:rPr>
          <w:rFonts w:hint="eastAsia"/>
          <w:b/>
          <w:bCs/>
          <w:color w:val="000000" w:themeColor="text1"/>
          <w:sz w:val="40"/>
        </w:rPr>
        <w:t>周東圻</w:t>
      </w:r>
    </w:p>
    <w:p w14:paraId="63E6F973" w14:textId="0F983FA3" w:rsidR="00F46037" w:rsidRPr="00412B93" w:rsidRDefault="00777141" w:rsidP="00777141">
      <w:pPr>
        <w:snapToGrid w:val="0"/>
        <w:spacing w:line="360" w:lineRule="auto"/>
        <w:ind w:firstLine="360"/>
        <w:jc w:val="both"/>
        <w:rPr>
          <w:b/>
          <w:bCs/>
          <w:color w:val="000000" w:themeColor="text1"/>
          <w:sz w:val="40"/>
        </w:rPr>
      </w:pPr>
      <w:r w:rsidRPr="00412B93">
        <w:rPr>
          <w:rFonts w:hint="eastAsia"/>
          <w:b/>
          <w:bCs/>
          <w:color w:val="000000" w:themeColor="text1"/>
          <w:sz w:val="40"/>
        </w:rPr>
        <w:t xml:space="preserve">          </w:t>
      </w:r>
      <w:r w:rsidR="009637FF" w:rsidRPr="00412B93">
        <w:rPr>
          <w:b/>
          <w:bCs/>
          <w:color w:val="000000" w:themeColor="text1"/>
          <w:sz w:val="40"/>
        </w:rPr>
        <w:t>10956025</w:t>
      </w:r>
      <w:r w:rsidR="00186D28" w:rsidRPr="00412B93">
        <w:rPr>
          <w:rFonts w:hint="eastAsia"/>
          <w:b/>
          <w:bCs/>
          <w:color w:val="000000" w:themeColor="text1"/>
          <w:sz w:val="40"/>
        </w:rPr>
        <w:t xml:space="preserve"> </w:t>
      </w:r>
      <w:r w:rsidR="009637FF" w:rsidRPr="00412B93">
        <w:rPr>
          <w:rFonts w:hint="eastAsia"/>
          <w:b/>
          <w:bCs/>
          <w:color w:val="000000" w:themeColor="text1"/>
          <w:sz w:val="40"/>
        </w:rPr>
        <w:t>陳</w:t>
      </w:r>
      <w:r w:rsidR="009637FF" w:rsidRPr="00412B93">
        <w:rPr>
          <w:rFonts w:hint="eastAsia"/>
          <w:b/>
          <w:bCs/>
          <w:color w:val="000000" w:themeColor="text1"/>
          <w:sz w:val="40"/>
        </w:rPr>
        <w:t xml:space="preserve"> </w:t>
      </w:r>
      <w:r w:rsidR="009637FF" w:rsidRPr="00412B93">
        <w:rPr>
          <w:b/>
          <w:bCs/>
          <w:color w:val="000000" w:themeColor="text1"/>
          <w:sz w:val="40"/>
        </w:rPr>
        <w:t xml:space="preserve"> </w:t>
      </w:r>
      <w:r w:rsidR="009637FF" w:rsidRPr="00412B93">
        <w:rPr>
          <w:rFonts w:hint="eastAsia"/>
          <w:b/>
          <w:bCs/>
          <w:color w:val="000000" w:themeColor="text1"/>
          <w:sz w:val="40"/>
        </w:rPr>
        <w:t>暄</w:t>
      </w:r>
      <w:r w:rsidR="00186D28" w:rsidRPr="00412B93">
        <w:rPr>
          <w:rFonts w:hint="eastAsia"/>
          <w:b/>
          <w:bCs/>
          <w:color w:val="000000" w:themeColor="text1"/>
          <w:sz w:val="40"/>
        </w:rPr>
        <w:tab/>
      </w:r>
      <w:r w:rsidR="00186D28" w:rsidRPr="00412B93">
        <w:rPr>
          <w:rFonts w:hint="eastAsia"/>
          <w:b/>
          <w:bCs/>
          <w:color w:val="000000" w:themeColor="text1"/>
          <w:sz w:val="40"/>
        </w:rPr>
        <w:tab/>
      </w:r>
      <w:r w:rsidR="009637FF" w:rsidRPr="00412B93">
        <w:rPr>
          <w:b/>
          <w:bCs/>
          <w:color w:val="000000" w:themeColor="text1"/>
          <w:sz w:val="40"/>
        </w:rPr>
        <w:t>10956048</w:t>
      </w:r>
      <w:r w:rsidR="00186D28" w:rsidRPr="00412B93">
        <w:rPr>
          <w:rFonts w:hint="eastAsia"/>
          <w:b/>
          <w:bCs/>
          <w:color w:val="000000" w:themeColor="text1"/>
          <w:sz w:val="40"/>
        </w:rPr>
        <w:t xml:space="preserve"> </w:t>
      </w:r>
      <w:r w:rsidR="009637FF" w:rsidRPr="00412B93">
        <w:rPr>
          <w:rFonts w:hint="eastAsia"/>
          <w:b/>
          <w:bCs/>
          <w:color w:val="000000" w:themeColor="text1"/>
          <w:sz w:val="40"/>
        </w:rPr>
        <w:t>陳</w:t>
      </w:r>
      <w:r w:rsidR="009637FF" w:rsidRPr="00412B93">
        <w:rPr>
          <w:rFonts w:cs="新細明體" w:hint="eastAsia"/>
          <w:b/>
          <w:bCs/>
          <w:color w:val="000000" w:themeColor="text1"/>
          <w:sz w:val="40"/>
        </w:rPr>
        <w:t>姸</w:t>
      </w:r>
      <w:r w:rsidR="009637FF" w:rsidRPr="00412B93">
        <w:rPr>
          <w:rFonts w:hint="eastAsia"/>
          <w:b/>
          <w:bCs/>
          <w:color w:val="000000" w:themeColor="text1"/>
          <w:sz w:val="40"/>
        </w:rPr>
        <w:t>甄</w:t>
      </w:r>
    </w:p>
    <w:p w14:paraId="59F20212" w14:textId="77777777" w:rsidR="00F07E24" w:rsidRDefault="00186D28" w:rsidP="00647D1A">
      <w:pPr>
        <w:tabs>
          <w:tab w:val="left" w:pos="2520"/>
        </w:tabs>
        <w:snapToGrid w:val="0"/>
        <w:spacing w:line="360" w:lineRule="auto"/>
        <w:ind w:left="357"/>
        <w:jc w:val="distribute"/>
        <w:rPr>
          <w:b/>
          <w:bCs/>
          <w:color w:val="000000" w:themeColor="text1"/>
          <w:sz w:val="36"/>
          <w:szCs w:val="36"/>
        </w:rPr>
      </w:pPr>
      <w:r w:rsidRPr="00412B93">
        <w:rPr>
          <w:rFonts w:hint="eastAsia"/>
          <w:b/>
          <w:bCs/>
          <w:color w:val="000000" w:themeColor="text1"/>
          <w:sz w:val="36"/>
          <w:szCs w:val="36"/>
        </w:rPr>
        <w:t>中華民國</w:t>
      </w:r>
      <w:r w:rsidRPr="00412B93">
        <w:rPr>
          <w:rFonts w:hint="eastAsia"/>
          <w:b/>
          <w:bCs/>
          <w:color w:val="000000" w:themeColor="text1"/>
          <w:sz w:val="36"/>
          <w:szCs w:val="36"/>
        </w:rPr>
        <w:t>1</w:t>
      </w:r>
      <w:r w:rsidRPr="00412B93">
        <w:rPr>
          <w:b/>
          <w:bCs/>
          <w:color w:val="000000" w:themeColor="text1"/>
          <w:sz w:val="36"/>
          <w:szCs w:val="36"/>
        </w:rPr>
        <w:t>13</w:t>
      </w:r>
      <w:r w:rsidRPr="00412B93">
        <w:rPr>
          <w:rFonts w:hint="eastAsia"/>
          <w:b/>
          <w:bCs/>
          <w:color w:val="000000" w:themeColor="text1"/>
          <w:sz w:val="36"/>
          <w:szCs w:val="36"/>
        </w:rPr>
        <w:t>年</w:t>
      </w:r>
      <w:r w:rsidR="00F80911" w:rsidRPr="00412B93">
        <w:rPr>
          <w:b/>
          <w:bCs/>
          <w:color w:val="000000" w:themeColor="text1"/>
          <w:sz w:val="36"/>
          <w:szCs w:val="36"/>
        </w:rPr>
        <w:t>05</w:t>
      </w:r>
      <w:r w:rsidRPr="00412B93">
        <w:rPr>
          <w:rFonts w:hint="eastAsia"/>
          <w:b/>
          <w:bCs/>
          <w:color w:val="000000" w:themeColor="text1"/>
          <w:sz w:val="36"/>
          <w:szCs w:val="36"/>
        </w:rPr>
        <w:t>月</w:t>
      </w:r>
      <w:r w:rsidR="00F80911" w:rsidRPr="00412B93">
        <w:rPr>
          <w:b/>
          <w:bCs/>
          <w:color w:val="000000" w:themeColor="text1"/>
          <w:sz w:val="36"/>
          <w:szCs w:val="36"/>
        </w:rPr>
        <w:t>27</w:t>
      </w:r>
      <w:r w:rsidRPr="00412B93">
        <w:rPr>
          <w:rFonts w:hint="eastAsia"/>
          <w:b/>
          <w:bCs/>
          <w:color w:val="000000" w:themeColor="text1"/>
          <w:sz w:val="36"/>
          <w:szCs w:val="36"/>
        </w:rPr>
        <w:t>日</w:t>
      </w:r>
    </w:p>
    <w:p w14:paraId="524C6151" w14:textId="4A6D709D" w:rsidR="00E77779" w:rsidRPr="00E63214" w:rsidRDefault="00E63214" w:rsidP="00E63214">
      <w:pPr>
        <w:widowControl/>
        <w:spacing w:after="160" w:line="278" w:lineRule="auto"/>
        <w:rPr>
          <w:b/>
          <w:bCs/>
          <w:color w:val="000000" w:themeColor="text1"/>
          <w:sz w:val="36"/>
          <w:szCs w:val="36"/>
        </w:rPr>
        <w:sectPr w:rsidR="00E77779" w:rsidRPr="00E63214" w:rsidSect="000701DC">
          <w:footerReference w:type="default" r:id="rId9"/>
          <w:pgSz w:w="11906" w:h="16838"/>
          <w:pgMar w:top="851" w:right="851" w:bottom="851" w:left="851" w:header="567" w:footer="567" w:gutter="0"/>
          <w:pgNumType w:start="1"/>
          <w:cols w:space="425"/>
          <w:docGrid w:type="lines" w:linePitch="381"/>
        </w:sectPr>
      </w:pPr>
      <w:r>
        <w:rPr>
          <w:b/>
          <w:bCs/>
          <w:color w:val="000000" w:themeColor="text1"/>
          <w:sz w:val="36"/>
          <w:szCs w:val="36"/>
        </w:rPr>
        <w:lastRenderedPageBreak/>
        <w:br w:type="page"/>
      </w:r>
    </w:p>
    <w:p w14:paraId="50429E6D" w14:textId="74017177" w:rsidR="00D80F16" w:rsidRPr="006668D0" w:rsidRDefault="00D80F16" w:rsidP="00FA7D34">
      <w:pPr>
        <w:snapToGrid w:val="0"/>
        <w:jc w:val="center"/>
        <w:rPr>
          <w:b/>
          <w:bCs/>
          <w:sz w:val="36"/>
          <w:szCs w:val="44"/>
        </w:rPr>
      </w:pPr>
      <w:r w:rsidRPr="006668D0">
        <w:rPr>
          <w:rFonts w:hint="eastAsia"/>
          <w:b/>
          <w:bCs/>
          <w:sz w:val="36"/>
          <w:szCs w:val="44"/>
        </w:rPr>
        <w:lastRenderedPageBreak/>
        <w:t>目錄</w:t>
      </w:r>
    </w:p>
    <w:p w14:paraId="4B407F50" w14:textId="6ABEBB61" w:rsidR="002A5A3E" w:rsidRDefault="00AA436E">
      <w:pPr>
        <w:pStyle w:val="11"/>
        <w:rPr>
          <w:rFonts w:asciiTheme="minorHAnsi" w:eastAsiaTheme="minorEastAsia" w:hAnsiTheme="minorHAnsi" w:cstheme="minorBidi"/>
          <w:b w:val="0"/>
          <w:noProof/>
          <w:sz w:val="24"/>
          <w:szCs w:val="22"/>
        </w:rPr>
      </w:pPr>
      <w:r w:rsidRPr="00FA7D34">
        <w:rPr>
          <w:bCs/>
          <w:color w:val="000000" w:themeColor="text1"/>
          <w:szCs w:val="36"/>
        </w:rPr>
        <w:fldChar w:fldCharType="begin"/>
      </w:r>
      <w:r w:rsidRPr="00FA7D34">
        <w:rPr>
          <w:bCs/>
          <w:color w:val="000000" w:themeColor="text1"/>
          <w:szCs w:val="36"/>
        </w:rPr>
        <w:instrText xml:space="preserve"> TOC \o "1-3" \h \z \u </w:instrText>
      </w:r>
      <w:r w:rsidRPr="00FA7D34">
        <w:rPr>
          <w:bCs/>
          <w:color w:val="000000" w:themeColor="text1"/>
          <w:szCs w:val="36"/>
        </w:rPr>
        <w:fldChar w:fldCharType="separate"/>
      </w:r>
      <w:hyperlink w:anchor="_Toc167232661" w:history="1">
        <w:r w:rsidR="002A5A3E" w:rsidRPr="00046D5F">
          <w:rPr>
            <w:rStyle w:val="af8"/>
            <w:rFonts w:hint="eastAsia"/>
            <w:noProof/>
          </w:rPr>
          <w:t>第一章</w:t>
        </w:r>
        <w:r w:rsidR="002A5A3E" w:rsidRPr="00046D5F">
          <w:rPr>
            <w:rStyle w:val="af8"/>
            <w:noProof/>
          </w:rPr>
          <w:t xml:space="preserve"> </w:t>
        </w:r>
        <w:r w:rsidR="002A5A3E" w:rsidRPr="00046D5F">
          <w:rPr>
            <w:rStyle w:val="af8"/>
            <w:rFonts w:hint="eastAsia"/>
            <w:noProof/>
          </w:rPr>
          <w:t>前言</w:t>
        </w:r>
        <w:r w:rsidR="002A5A3E">
          <w:rPr>
            <w:noProof/>
            <w:webHidden/>
          </w:rPr>
          <w:tab/>
        </w:r>
        <w:r w:rsidR="002A5A3E">
          <w:rPr>
            <w:noProof/>
            <w:webHidden/>
          </w:rPr>
          <w:fldChar w:fldCharType="begin"/>
        </w:r>
        <w:r w:rsidR="002A5A3E">
          <w:rPr>
            <w:noProof/>
            <w:webHidden/>
          </w:rPr>
          <w:instrText xml:space="preserve"> PAGEREF _Toc167232661 \h </w:instrText>
        </w:r>
        <w:r w:rsidR="002A5A3E">
          <w:rPr>
            <w:noProof/>
            <w:webHidden/>
          </w:rPr>
        </w:r>
        <w:r w:rsidR="002A5A3E">
          <w:rPr>
            <w:noProof/>
            <w:webHidden/>
          </w:rPr>
          <w:fldChar w:fldCharType="separate"/>
        </w:r>
        <w:r w:rsidR="002A5A3E">
          <w:rPr>
            <w:noProof/>
            <w:webHidden/>
          </w:rPr>
          <w:t>1</w:t>
        </w:r>
        <w:r w:rsidR="002A5A3E">
          <w:rPr>
            <w:noProof/>
            <w:webHidden/>
          </w:rPr>
          <w:fldChar w:fldCharType="end"/>
        </w:r>
      </w:hyperlink>
    </w:p>
    <w:p w14:paraId="0460FD94" w14:textId="302C82E7" w:rsidR="002A5A3E" w:rsidRDefault="00110DF4">
      <w:pPr>
        <w:pStyle w:val="21"/>
        <w:rPr>
          <w:rFonts w:asciiTheme="minorHAnsi" w:eastAsiaTheme="minorEastAsia" w:hAnsiTheme="minorHAnsi" w:cstheme="minorBidi"/>
          <w:noProof/>
          <w:sz w:val="24"/>
          <w:szCs w:val="22"/>
        </w:rPr>
      </w:pPr>
      <w:hyperlink w:anchor="_Toc167232662" w:history="1">
        <w:r w:rsidR="002A5A3E" w:rsidRPr="00046D5F">
          <w:rPr>
            <w:rStyle w:val="af8"/>
            <w:noProof/>
          </w:rPr>
          <w:t>1-1</w:t>
        </w:r>
        <w:r w:rsidR="002A5A3E" w:rsidRPr="00046D5F">
          <w:rPr>
            <w:rStyle w:val="af8"/>
            <w:rFonts w:hint="eastAsia"/>
            <w:noProof/>
          </w:rPr>
          <w:t>背景介紹</w:t>
        </w:r>
        <w:r w:rsidR="002A5A3E">
          <w:rPr>
            <w:noProof/>
            <w:webHidden/>
          </w:rPr>
          <w:tab/>
        </w:r>
        <w:r w:rsidR="002A5A3E">
          <w:rPr>
            <w:noProof/>
            <w:webHidden/>
          </w:rPr>
          <w:fldChar w:fldCharType="begin"/>
        </w:r>
        <w:r w:rsidR="002A5A3E">
          <w:rPr>
            <w:noProof/>
            <w:webHidden/>
          </w:rPr>
          <w:instrText xml:space="preserve"> PAGEREF _Toc167232662 \h </w:instrText>
        </w:r>
        <w:r w:rsidR="002A5A3E">
          <w:rPr>
            <w:noProof/>
            <w:webHidden/>
          </w:rPr>
        </w:r>
        <w:r w:rsidR="002A5A3E">
          <w:rPr>
            <w:noProof/>
            <w:webHidden/>
          </w:rPr>
          <w:fldChar w:fldCharType="separate"/>
        </w:r>
        <w:r w:rsidR="002A5A3E">
          <w:rPr>
            <w:noProof/>
            <w:webHidden/>
          </w:rPr>
          <w:t>1</w:t>
        </w:r>
        <w:r w:rsidR="002A5A3E">
          <w:rPr>
            <w:noProof/>
            <w:webHidden/>
          </w:rPr>
          <w:fldChar w:fldCharType="end"/>
        </w:r>
      </w:hyperlink>
    </w:p>
    <w:p w14:paraId="17ECBE41" w14:textId="32D242C1" w:rsidR="002A5A3E" w:rsidRDefault="00110DF4">
      <w:pPr>
        <w:pStyle w:val="21"/>
        <w:rPr>
          <w:rFonts w:asciiTheme="minorHAnsi" w:eastAsiaTheme="minorEastAsia" w:hAnsiTheme="minorHAnsi" w:cstheme="minorBidi"/>
          <w:noProof/>
          <w:sz w:val="24"/>
          <w:szCs w:val="22"/>
        </w:rPr>
      </w:pPr>
      <w:hyperlink w:anchor="_Toc167232663" w:history="1">
        <w:r w:rsidR="002A5A3E" w:rsidRPr="00046D5F">
          <w:rPr>
            <w:rStyle w:val="af8"/>
            <w:noProof/>
          </w:rPr>
          <w:t xml:space="preserve">1-2 </w:t>
        </w:r>
        <w:r w:rsidR="002A5A3E" w:rsidRPr="00046D5F">
          <w:rPr>
            <w:rStyle w:val="af8"/>
            <w:rFonts w:hint="eastAsia"/>
            <w:noProof/>
          </w:rPr>
          <w:t>動機</w:t>
        </w:r>
        <w:r w:rsidR="002A5A3E">
          <w:rPr>
            <w:noProof/>
            <w:webHidden/>
          </w:rPr>
          <w:tab/>
        </w:r>
        <w:r w:rsidR="002A5A3E">
          <w:rPr>
            <w:noProof/>
            <w:webHidden/>
          </w:rPr>
          <w:fldChar w:fldCharType="begin"/>
        </w:r>
        <w:r w:rsidR="002A5A3E">
          <w:rPr>
            <w:noProof/>
            <w:webHidden/>
          </w:rPr>
          <w:instrText xml:space="preserve"> PAGEREF _Toc167232663 \h </w:instrText>
        </w:r>
        <w:r w:rsidR="002A5A3E">
          <w:rPr>
            <w:noProof/>
            <w:webHidden/>
          </w:rPr>
        </w:r>
        <w:r w:rsidR="002A5A3E">
          <w:rPr>
            <w:noProof/>
            <w:webHidden/>
          </w:rPr>
          <w:fldChar w:fldCharType="separate"/>
        </w:r>
        <w:r w:rsidR="002A5A3E">
          <w:rPr>
            <w:noProof/>
            <w:webHidden/>
          </w:rPr>
          <w:t>2</w:t>
        </w:r>
        <w:r w:rsidR="002A5A3E">
          <w:rPr>
            <w:noProof/>
            <w:webHidden/>
          </w:rPr>
          <w:fldChar w:fldCharType="end"/>
        </w:r>
      </w:hyperlink>
    </w:p>
    <w:p w14:paraId="704B92E3" w14:textId="4DBADB28" w:rsidR="002A5A3E" w:rsidRDefault="00110DF4">
      <w:pPr>
        <w:pStyle w:val="21"/>
        <w:rPr>
          <w:rFonts w:asciiTheme="minorHAnsi" w:eastAsiaTheme="minorEastAsia" w:hAnsiTheme="minorHAnsi" w:cstheme="minorBidi"/>
          <w:noProof/>
          <w:sz w:val="24"/>
          <w:szCs w:val="22"/>
        </w:rPr>
      </w:pPr>
      <w:hyperlink w:anchor="_Toc167232664" w:history="1">
        <w:r w:rsidR="002A5A3E" w:rsidRPr="00046D5F">
          <w:rPr>
            <w:rStyle w:val="af8"/>
            <w:noProof/>
          </w:rPr>
          <w:t xml:space="preserve">1-3 </w:t>
        </w:r>
        <w:r w:rsidR="002A5A3E" w:rsidRPr="00046D5F">
          <w:rPr>
            <w:rStyle w:val="af8"/>
            <w:rFonts w:hint="eastAsia"/>
            <w:noProof/>
          </w:rPr>
          <w:t>系統目的與目標</w:t>
        </w:r>
        <w:r w:rsidR="002A5A3E">
          <w:rPr>
            <w:noProof/>
            <w:webHidden/>
          </w:rPr>
          <w:tab/>
        </w:r>
        <w:r w:rsidR="002A5A3E">
          <w:rPr>
            <w:noProof/>
            <w:webHidden/>
          </w:rPr>
          <w:fldChar w:fldCharType="begin"/>
        </w:r>
        <w:r w:rsidR="002A5A3E">
          <w:rPr>
            <w:noProof/>
            <w:webHidden/>
          </w:rPr>
          <w:instrText xml:space="preserve"> PAGEREF _Toc167232664 \h </w:instrText>
        </w:r>
        <w:r w:rsidR="002A5A3E">
          <w:rPr>
            <w:noProof/>
            <w:webHidden/>
          </w:rPr>
        </w:r>
        <w:r w:rsidR="002A5A3E">
          <w:rPr>
            <w:noProof/>
            <w:webHidden/>
          </w:rPr>
          <w:fldChar w:fldCharType="separate"/>
        </w:r>
        <w:r w:rsidR="002A5A3E">
          <w:rPr>
            <w:noProof/>
            <w:webHidden/>
          </w:rPr>
          <w:t>3</w:t>
        </w:r>
        <w:r w:rsidR="002A5A3E">
          <w:rPr>
            <w:noProof/>
            <w:webHidden/>
          </w:rPr>
          <w:fldChar w:fldCharType="end"/>
        </w:r>
      </w:hyperlink>
    </w:p>
    <w:p w14:paraId="1E4EEF0D" w14:textId="734510E5" w:rsidR="002A5A3E" w:rsidRDefault="00110DF4">
      <w:pPr>
        <w:pStyle w:val="21"/>
        <w:rPr>
          <w:rFonts w:asciiTheme="minorHAnsi" w:eastAsiaTheme="minorEastAsia" w:hAnsiTheme="minorHAnsi" w:cstheme="minorBidi"/>
          <w:noProof/>
          <w:sz w:val="24"/>
          <w:szCs w:val="22"/>
        </w:rPr>
      </w:pPr>
      <w:hyperlink w:anchor="_Toc167232665" w:history="1">
        <w:r w:rsidR="002A5A3E" w:rsidRPr="00046D5F">
          <w:rPr>
            <w:rStyle w:val="af8"/>
            <w:noProof/>
          </w:rPr>
          <w:t xml:space="preserve">1-4 </w:t>
        </w:r>
        <w:r w:rsidR="002A5A3E" w:rsidRPr="00046D5F">
          <w:rPr>
            <w:rStyle w:val="af8"/>
            <w:rFonts w:hint="eastAsia"/>
            <w:noProof/>
          </w:rPr>
          <w:t>預期成果</w:t>
        </w:r>
        <w:r w:rsidR="002A5A3E">
          <w:rPr>
            <w:noProof/>
            <w:webHidden/>
          </w:rPr>
          <w:tab/>
        </w:r>
        <w:r w:rsidR="002A5A3E">
          <w:rPr>
            <w:noProof/>
            <w:webHidden/>
          </w:rPr>
          <w:fldChar w:fldCharType="begin"/>
        </w:r>
        <w:r w:rsidR="002A5A3E">
          <w:rPr>
            <w:noProof/>
            <w:webHidden/>
          </w:rPr>
          <w:instrText xml:space="preserve"> PAGEREF _Toc167232665 \h </w:instrText>
        </w:r>
        <w:r w:rsidR="002A5A3E">
          <w:rPr>
            <w:noProof/>
            <w:webHidden/>
          </w:rPr>
        </w:r>
        <w:r w:rsidR="002A5A3E">
          <w:rPr>
            <w:noProof/>
            <w:webHidden/>
          </w:rPr>
          <w:fldChar w:fldCharType="separate"/>
        </w:r>
        <w:r w:rsidR="002A5A3E">
          <w:rPr>
            <w:noProof/>
            <w:webHidden/>
          </w:rPr>
          <w:t>3</w:t>
        </w:r>
        <w:r w:rsidR="002A5A3E">
          <w:rPr>
            <w:noProof/>
            <w:webHidden/>
          </w:rPr>
          <w:fldChar w:fldCharType="end"/>
        </w:r>
      </w:hyperlink>
    </w:p>
    <w:p w14:paraId="55357E71" w14:textId="1E1E565D" w:rsidR="002A5A3E" w:rsidRDefault="00110DF4">
      <w:pPr>
        <w:pStyle w:val="11"/>
        <w:rPr>
          <w:rFonts w:asciiTheme="minorHAnsi" w:eastAsiaTheme="minorEastAsia" w:hAnsiTheme="minorHAnsi" w:cstheme="minorBidi"/>
          <w:b w:val="0"/>
          <w:noProof/>
          <w:sz w:val="24"/>
          <w:szCs w:val="22"/>
        </w:rPr>
      </w:pPr>
      <w:hyperlink w:anchor="_Toc167232666" w:history="1">
        <w:r w:rsidR="002A5A3E" w:rsidRPr="00046D5F">
          <w:rPr>
            <w:rStyle w:val="af8"/>
            <w:rFonts w:hint="eastAsia"/>
            <w:noProof/>
          </w:rPr>
          <w:t>第二章</w:t>
        </w:r>
        <w:r w:rsidR="002A5A3E" w:rsidRPr="00046D5F">
          <w:rPr>
            <w:rStyle w:val="af8"/>
            <w:noProof/>
          </w:rPr>
          <w:t xml:space="preserve"> </w:t>
        </w:r>
        <w:r w:rsidR="002A5A3E" w:rsidRPr="00046D5F">
          <w:rPr>
            <w:rStyle w:val="af8"/>
            <w:rFonts w:hint="eastAsia"/>
            <w:noProof/>
          </w:rPr>
          <w:t>營運計畫</w:t>
        </w:r>
        <w:r w:rsidR="002A5A3E">
          <w:rPr>
            <w:noProof/>
            <w:webHidden/>
          </w:rPr>
          <w:tab/>
        </w:r>
        <w:r w:rsidR="002A5A3E">
          <w:rPr>
            <w:noProof/>
            <w:webHidden/>
          </w:rPr>
          <w:fldChar w:fldCharType="begin"/>
        </w:r>
        <w:r w:rsidR="002A5A3E">
          <w:rPr>
            <w:noProof/>
            <w:webHidden/>
          </w:rPr>
          <w:instrText xml:space="preserve"> PAGEREF _Toc167232666 \h </w:instrText>
        </w:r>
        <w:r w:rsidR="002A5A3E">
          <w:rPr>
            <w:noProof/>
            <w:webHidden/>
          </w:rPr>
        </w:r>
        <w:r w:rsidR="002A5A3E">
          <w:rPr>
            <w:noProof/>
            <w:webHidden/>
          </w:rPr>
          <w:fldChar w:fldCharType="separate"/>
        </w:r>
        <w:r w:rsidR="002A5A3E">
          <w:rPr>
            <w:noProof/>
            <w:webHidden/>
          </w:rPr>
          <w:t>4</w:t>
        </w:r>
        <w:r w:rsidR="002A5A3E">
          <w:rPr>
            <w:noProof/>
            <w:webHidden/>
          </w:rPr>
          <w:fldChar w:fldCharType="end"/>
        </w:r>
      </w:hyperlink>
    </w:p>
    <w:p w14:paraId="0040A227" w14:textId="4670202B" w:rsidR="002A5A3E" w:rsidRDefault="00110DF4">
      <w:pPr>
        <w:pStyle w:val="21"/>
        <w:rPr>
          <w:rFonts w:asciiTheme="minorHAnsi" w:eastAsiaTheme="minorEastAsia" w:hAnsiTheme="minorHAnsi" w:cstheme="minorBidi"/>
          <w:noProof/>
          <w:sz w:val="24"/>
          <w:szCs w:val="22"/>
        </w:rPr>
      </w:pPr>
      <w:hyperlink w:anchor="_Toc167232667" w:history="1">
        <w:r w:rsidR="002A5A3E" w:rsidRPr="00046D5F">
          <w:rPr>
            <w:rStyle w:val="af8"/>
            <w:noProof/>
          </w:rPr>
          <w:t xml:space="preserve">2-1 </w:t>
        </w:r>
        <w:r w:rsidR="002A5A3E" w:rsidRPr="00046D5F">
          <w:rPr>
            <w:rStyle w:val="af8"/>
            <w:rFonts w:hint="eastAsia"/>
            <w:noProof/>
          </w:rPr>
          <w:t>可行性分析</w:t>
        </w:r>
        <w:r w:rsidR="002A5A3E">
          <w:rPr>
            <w:noProof/>
            <w:webHidden/>
          </w:rPr>
          <w:tab/>
        </w:r>
        <w:r w:rsidR="002A5A3E">
          <w:rPr>
            <w:noProof/>
            <w:webHidden/>
          </w:rPr>
          <w:fldChar w:fldCharType="begin"/>
        </w:r>
        <w:r w:rsidR="002A5A3E">
          <w:rPr>
            <w:noProof/>
            <w:webHidden/>
          </w:rPr>
          <w:instrText xml:space="preserve"> PAGEREF _Toc167232667 \h </w:instrText>
        </w:r>
        <w:r w:rsidR="002A5A3E">
          <w:rPr>
            <w:noProof/>
            <w:webHidden/>
          </w:rPr>
        </w:r>
        <w:r w:rsidR="002A5A3E">
          <w:rPr>
            <w:noProof/>
            <w:webHidden/>
          </w:rPr>
          <w:fldChar w:fldCharType="separate"/>
        </w:r>
        <w:r w:rsidR="002A5A3E">
          <w:rPr>
            <w:noProof/>
            <w:webHidden/>
          </w:rPr>
          <w:t>4</w:t>
        </w:r>
        <w:r w:rsidR="002A5A3E">
          <w:rPr>
            <w:noProof/>
            <w:webHidden/>
          </w:rPr>
          <w:fldChar w:fldCharType="end"/>
        </w:r>
      </w:hyperlink>
    </w:p>
    <w:p w14:paraId="4A995143" w14:textId="477A9757" w:rsidR="002A5A3E" w:rsidRDefault="00110DF4">
      <w:pPr>
        <w:pStyle w:val="31"/>
        <w:tabs>
          <w:tab w:val="right" w:leader="dot" w:pos="10194"/>
        </w:tabs>
        <w:ind w:left="1120"/>
        <w:rPr>
          <w:rFonts w:asciiTheme="minorHAnsi" w:eastAsiaTheme="minorEastAsia" w:hAnsiTheme="minorHAnsi" w:cstheme="minorBidi"/>
          <w:noProof/>
          <w:sz w:val="24"/>
          <w:szCs w:val="22"/>
        </w:rPr>
      </w:pPr>
      <w:hyperlink w:anchor="_Toc167232668" w:history="1">
        <w:r w:rsidR="002A5A3E" w:rsidRPr="00046D5F">
          <w:rPr>
            <w:rStyle w:val="af8"/>
            <w:noProof/>
          </w:rPr>
          <w:t xml:space="preserve">2-1-1 </w:t>
        </w:r>
        <w:r w:rsidR="002A5A3E" w:rsidRPr="00046D5F">
          <w:rPr>
            <w:rStyle w:val="af8"/>
            <w:rFonts w:hint="eastAsia"/>
            <w:noProof/>
          </w:rPr>
          <w:t>操作可行性</w:t>
        </w:r>
        <w:r w:rsidR="002A5A3E">
          <w:rPr>
            <w:noProof/>
            <w:webHidden/>
          </w:rPr>
          <w:tab/>
        </w:r>
        <w:r w:rsidR="002A5A3E">
          <w:rPr>
            <w:noProof/>
            <w:webHidden/>
          </w:rPr>
          <w:fldChar w:fldCharType="begin"/>
        </w:r>
        <w:r w:rsidR="002A5A3E">
          <w:rPr>
            <w:noProof/>
            <w:webHidden/>
          </w:rPr>
          <w:instrText xml:space="preserve"> PAGEREF _Toc167232668 \h </w:instrText>
        </w:r>
        <w:r w:rsidR="002A5A3E">
          <w:rPr>
            <w:noProof/>
            <w:webHidden/>
          </w:rPr>
        </w:r>
        <w:r w:rsidR="002A5A3E">
          <w:rPr>
            <w:noProof/>
            <w:webHidden/>
          </w:rPr>
          <w:fldChar w:fldCharType="separate"/>
        </w:r>
        <w:r w:rsidR="002A5A3E">
          <w:rPr>
            <w:noProof/>
            <w:webHidden/>
          </w:rPr>
          <w:t>4</w:t>
        </w:r>
        <w:r w:rsidR="002A5A3E">
          <w:rPr>
            <w:noProof/>
            <w:webHidden/>
          </w:rPr>
          <w:fldChar w:fldCharType="end"/>
        </w:r>
      </w:hyperlink>
    </w:p>
    <w:p w14:paraId="76CF5FCA" w14:textId="595ED560" w:rsidR="002A5A3E" w:rsidRDefault="00110DF4">
      <w:pPr>
        <w:pStyle w:val="31"/>
        <w:tabs>
          <w:tab w:val="right" w:leader="dot" w:pos="10194"/>
        </w:tabs>
        <w:ind w:left="1120"/>
        <w:rPr>
          <w:rFonts w:asciiTheme="minorHAnsi" w:eastAsiaTheme="minorEastAsia" w:hAnsiTheme="minorHAnsi" w:cstheme="minorBidi"/>
          <w:noProof/>
          <w:sz w:val="24"/>
          <w:szCs w:val="22"/>
        </w:rPr>
      </w:pPr>
      <w:hyperlink w:anchor="_Toc167232669" w:history="1">
        <w:r w:rsidR="002A5A3E" w:rsidRPr="00046D5F">
          <w:rPr>
            <w:rStyle w:val="af8"/>
            <w:noProof/>
          </w:rPr>
          <w:t xml:space="preserve">2-1-2 </w:t>
        </w:r>
        <w:r w:rsidR="002A5A3E" w:rsidRPr="00046D5F">
          <w:rPr>
            <w:rStyle w:val="af8"/>
            <w:rFonts w:hint="eastAsia"/>
            <w:noProof/>
          </w:rPr>
          <w:t>技術可行性</w:t>
        </w:r>
        <w:r w:rsidR="002A5A3E">
          <w:rPr>
            <w:noProof/>
            <w:webHidden/>
          </w:rPr>
          <w:tab/>
        </w:r>
        <w:r w:rsidR="002A5A3E">
          <w:rPr>
            <w:noProof/>
            <w:webHidden/>
          </w:rPr>
          <w:fldChar w:fldCharType="begin"/>
        </w:r>
        <w:r w:rsidR="002A5A3E">
          <w:rPr>
            <w:noProof/>
            <w:webHidden/>
          </w:rPr>
          <w:instrText xml:space="preserve"> PAGEREF _Toc167232669 \h </w:instrText>
        </w:r>
        <w:r w:rsidR="002A5A3E">
          <w:rPr>
            <w:noProof/>
            <w:webHidden/>
          </w:rPr>
        </w:r>
        <w:r w:rsidR="002A5A3E">
          <w:rPr>
            <w:noProof/>
            <w:webHidden/>
          </w:rPr>
          <w:fldChar w:fldCharType="separate"/>
        </w:r>
        <w:r w:rsidR="002A5A3E">
          <w:rPr>
            <w:noProof/>
            <w:webHidden/>
          </w:rPr>
          <w:t>4</w:t>
        </w:r>
        <w:r w:rsidR="002A5A3E">
          <w:rPr>
            <w:noProof/>
            <w:webHidden/>
          </w:rPr>
          <w:fldChar w:fldCharType="end"/>
        </w:r>
      </w:hyperlink>
    </w:p>
    <w:p w14:paraId="0C9AB88E" w14:textId="62A32801" w:rsidR="002A5A3E" w:rsidRDefault="00110DF4">
      <w:pPr>
        <w:pStyle w:val="31"/>
        <w:tabs>
          <w:tab w:val="right" w:leader="dot" w:pos="10194"/>
        </w:tabs>
        <w:ind w:left="1120"/>
        <w:rPr>
          <w:rFonts w:asciiTheme="minorHAnsi" w:eastAsiaTheme="minorEastAsia" w:hAnsiTheme="minorHAnsi" w:cstheme="minorBidi"/>
          <w:noProof/>
          <w:sz w:val="24"/>
          <w:szCs w:val="22"/>
        </w:rPr>
      </w:pPr>
      <w:hyperlink w:anchor="_Toc167232670" w:history="1">
        <w:r w:rsidR="002A5A3E" w:rsidRPr="00046D5F">
          <w:rPr>
            <w:rStyle w:val="af8"/>
            <w:noProof/>
          </w:rPr>
          <w:t xml:space="preserve">2-1-3 </w:t>
        </w:r>
        <w:r w:rsidR="002A5A3E" w:rsidRPr="00046D5F">
          <w:rPr>
            <w:rStyle w:val="af8"/>
            <w:rFonts w:hint="eastAsia"/>
            <w:noProof/>
          </w:rPr>
          <w:t>時程可行性</w:t>
        </w:r>
        <w:r w:rsidR="002A5A3E">
          <w:rPr>
            <w:noProof/>
            <w:webHidden/>
          </w:rPr>
          <w:tab/>
        </w:r>
        <w:r w:rsidR="002A5A3E">
          <w:rPr>
            <w:noProof/>
            <w:webHidden/>
          </w:rPr>
          <w:fldChar w:fldCharType="begin"/>
        </w:r>
        <w:r w:rsidR="002A5A3E">
          <w:rPr>
            <w:noProof/>
            <w:webHidden/>
          </w:rPr>
          <w:instrText xml:space="preserve"> PAGEREF _Toc167232670 \h </w:instrText>
        </w:r>
        <w:r w:rsidR="002A5A3E">
          <w:rPr>
            <w:noProof/>
            <w:webHidden/>
          </w:rPr>
        </w:r>
        <w:r w:rsidR="002A5A3E">
          <w:rPr>
            <w:noProof/>
            <w:webHidden/>
          </w:rPr>
          <w:fldChar w:fldCharType="separate"/>
        </w:r>
        <w:r w:rsidR="002A5A3E">
          <w:rPr>
            <w:noProof/>
            <w:webHidden/>
          </w:rPr>
          <w:t>5</w:t>
        </w:r>
        <w:r w:rsidR="002A5A3E">
          <w:rPr>
            <w:noProof/>
            <w:webHidden/>
          </w:rPr>
          <w:fldChar w:fldCharType="end"/>
        </w:r>
      </w:hyperlink>
    </w:p>
    <w:p w14:paraId="26A6CFEB" w14:textId="5C65C6A3" w:rsidR="002A5A3E" w:rsidRDefault="00110DF4">
      <w:pPr>
        <w:pStyle w:val="21"/>
        <w:rPr>
          <w:rFonts w:asciiTheme="minorHAnsi" w:eastAsiaTheme="minorEastAsia" w:hAnsiTheme="minorHAnsi" w:cstheme="minorBidi"/>
          <w:noProof/>
          <w:sz w:val="24"/>
          <w:szCs w:val="22"/>
        </w:rPr>
      </w:pPr>
      <w:hyperlink w:anchor="_Toc167232671" w:history="1">
        <w:r w:rsidR="002A5A3E" w:rsidRPr="00046D5F">
          <w:rPr>
            <w:rStyle w:val="af8"/>
            <w:noProof/>
          </w:rPr>
          <w:t xml:space="preserve">2-2 </w:t>
        </w:r>
        <w:r w:rsidR="002A5A3E" w:rsidRPr="00046D5F">
          <w:rPr>
            <w:rStyle w:val="af8"/>
            <w:rFonts w:hint="eastAsia"/>
            <w:noProof/>
          </w:rPr>
          <w:t>商業模式－</w:t>
        </w:r>
        <w:r w:rsidR="002A5A3E" w:rsidRPr="00046D5F">
          <w:rPr>
            <w:rStyle w:val="af8"/>
            <w:noProof/>
          </w:rPr>
          <w:t>Business model</w:t>
        </w:r>
        <w:r w:rsidR="002A5A3E">
          <w:rPr>
            <w:noProof/>
            <w:webHidden/>
          </w:rPr>
          <w:tab/>
        </w:r>
        <w:r w:rsidR="002A5A3E">
          <w:rPr>
            <w:noProof/>
            <w:webHidden/>
          </w:rPr>
          <w:fldChar w:fldCharType="begin"/>
        </w:r>
        <w:r w:rsidR="002A5A3E">
          <w:rPr>
            <w:noProof/>
            <w:webHidden/>
          </w:rPr>
          <w:instrText xml:space="preserve"> PAGEREF _Toc167232671 \h </w:instrText>
        </w:r>
        <w:r w:rsidR="002A5A3E">
          <w:rPr>
            <w:noProof/>
            <w:webHidden/>
          </w:rPr>
        </w:r>
        <w:r w:rsidR="002A5A3E">
          <w:rPr>
            <w:noProof/>
            <w:webHidden/>
          </w:rPr>
          <w:fldChar w:fldCharType="separate"/>
        </w:r>
        <w:r w:rsidR="002A5A3E">
          <w:rPr>
            <w:noProof/>
            <w:webHidden/>
          </w:rPr>
          <w:t>5</w:t>
        </w:r>
        <w:r w:rsidR="002A5A3E">
          <w:rPr>
            <w:noProof/>
            <w:webHidden/>
          </w:rPr>
          <w:fldChar w:fldCharType="end"/>
        </w:r>
      </w:hyperlink>
    </w:p>
    <w:p w14:paraId="688323EA" w14:textId="2577F4E0" w:rsidR="002A5A3E" w:rsidRDefault="00110DF4">
      <w:pPr>
        <w:pStyle w:val="21"/>
        <w:rPr>
          <w:rFonts w:asciiTheme="minorHAnsi" w:eastAsiaTheme="minorEastAsia" w:hAnsiTheme="minorHAnsi" w:cstheme="minorBidi"/>
          <w:noProof/>
          <w:sz w:val="24"/>
          <w:szCs w:val="22"/>
        </w:rPr>
      </w:pPr>
      <w:hyperlink w:anchor="_Toc167232672" w:history="1">
        <w:r w:rsidR="002A5A3E" w:rsidRPr="00046D5F">
          <w:rPr>
            <w:rStyle w:val="af8"/>
            <w:noProof/>
          </w:rPr>
          <w:t xml:space="preserve">2-3 </w:t>
        </w:r>
        <w:r w:rsidR="002A5A3E" w:rsidRPr="00046D5F">
          <w:rPr>
            <w:rStyle w:val="af8"/>
            <w:rFonts w:hint="eastAsia"/>
            <w:noProof/>
          </w:rPr>
          <w:t>市場分析</w:t>
        </w:r>
        <w:r w:rsidR="002A5A3E" w:rsidRPr="00046D5F">
          <w:rPr>
            <w:rStyle w:val="af8"/>
            <w:noProof/>
          </w:rPr>
          <w:t>STP</w:t>
        </w:r>
        <w:r w:rsidR="002A5A3E">
          <w:rPr>
            <w:noProof/>
            <w:webHidden/>
          </w:rPr>
          <w:tab/>
        </w:r>
        <w:r w:rsidR="002A5A3E">
          <w:rPr>
            <w:noProof/>
            <w:webHidden/>
          </w:rPr>
          <w:fldChar w:fldCharType="begin"/>
        </w:r>
        <w:r w:rsidR="002A5A3E">
          <w:rPr>
            <w:noProof/>
            <w:webHidden/>
          </w:rPr>
          <w:instrText xml:space="preserve"> PAGEREF _Toc167232672 \h </w:instrText>
        </w:r>
        <w:r w:rsidR="002A5A3E">
          <w:rPr>
            <w:noProof/>
            <w:webHidden/>
          </w:rPr>
        </w:r>
        <w:r w:rsidR="002A5A3E">
          <w:rPr>
            <w:noProof/>
            <w:webHidden/>
          </w:rPr>
          <w:fldChar w:fldCharType="separate"/>
        </w:r>
        <w:r w:rsidR="002A5A3E">
          <w:rPr>
            <w:noProof/>
            <w:webHidden/>
          </w:rPr>
          <w:t>6</w:t>
        </w:r>
        <w:r w:rsidR="002A5A3E">
          <w:rPr>
            <w:noProof/>
            <w:webHidden/>
          </w:rPr>
          <w:fldChar w:fldCharType="end"/>
        </w:r>
      </w:hyperlink>
    </w:p>
    <w:p w14:paraId="0A05B508" w14:textId="06BBEA15" w:rsidR="002A5A3E" w:rsidRDefault="00110DF4">
      <w:pPr>
        <w:pStyle w:val="31"/>
        <w:tabs>
          <w:tab w:val="right" w:leader="dot" w:pos="10194"/>
        </w:tabs>
        <w:ind w:left="1120"/>
        <w:rPr>
          <w:rFonts w:asciiTheme="minorHAnsi" w:eastAsiaTheme="minorEastAsia" w:hAnsiTheme="minorHAnsi" w:cstheme="minorBidi"/>
          <w:noProof/>
          <w:sz w:val="24"/>
          <w:szCs w:val="22"/>
        </w:rPr>
      </w:pPr>
      <w:hyperlink w:anchor="_Toc167232673" w:history="1">
        <w:r w:rsidR="002A5A3E" w:rsidRPr="00046D5F">
          <w:rPr>
            <w:rStyle w:val="af8"/>
            <w:noProof/>
          </w:rPr>
          <w:t xml:space="preserve">2-3-1 </w:t>
        </w:r>
        <w:r w:rsidR="002A5A3E" w:rsidRPr="00046D5F">
          <w:rPr>
            <w:rStyle w:val="af8"/>
            <w:rFonts w:hint="eastAsia"/>
            <w:noProof/>
          </w:rPr>
          <w:t>區隔市場</w:t>
        </w:r>
        <w:r w:rsidR="002A5A3E" w:rsidRPr="00046D5F">
          <w:rPr>
            <w:rStyle w:val="af8"/>
            <w:noProof/>
          </w:rPr>
          <w:t xml:space="preserve"> Segmenting</w:t>
        </w:r>
        <w:r w:rsidR="002A5A3E">
          <w:rPr>
            <w:noProof/>
            <w:webHidden/>
          </w:rPr>
          <w:tab/>
        </w:r>
        <w:r w:rsidR="002A5A3E">
          <w:rPr>
            <w:noProof/>
            <w:webHidden/>
          </w:rPr>
          <w:fldChar w:fldCharType="begin"/>
        </w:r>
        <w:r w:rsidR="002A5A3E">
          <w:rPr>
            <w:noProof/>
            <w:webHidden/>
          </w:rPr>
          <w:instrText xml:space="preserve"> PAGEREF _Toc167232673 \h </w:instrText>
        </w:r>
        <w:r w:rsidR="002A5A3E">
          <w:rPr>
            <w:noProof/>
            <w:webHidden/>
          </w:rPr>
        </w:r>
        <w:r w:rsidR="002A5A3E">
          <w:rPr>
            <w:noProof/>
            <w:webHidden/>
          </w:rPr>
          <w:fldChar w:fldCharType="separate"/>
        </w:r>
        <w:r w:rsidR="002A5A3E">
          <w:rPr>
            <w:noProof/>
            <w:webHidden/>
          </w:rPr>
          <w:t>6</w:t>
        </w:r>
        <w:r w:rsidR="002A5A3E">
          <w:rPr>
            <w:noProof/>
            <w:webHidden/>
          </w:rPr>
          <w:fldChar w:fldCharType="end"/>
        </w:r>
      </w:hyperlink>
    </w:p>
    <w:p w14:paraId="17FEB266" w14:textId="68EB8CAB" w:rsidR="002A5A3E" w:rsidRDefault="00110DF4">
      <w:pPr>
        <w:pStyle w:val="31"/>
        <w:tabs>
          <w:tab w:val="right" w:leader="dot" w:pos="10194"/>
        </w:tabs>
        <w:ind w:left="1120"/>
        <w:rPr>
          <w:rFonts w:asciiTheme="minorHAnsi" w:eastAsiaTheme="minorEastAsia" w:hAnsiTheme="minorHAnsi" w:cstheme="minorBidi"/>
          <w:noProof/>
          <w:sz w:val="24"/>
          <w:szCs w:val="22"/>
        </w:rPr>
      </w:pPr>
      <w:hyperlink w:anchor="_Toc167232674" w:history="1">
        <w:r w:rsidR="002A5A3E" w:rsidRPr="00046D5F">
          <w:rPr>
            <w:rStyle w:val="af8"/>
            <w:noProof/>
          </w:rPr>
          <w:t xml:space="preserve">2-3-2 </w:t>
        </w:r>
        <w:r w:rsidR="002A5A3E" w:rsidRPr="00046D5F">
          <w:rPr>
            <w:rStyle w:val="af8"/>
            <w:rFonts w:hint="eastAsia"/>
            <w:noProof/>
          </w:rPr>
          <w:t>目標市場</w:t>
        </w:r>
        <w:r w:rsidR="002A5A3E" w:rsidRPr="00046D5F">
          <w:rPr>
            <w:rStyle w:val="af8"/>
            <w:noProof/>
          </w:rPr>
          <w:t xml:space="preserve"> Targeting</w:t>
        </w:r>
        <w:r w:rsidR="002A5A3E">
          <w:rPr>
            <w:noProof/>
            <w:webHidden/>
          </w:rPr>
          <w:tab/>
        </w:r>
        <w:r w:rsidR="002A5A3E">
          <w:rPr>
            <w:noProof/>
            <w:webHidden/>
          </w:rPr>
          <w:fldChar w:fldCharType="begin"/>
        </w:r>
        <w:r w:rsidR="002A5A3E">
          <w:rPr>
            <w:noProof/>
            <w:webHidden/>
          </w:rPr>
          <w:instrText xml:space="preserve"> PAGEREF _Toc167232674 \h </w:instrText>
        </w:r>
        <w:r w:rsidR="002A5A3E">
          <w:rPr>
            <w:noProof/>
            <w:webHidden/>
          </w:rPr>
        </w:r>
        <w:r w:rsidR="002A5A3E">
          <w:rPr>
            <w:noProof/>
            <w:webHidden/>
          </w:rPr>
          <w:fldChar w:fldCharType="separate"/>
        </w:r>
        <w:r w:rsidR="002A5A3E">
          <w:rPr>
            <w:noProof/>
            <w:webHidden/>
          </w:rPr>
          <w:t>6</w:t>
        </w:r>
        <w:r w:rsidR="002A5A3E">
          <w:rPr>
            <w:noProof/>
            <w:webHidden/>
          </w:rPr>
          <w:fldChar w:fldCharType="end"/>
        </w:r>
      </w:hyperlink>
    </w:p>
    <w:p w14:paraId="210EB944" w14:textId="2570E630" w:rsidR="002A5A3E" w:rsidRDefault="00110DF4">
      <w:pPr>
        <w:pStyle w:val="31"/>
        <w:tabs>
          <w:tab w:val="right" w:leader="dot" w:pos="10194"/>
        </w:tabs>
        <w:ind w:left="1120"/>
        <w:rPr>
          <w:rFonts w:asciiTheme="minorHAnsi" w:eastAsiaTheme="minorEastAsia" w:hAnsiTheme="minorHAnsi" w:cstheme="minorBidi"/>
          <w:noProof/>
          <w:sz w:val="24"/>
          <w:szCs w:val="22"/>
        </w:rPr>
      </w:pPr>
      <w:hyperlink w:anchor="_Toc167232675" w:history="1">
        <w:r w:rsidR="002A5A3E" w:rsidRPr="00046D5F">
          <w:rPr>
            <w:rStyle w:val="af8"/>
            <w:noProof/>
          </w:rPr>
          <w:t xml:space="preserve">2-3-3 </w:t>
        </w:r>
        <w:r w:rsidR="002A5A3E" w:rsidRPr="00046D5F">
          <w:rPr>
            <w:rStyle w:val="af8"/>
            <w:rFonts w:hint="eastAsia"/>
            <w:noProof/>
          </w:rPr>
          <w:t>市場定位</w:t>
        </w:r>
        <w:r w:rsidR="002A5A3E" w:rsidRPr="00046D5F">
          <w:rPr>
            <w:rStyle w:val="af8"/>
            <w:noProof/>
          </w:rPr>
          <w:t xml:space="preserve"> Positioning</w:t>
        </w:r>
        <w:r w:rsidR="002A5A3E">
          <w:rPr>
            <w:noProof/>
            <w:webHidden/>
          </w:rPr>
          <w:tab/>
        </w:r>
        <w:r w:rsidR="002A5A3E">
          <w:rPr>
            <w:noProof/>
            <w:webHidden/>
          </w:rPr>
          <w:fldChar w:fldCharType="begin"/>
        </w:r>
        <w:r w:rsidR="002A5A3E">
          <w:rPr>
            <w:noProof/>
            <w:webHidden/>
          </w:rPr>
          <w:instrText xml:space="preserve"> PAGEREF _Toc167232675 \h </w:instrText>
        </w:r>
        <w:r w:rsidR="002A5A3E">
          <w:rPr>
            <w:noProof/>
            <w:webHidden/>
          </w:rPr>
        </w:r>
        <w:r w:rsidR="002A5A3E">
          <w:rPr>
            <w:noProof/>
            <w:webHidden/>
          </w:rPr>
          <w:fldChar w:fldCharType="separate"/>
        </w:r>
        <w:r w:rsidR="002A5A3E">
          <w:rPr>
            <w:noProof/>
            <w:webHidden/>
          </w:rPr>
          <w:t>6</w:t>
        </w:r>
        <w:r w:rsidR="002A5A3E">
          <w:rPr>
            <w:noProof/>
            <w:webHidden/>
          </w:rPr>
          <w:fldChar w:fldCharType="end"/>
        </w:r>
      </w:hyperlink>
    </w:p>
    <w:p w14:paraId="4CE620BF" w14:textId="58E4BD1F" w:rsidR="002A5A3E" w:rsidRDefault="00110DF4">
      <w:pPr>
        <w:pStyle w:val="31"/>
        <w:tabs>
          <w:tab w:val="right" w:leader="dot" w:pos="10194"/>
        </w:tabs>
        <w:ind w:left="1120"/>
        <w:rPr>
          <w:rFonts w:asciiTheme="minorHAnsi" w:eastAsiaTheme="minorEastAsia" w:hAnsiTheme="minorHAnsi" w:cstheme="minorBidi"/>
          <w:noProof/>
          <w:sz w:val="24"/>
          <w:szCs w:val="22"/>
        </w:rPr>
      </w:pPr>
      <w:hyperlink w:anchor="_Toc167232676" w:history="1">
        <w:r w:rsidR="002A5A3E" w:rsidRPr="00046D5F">
          <w:rPr>
            <w:rStyle w:val="af8"/>
            <w:noProof/>
          </w:rPr>
          <w:t xml:space="preserve">2-3-4 </w:t>
        </w:r>
        <w:r w:rsidR="002A5A3E" w:rsidRPr="00046D5F">
          <w:rPr>
            <w:rStyle w:val="af8"/>
            <w:rFonts w:hint="eastAsia"/>
            <w:noProof/>
          </w:rPr>
          <w:t>相關系統比較</w:t>
        </w:r>
        <w:r w:rsidR="002A5A3E">
          <w:rPr>
            <w:noProof/>
            <w:webHidden/>
          </w:rPr>
          <w:tab/>
        </w:r>
        <w:r w:rsidR="002A5A3E">
          <w:rPr>
            <w:noProof/>
            <w:webHidden/>
          </w:rPr>
          <w:fldChar w:fldCharType="begin"/>
        </w:r>
        <w:r w:rsidR="002A5A3E">
          <w:rPr>
            <w:noProof/>
            <w:webHidden/>
          </w:rPr>
          <w:instrText xml:space="preserve"> PAGEREF _Toc167232676 \h </w:instrText>
        </w:r>
        <w:r w:rsidR="002A5A3E">
          <w:rPr>
            <w:noProof/>
            <w:webHidden/>
          </w:rPr>
        </w:r>
        <w:r w:rsidR="002A5A3E">
          <w:rPr>
            <w:noProof/>
            <w:webHidden/>
          </w:rPr>
          <w:fldChar w:fldCharType="separate"/>
        </w:r>
        <w:r w:rsidR="002A5A3E">
          <w:rPr>
            <w:noProof/>
            <w:webHidden/>
          </w:rPr>
          <w:t>7</w:t>
        </w:r>
        <w:r w:rsidR="002A5A3E">
          <w:rPr>
            <w:noProof/>
            <w:webHidden/>
          </w:rPr>
          <w:fldChar w:fldCharType="end"/>
        </w:r>
      </w:hyperlink>
    </w:p>
    <w:p w14:paraId="33831E52" w14:textId="1C371453" w:rsidR="002A5A3E" w:rsidRDefault="00110DF4">
      <w:pPr>
        <w:pStyle w:val="21"/>
        <w:rPr>
          <w:rFonts w:asciiTheme="minorHAnsi" w:eastAsiaTheme="minorEastAsia" w:hAnsiTheme="minorHAnsi" w:cstheme="minorBidi"/>
          <w:noProof/>
          <w:sz w:val="24"/>
          <w:szCs w:val="22"/>
        </w:rPr>
      </w:pPr>
      <w:hyperlink w:anchor="_Toc167232677" w:history="1">
        <w:r w:rsidR="002A5A3E" w:rsidRPr="00046D5F">
          <w:rPr>
            <w:rStyle w:val="af8"/>
            <w:noProof/>
          </w:rPr>
          <w:t xml:space="preserve">2-4 </w:t>
        </w:r>
        <w:r w:rsidR="002A5A3E" w:rsidRPr="00046D5F">
          <w:rPr>
            <w:rStyle w:val="af8"/>
            <w:rFonts w:hint="eastAsia"/>
            <w:noProof/>
          </w:rPr>
          <w:t>競爭力分析</w:t>
        </w:r>
        <w:r w:rsidR="002A5A3E" w:rsidRPr="00046D5F">
          <w:rPr>
            <w:rStyle w:val="af8"/>
            <w:noProof/>
          </w:rPr>
          <w:t>(SWOT-TOWS)</w:t>
        </w:r>
        <w:r w:rsidR="002A5A3E">
          <w:rPr>
            <w:noProof/>
            <w:webHidden/>
          </w:rPr>
          <w:tab/>
        </w:r>
        <w:r w:rsidR="002A5A3E">
          <w:rPr>
            <w:noProof/>
            <w:webHidden/>
          </w:rPr>
          <w:fldChar w:fldCharType="begin"/>
        </w:r>
        <w:r w:rsidR="002A5A3E">
          <w:rPr>
            <w:noProof/>
            <w:webHidden/>
          </w:rPr>
          <w:instrText xml:space="preserve"> PAGEREF _Toc167232677 \h </w:instrText>
        </w:r>
        <w:r w:rsidR="002A5A3E">
          <w:rPr>
            <w:noProof/>
            <w:webHidden/>
          </w:rPr>
        </w:r>
        <w:r w:rsidR="002A5A3E">
          <w:rPr>
            <w:noProof/>
            <w:webHidden/>
          </w:rPr>
          <w:fldChar w:fldCharType="separate"/>
        </w:r>
        <w:r w:rsidR="002A5A3E">
          <w:rPr>
            <w:noProof/>
            <w:webHidden/>
          </w:rPr>
          <w:t>8</w:t>
        </w:r>
        <w:r w:rsidR="002A5A3E">
          <w:rPr>
            <w:noProof/>
            <w:webHidden/>
          </w:rPr>
          <w:fldChar w:fldCharType="end"/>
        </w:r>
      </w:hyperlink>
    </w:p>
    <w:p w14:paraId="482F0EF3" w14:textId="351D8C60" w:rsidR="002A5A3E" w:rsidRDefault="00110DF4">
      <w:pPr>
        <w:pStyle w:val="11"/>
        <w:rPr>
          <w:rFonts w:asciiTheme="minorHAnsi" w:eastAsiaTheme="minorEastAsia" w:hAnsiTheme="minorHAnsi" w:cstheme="minorBidi"/>
          <w:b w:val="0"/>
          <w:noProof/>
          <w:sz w:val="24"/>
          <w:szCs w:val="22"/>
        </w:rPr>
      </w:pPr>
      <w:hyperlink w:anchor="_Toc167232678" w:history="1">
        <w:r w:rsidR="002A5A3E" w:rsidRPr="00046D5F">
          <w:rPr>
            <w:rStyle w:val="af8"/>
            <w:rFonts w:hint="eastAsia"/>
            <w:noProof/>
          </w:rPr>
          <w:t>第三章</w:t>
        </w:r>
        <w:r w:rsidR="002A5A3E" w:rsidRPr="00046D5F">
          <w:rPr>
            <w:rStyle w:val="af8"/>
            <w:noProof/>
          </w:rPr>
          <w:t xml:space="preserve"> </w:t>
        </w:r>
        <w:r w:rsidR="002A5A3E" w:rsidRPr="00046D5F">
          <w:rPr>
            <w:rStyle w:val="af8"/>
            <w:rFonts w:hint="eastAsia"/>
            <w:noProof/>
          </w:rPr>
          <w:t>系統規劃</w:t>
        </w:r>
        <w:r w:rsidR="002A5A3E">
          <w:rPr>
            <w:noProof/>
            <w:webHidden/>
          </w:rPr>
          <w:tab/>
        </w:r>
        <w:r w:rsidR="002A5A3E">
          <w:rPr>
            <w:noProof/>
            <w:webHidden/>
          </w:rPr>
          <w:fldChar w:fldCharType="begin"/>
        </w:r>
        <w:r w:rsidR="002A5A3E">
          <w:rPr>
            <w:noProof/>
            <w:webHidden/>
          </w:rPr>
          <w:instrText xml:space="preserve"> PAGEREF _Toc167232678 \h </w:instrText>
        </w:r>
        <w:r w:rsidR="002A5A3E">
          <w:rPr>
            <w:noProof/>
            <w:webHidden/>
          </w:rPr>
        </w:r>
        <w:r w:rsidR="002A5A3E">
          <w:rPr>
            <w:noProof/>
            <w:webHidden/>
          </w:rPr>
          <w:fldChar w:fldCharType="separate"/>
        </w:r>
        <w:r w:rsidR="002A5A3E">
          <w:rPr>
            <w:noProof/>
            <w:webHidden/>
          </w:rPr>
          <w:t>9</w:t>
        </w:r>
        <w:r w:rsidR="002A5A3E">
          <w:rPr>
            <w:noProof/>
            <w:webHidden/>
          </w:rPr>
          <w:fldChar w:fldCharType="end"/>
        </w:r>
      </w:hyperlink>
    </w:p>
    <w:p w14:paraId="505D4DFA" w14:textId="6E57B22D" w:rsidR="002A5A3E" w:rsidRDefault="00110DF4">
      <w:pPr>
        <w:pStyle w:val="21"/>
        <w:rPr>
          <w:rFonts w:asciiTheme="minorHAnsi" w:eastAsiaTheme="minorEastAsia" w:hAnsiTheme="minorHAnsi" w:cstheme="minorBidi"/>
          <w:noProof/>
          <w:sz w:val="24"/>
          <w:szCs w:val="22"/>
        </w:rPr>
      </w:pPr>
      <w:hyperlink w:anchor="_Toc167232679" w:history="1">
        <w:r w:rsidR="002A5A3E" w:rsidRPr="00046D5F">
          <w:rPr>
            <w:rStyle w:val="af8"/>
            <w:noProof/>
          </w:rPr>
          <w:t xml:space="preserve">3-1 </w:t>
        </w:r>
        <w:r w:rsidR="002A5A3E" w:rsidRPr="00046D5F">
          <w:rPr>
            <w:rStyle w:val="af8"/>
            <w:rFonts w:hint="eastAsia"/>
            <w:noProof/>
          </w:rPr>
          <w:t>系統架構</w:t>
        </w:r>
        <w:r w:rsidR="002A5A3E">
          <w:rPr>
            <w:noProof/>
            <w:webHidden/>
          </w:rPr>
          <w:tab/>
        </w:r>
        <w:r w:rsidR="002A5A3E">
          <w:rPr>
            <w:noProof/>
            <w:webHidden/>
          </w:rPr>
          <w:fldChar w:fldCharType="begin"/>
        </w:r>
        <w:r w:rsidR="002A5A3E">
          <w:rPr>
            <w:noProof/>
            <w:webHidden/>
          </w:rPr>
          <w:instrText xml:space="preserve"> PAGEREF _Toc167232679 \h </w:instrText>
        </w:r>
        <w:r w:rsidR="002A5A3E">
          <w:rPr>
            <w:noProof/>
            <w:webHidden/>
          </w:rPr>
        </w:r>
        <w:r w:rsidR="002A5A3E">
          <w:rPr>
            <w:noProof/>
            <w:webHidden/>
          </w:rPr>
          <w:fldChar w:fldCharType="separate"/>
        </w:r>
        <w:r w:rsidR="002A5A3E">
          <w:rPr>
            <w:noProof/>
            <w:webHidden/>
          </w:rPr>
          <w:t>9</w:t>
        </w:r>
        <w:r w:rsidR="002A5A3E">
          <w:rPr>
            <w:noProof/>
            <w:webHidden/>
          </w:rPr>
          <w:fldChar w:fldCharType="end"/>
        </w:r>
      </w:hyperlink>
    </w:p>
    <w:p w14:paraId="26855786" w14:textId="6CD8C7B9" w:rsidR="002A5A3E" w:rsidRDefault="00110DF4">
      <w:pPr>
        <w:pStyle w:val="21"/>
        <w:rPr>
          <w:rFonts w:asciiTheme="minorHAnsi" w:eastAsiaTheme="minorEastAsia" w:hAnsiTheme="minorHAnsi" w:cstheme="minorBidi"/>
          <w:noProof/>
          <w:sz w:val="24"/>
          <w:szCs w:val="22"/>
        </w:rPr>
      </w:pPr>
      <w:hyperlink w:anchor="_Toc167232680" w:history="1">
        <w:r w:rsidR="002A5A3E" w:rsidRPr="00046D5F">
          <w:rPr>
            <w:rStyle w:val="af8"/>
            <w:noProof/>
          </w:rPr>
          <w:t xml:space="preserve">3-2 </w:t>
        </w:r>
        <w:r w:rsidR="002A5A3E" w:rsidRPr="00046D5F">
          <w:rPr>
            <w:rStyle w:val="af8"/>
            <w:rFonts w:hint="eastAsia"/>
            <w:noProof/>
          </w:rPr>
          <w:t>系統軟、硬體需求與技術平台</w:t>
        </w:r>
        <w:r w:rsidR="002A5A3E">
          <w:rPr>
            <w:noProof/>
            <w:webHidden/>
          </w:rPr>
          <w:tab/>
        </w:r>
        <w:r w:rsidR="002A5A3E">
          <w:rPr>
            <w:noProof/>
            <w:webHidden/>
          </w:rPr>
          <w:fldChar w:fldCharType="begin"/>
        </w:r>
        <w:r w:rsidR="002A5A3E">
          <w:rPr>
            <w:noProof/>
            <w:webHidden/>
          </w:rPr>
          <w:instrText xml:space="preserve"> PAGEREF _Toc167232680 \h </w:instrText>
        </w:r>
        <w:r w:rsidR="002A5A3E">
          <w:rPr>
            <w:noProof/>
            <w:webHidden/>
          </w:rPr>
        </w:r>
        <w:r w:rsidR="002A5A3E">
          <w:rPr>
            <w:noProof/>
            <w:webHidden/>
          </w:rPr>
          <w:fldChar w:fldCharType="separate"/>
        </w:r>
        <w:r w:rsidR="002A5A3E">
          <w:rPr>
            <w:noProof/>
            <w:webHidden/>
          </w:rPr>
          <w:t>9</w:t>
        </w:r>
        <w:r w:rsidR="002A5A3E">
          <w:rPr>
            <w:noProof/>
            <w:webHidden/>
          </w:rPr>
          <w:fldChar w:fldCharType="end"/>
        </w:r>
      </w:hyperlink>
    </w:p>
    <w:p w14:paraId="647B7224" w14:textId="7C46D49A" w:rsidR="002A5A3E" w:rsidRDefault="00110DF4">
      <w:pPr>
        <w:pStyle w:val="21"/>
        <w:rPr>
          <w:rFonts w:asciiTheme="minorHAnsi" w:eastAsiaTheme="minorEastAsia" w:hAnsiTheme="minorHAnsi" w:cstheme="minorBidi"/>
          <w:noProof/>
          <w:sz w:val="24"/>
          <w:szCs w:val="22"/>
        </w:rPr>
      </w:pPr>
      <w:hyperlink w:anchor="_Toc167232681" w:history="1">
        <w:r w:rsidR="002A5A3E" w:rsidRPr="00046D5F">
          <w:rPr>
            <w:rStyle w:val="af8"/>
            <w:noProof/>
          </w:rPr>
          <w:t xml:space="preserve">3-3 </w:t>
        </w:r>
        <w:r w:rsidR="002A5A3E" w:rsidRPr="00046D5F">
          <w:rPr>
            <w:rStyle w:val="af8"/>
            <w:rFonts w:hint="eastAsia"/>
            <w:noProof/>
          </w:rPr>
          <w:t>開發標準與使用工具</w:t>
        </w:r>
        <w:r w:rsidR="002A5A3E">
          <w:rPr>
            <w:noProof/>
            <w:webHidden/>
          </w:rPr>
          <w:tab/>
        </w:r>
        <w:r w:rsidR="002A5A3E">
          <w:rPr>
            <w:noProof/>
            <w:webHidden/>
          </w:rPr>
          <w:fldChar w:fldCharType="begin"/>
        </w:r>
        <w:r w:rsidR="002A5A3E">
          <w:rPr>
            <w:noProof/>
            <w:webHidden/>
          </w:rPr>
          <w:instrText xml:space="preserve"> PAGEREF _Toc167232681 \h </w:instrText>
        </w:r>
        <w:r w:rsidR="002A5A3E">
          <w:rPr>
            <w:noProof/>
            <w:webHidden/>
          </w:rPr>
        </w:r>
        <w:r w:rsidR="002A5A3E">
          <w:rPr>
            <w:noProof/>
            <w:webHidden/>
          </w:rPr>
          <w:fldChar w:fldCharType="separate"/>
        </w:r>
        <w:r w:rsidR="002A5A3E">
          <w:rPr>
            <w:noProof/>
            <w:webHidden/>
          </w:rPr>
          <w:t>10</w:t>
        </w:r>
        <w:r w:rsidR="002A5A3E">
          <w:rPr>
            <w:noProof/>
            <w:webHidden/>
          </w:rPr>
          <w:fldChar w:fldCharType="end"/>
        </w:r>
      </w:hyperlink>
    </w:p>
    <w:p w14:paraId="6ED6AD56" w14:textId="1D129806" w:rsidR="002A5A3E" w:rsidRDefault="00110DF4">
      <w:pPr>
        <w:pStyle w:val="11"/>
        <w:rPr>
          <w:rFonts w:asciiTheme="minorHAnsi" w:eastAsiaTheme="minorEastAsia" w:hAnsiTheme="minorHAnsi" w:cstheme="minorBidi"/>
          <w:b w:val="0"/>
          <w:noProof/>
          <w:sz w:val="24"/>
          <w:szCs w:val="22"/>
        </w:rPr>
      </w:pPr>
      <w:hyperlink w:anchor="_Toc167232682" w:history="1">
        <w:r w:rsidR="002A5A3E" w:rsidRPr="00046D5F">
          <w:rPr>
            <w:rStyle w:val="af8"/>
            <w:rFonts w:hint="eastAsia"/>
            <w:noProof/>
          </w:rPr>
          <w:t>第四章</w:t>
        </w:r>
        <w:r w:rsidR="002A5A3E" w:rsidRPr="00046D5F">
          <w:rPr>
            <w:rStyle w:val="af8"/>
            <w:noProof/>
          </w:rPr>
          <w:t xml:space="preserve"> </w:t>
        </w:r>
        <w:r w:rsidR="002A5A3E" w:rsidRPr="00046D5F">
          <w:rPr>
            <w:rStyle w:val="af8"/>
            <w:rFonts w:hint="eastAsia"/>
            <w:noProof/>
          </w:rPr>
          <w:t>專案時程與組織分工</w:t>
        </w:r>
        <w:r w:rsidR="002A5A3E">
          <w:rPr>
            <w:noProof/>
            <w:webHidden/>
          </w:rPr>
          <w:tab/>
        </w:r>
        <w:r w:rsidR="002A5A3E">
          <w:rPr>
            <w:noProof/>
            <w:webHidden/>
          </w:rPr>
          <w:fldChar w:fldCharType="begin"/>
        </w:r>
        <w:r w:rsidR="002A5A3E">
          <w:rPr>
            <w:noProof/>
            <w:webHidden/>
          </w:rPr>
          <w:instrText xml:space="preserve"> PAGEREF _Toc167232682 \h </w:instrText>
        </w:r>
        <w:r w:rsidR="002A5A3E">
          <w:rPr>
            <w:noProof/>
            <w:webHidden/>
          </w:rPr>
        </w:r>
        <w:r w:rsidR="002A5A3E">
          <w:rPr>
            <w:noProof/>
            <w:webHidden/>
          </w:rPr>
          <w:fldChar w:fldCharType="separate"/>
        </w:r>
        <w:r w:rsidR="002A5A3E">
          <w:rPr>
            <w:noProof/>
            <w:webHidden/>
          </w:rPr>
          <w:t>11</w:t>
        </w:r>
        <w:r w:rsidR="002A5A3E">
          <w:rPr>
            <w:noProof/>
            <w:webHidden/>
          </w:rPr>
          <w:fldChar w:fldCharType="end"/>
        </w:r>
      </w:hyperlink>
    </w:p>
    <w:p w14:paraId="3CC4A96A" w14:textId="00CA7BC4" w:rsidR="002A5A3E" w:rsidRDefault="00110DF4">
      <w:pPr>
        <w:pStyle w:val="21"/>
        <w:rPr>
          <w:rFonts w:asciiTheme="minorHAnsi" w:eastAsiaTheme="minorEastAsia" w:hAnsiTheme="minorHAnsi" w:cstheme="minorBidi"/>
          <w:noProof/>
          <w:sz w:val="24"/>
          <w:szCs w:val="22"/>
        </w:rPr>
      </w:pPr>
      <w:hyperlink w:anchor="_Toc167232683" w:history="1">
        <w:r w:rsidR="002A5A3E" w:rsidRPr="00046D5F">
          <w:rPr>
            <w:rStyle w:val="af8"/>
            <w:noProof/>
          </w:rPr>
          <w:t xml:space="preserve">4-1 </w:t>
        </w:r>
        <w:r w:rsidR="002A5A3E" w:rsidRPr="00046D5F">
          <w:rPr>
            <w:rStyle w:val="af8"/>
            <w:rFonts w:hint="eastAsia"/>
            <w:noProof/>
          </w:rPr>
          <w:t>專案時程</w:t>
        </w:r>
        <w:r w:rsidR="002A5A3E">
          <w:rPr>
            <w:noProof/>
            <w:webHidden/>
          </w:rPr>
          <w:tab/>
        </w:r>
        <w:r w:rsidR="002A5A3E">
          <w:rPr>
            <w:noProof/>
            <w:webHidden/>
          </w:rPr>
          <w:fldChar w:fldCharType="begin"/>
        </w:r>
        <w:r w:rsidR="002A5A3E">
          <w:rPr>
            <w:noProof/>
            <w:webHidden/>
          </w:rPr>
          <w:instrText xml:space="preserve"> PAGEREF _Toc167232683 \h </w:instrText>
        </w:r>
        <w:r w:rsidR="002A5A3E">
          <w:rPr>
            <w:noProof/>
            <w:webHidden/>
          </w:rPr>
        </w:r>
        <w:r w:rsidR="002A5A3E">
          <w:rPr>
            <w:noProof/>
            <w:webHidden/>
          </w:rPr>
          <w:fldChar w:fldCharType="separate"/>
        </w:r>
        <w:r w:rsidR="002A5A3E">
          <w:rPr>
            <w:noProof/>
            <w:webHidden/>
          </w:rPr>
          <w:t>11</w:t>
        </w:r>
        <w:r w:rsidR="002A5A3E">
          <w:rPr>
            <w:noProof/>
            <w:webHidden/>
          </w:rPr>
          <w:fldChar w:fldCharType="end"/>
        </w:r>
      </w:hyperlink>
    </w:p>
    <w:p w14:paraId="5FA41402" w14:textId="7B91C596" w:rsidR="002A5A3E" w:rsidRDefault="00110DF4">
      <w:pPr>
        <w:pStyle w:val="21"/>
        <w:rPr>
          <w:rFonts w:asciiTheme="minorHAnsi" w:eastAsiaTheme="minorEastAsia" w:hAnsiTheme="minorHAnsi" w:cstheme="minorBidi"/>
          <w:noProof/>
          <w:sz w:val="24"/>
          <w:szCs w:val="22"/>
        </w:rPr>
      </w:pPr>
      <w:hyperlink w:anchor="_Toc167232684" w:history="1">
        <w:r w:rsidR="002A5A3E" w:rsidRPr="00046D5F">
          <w:rPr>
            <w:rStyle w:val="af8"/>
            <w:noProof/>
          </w:rPr>
          <w:t xml:space="preserve">4-2 </w:t>
        </w:r>
        <w:r w:rsidR="002A5A3E" w:rsidRPr="00046D5F">
          <w:rPr>
            <w:rStyle w:val="af8"/>
            <w:rFonts w:hint="eastAsia"/>
            <w:noProof/>
          </w:rPr>
          <w:t>專案組織與分工</w:t>
        </w:r>
        <w:r w:rsidR="002A5A3E">
          <w:rPr>
            <w:noProof/>
            <w:webHidden/>
          </w:rPr>
          <w:tab/>
        </w:r>
        <w:r w:rsidR="002A5A3E">
          <w:rPr>
            <w:noProof/>
            <w:webHidden/>
          </w:rPr>
          <w:fldChar w:fldCharType="begin"/>
        </w:r>
        <w:r w:rsidR="002A5A3E">
          <w:rPr>
            <w:noProof/>
            <w:webHidden/>
          </w:rPr>
          <w:instrText xml:space="preserve"> PAGEREF _Toc167232684 \h </w:instrText>
        </w:r>
        <w:r w:rsidR="002A5A3E">
          <w:rPr>
            <w:noProof/>
            <w:webHidden/>
          </w:rPr>
        </w:r>
        <w:r w:rsidR="002A5A3E">
          <w:rPr>
            <w:noProof/>
            <w:webHidden/>
          </w:rPr>
          <w:fldChar w:fldCharType="separate"/>
        </w:r>
        <w:r w:rsidR="002A5A3E">
          <w:rPr>
            <w:noProof/>
            <w:webHidden/>
          </w:rPr>
          <w:t>12</w:t>
        </w:r>
        <w:r w:rsidR="002A5A3E">
          <w:rPr>
            <w:noProof/>
            <w:webHidden/>
          </w:rPr>
          <w:fldChar w:fldCharType="end"/>
        </w:r>
      </w:hyperlink>
    </w:p>
    <w:p w14:paraId="34A07C06" w14:textId="37EC311D" w:rsidR="002A5A3E" w:rsidRDefault="00110DF4">
      <w:pPr>
        <w:pStyle w:val="11"/>
        <w:rPr>
          <w:rFonts w:asciiTheme="minorHAnsi" w:eastAsiaTheme="minorEastAsia" w:hAnsiTheme="minorHAnsi" w:cstheme="minorBidi"/>
          <w:b w:val="0"/>
          <w:noProof/>
          <w:sz w:val="24"/>
          <w:szCs w:val="22"/>
        </w:rPr>
      </w:pPr>
      <w:hyperlink w:anchor="_Toc167232685" w:history="1">
        <w:r w:rsidR="002A5A3E" w:rsidRPr="00046D5F">
          <w:rPr>
            <w:rStyle w:val="af8"/>
            <w:rFonts w:hint="eastAsia"/>
            <w:noProof/>
          </w:rPr>
          <w:t>第五章</w:t>
        </w:r>
        <w:r w:rsidR="002A5A3E" w:rsidRPr="00046D5F">
          <w:rPr>
            <w:rStyle w:val="af8"/>
            <w:noProof/>
          </w:rPr>
          <w:t xml:space="preserve"> </w:t>
        </w:r>
        <w:r w:rsidR="002A5A3E" w:rsidRPr="00046D5F">
          <w:rPr>
            <w:rStyle w:val="af8"/>
            <w:rFonts w:hint="eastAsia"/>
            <w:noProof/>
          </w:rPr>
          <w:t>需求模型</w:t>
        </w:r>
        <w:r w:rsidR="002A5A3E">
          <w:rPr>
            <w:noProof/>
            <w:webHidden/>
          </w:rPr>
          <w:tab/>
        </w:r>
        <w:r w:rsidR="002A5A3E">
          <w:rPr>
            <w:noProof/>
            <w:webHidden/>
          </w:rPr>
          <w:fldChar w:fldCharType="begin"/>
        </w:r>
        <w:r w:rsidR="002A5A3E">
          <w:rPr>
            <w:noProof/>
            <w:webHidden/>
          </w:rPr>
          <w:instrText xml:space="preserve"> PAGEREF _Toc167232685 \h </w:instrText>
        </w:r>
        <w:r w:rsidR="002A5A3E">
          <w:rPr>
            <w:noProof/>
            <w:webHidden/>
          </w:rPr>
        </w:r>
        <w:r w:rsidR="002A5A3E">
          <w:rPr>
            <w:noProof/>
            <w:webHidden/>
          </w:rPr>
          <w:fldChar w:fldCharType="separate"/>
        </w:r>
        <w:r w:rsidR="002A5A3E">
          <w:rPr>
            <w:noProof/>
            <w:webHidden/>
          </w:rPr>
          <w:t>14</w:t>
        </w:r>
        <w:r w:rsidR="002A5A3E">
          <w:rPr>
            <w:noProof/>
            <w:webHidden/>
          </w:rPr>
          <w:fldChar w:fldCharType="end"/>
        </w:r>
      </w:hyperlink>
    </w:p>
    <w:p w14:paraId="0BC2D038" w14:textId="3387F9D2" w:rsidR="002A5A3E" w:rsidRDefault="00110DF4">
      <w:pPr>
        <w:pStyle w:val="21"/>
        <w:rPr>
          <w:rFonts w:asciiTheme="minorHAnsi" w:eastAsiaTheme="minorEastAsia" w:hAnsiTheme="minorHAnsi" w:cstheme="minorBidi"/>
          <w:noProof/>
          <w:sz w:val="24"/>
          <w:szCs w:val="22"/>
        </w:rPr>
      </w:pPr>
      <w:hyperlink w:anchor="_Toc167232686" w:history="1">
        <w:r w:rsidR="002A5A3E" w:rsidRPr="00046D5F">
          <w:rPr>
            <w:rStyle w:val="af8"/>
            <w:noProof/>
          </w:rPr>
          <w:t xml:space="preserve">5-1 </w:t>
        </w:r>
        <w:r w:rsidR="002A5A3E" w:rsidRPr="00046D5F">
          <w:rPr>
            <w:rStyle w:val="af8"/>
            <w:rFonts w:hint="eastAsia"/>
            <w:noProof/>
          </w:rPr>
          <w:t>功能分解圖（</w:t>
        </w:r>
        <w:r w:rsidR="002A5A3E" w:rsidRPr="00046D5F">
          <w:rPr>
            <w:rStyle w:val="af8"/>
            <w:noProof/>
          </w:rPr>
          <w:t>Functional decomposition diagram</w:t>
        </w:r>
        <w:r w:rsidR="002A5A3E" w:rsidRPr="00046D5F">
          <w:rPr>
            <w:rStyle w:val="af8"/>
            <w:rFonts w:hint="eastAsia"/>
            <w:noProof/>
          </w:rPr>
          <w:t>）</w:t>
        </w:r>
        <w:r w:rsidR="002A5A3E">
          <w:rPr>
            <w:noProof/>
            <w:webHidden/>
          </w:rPr>
          <w:tab/>
        </w:r>
        <w:r w:rsidR="002A5A3E">
          <w:rPr>
            <w:noProof/>
            <w:webHidden/>
          </w:rPr>
          <w:fldChar w:fldCharType="begin"/>
        </w:r>
        <w:r w:rsidR="002A5A3E">
          <w:rPr>
            <w:noProof/>
            <w:webHidden/>
          </w:rPr>
          <w:instrText xml:space="preserve"> PAGEREF _Toc167232686 \h </w:instrText>
        </w:r>
        <w:r w:rsidR="002A5A3E">
          <w:rPr>
            <w:noProof/>
            <w:webHidden/>
          </w:rPr>
        </w:r>
        <w:r w:rsidR="002A5A3E">
          <w:rPr>
            <w:noProof/>
            <w:webHidden/>
          </w:rPr>
          <w:fldChar w:fldCharType="separate"/>
        </w:r>
        <w:r w:rsidR="002A5A3E">
          <w:rPr>
            <w:noProof/>
            <w:webHidden/>
          </w:rPr>
          <w:t>14</w:t>
        </w:r>
        <w:r w:rsidR="002A5A3E">
          <w:rPr>
            <w:noProof/>
            <w:webHidden/>
          </w:rPr>
          <w:fldChar w:fldCharType="end"/>
        </w:r>
      </w:hyperlink>
    </w:p>
    <w:p w14:paraId="4BBAA63F" w14:textId="1AA3CC11" w:rsidR="002A5A3E" w:rsidRDefault="00110DF4">
      <w:pPr>
        <w:pStyle w:val="21"/>
        <w:rPr>
          <w:rFonts w:asciiTheme="minorHAnsi" w:eastAsiaTheme="minorEastAsia" w:hAnsiTheme="minorHAnsi" w:cstheme="minorBidi"/>
          <w:noProof/>
          <w:sz w:val="24"/>
          <w:szCs w:val="22"/>
        </w:rPr>
      </w:pPr>
      <w:hyperlink w:anchor="_Toc167232687" w:history="1">
        <w:r w:rsidR="002A5A3E" w:rsidRPr="00046D5F">
          <w:rPr>
            <w:rStyle w:val="af8"/>
            <w:noProof/>
          </w:rPr>
          <w:t xml:space="preserve">5-2 </w:t>
        </w:r>
        <w:r w:rsidR="002A5A3E" w:rsidRPr="00046D5F">
          <w:rPr>
            <w:rStyle w:val="af8"/>
            <w:rFonts w:hint="eastAsia"/>
            <w:noProof/>
          </w:rPr>
          <w:t>需求清單</w:t>
        </w:r>
        <w:r w:rsidR="002A5A3E">
          <w:rPr>
            <w:noProof/>
            <w:webHidden/>
          </w:rPr>
          <w:tab/>
        </w:r>
        <w:r w:rsidR="002A5A3E">
          <w:rPr>
            <w:noProof/>
            <w:webHidden/>
          </w:rPr>
          <w:fldChar w:fldCharType="begin"/>
        </w:r>
        <w:r w:rsidR="002A5A3E">
          <w:rPr>
            <w:noProof/>
            <w:webHidden/>
          </w:rPr>
          <w:instrText xml:space="preserve"> PAGEREF _Toc167232687 \h </w:instrText>
        </w:r>
        <w:r w:rsidR="002A5A3E">
          <w:rPr>
            <w:noProof/>
            <w:webHidden/>
          </w:rPr>
        </w:r>
        <w:r w:rsidR="002A5A3E">
          <w:rPr>
            <w:noProof/>
            <w:webHidden/>
          </w:rPr>
          <w:fldChar w:fldCharType="separate"/>
        </w:r>
        <w:r w:rsidR="002A5A3E">
          <w:rPr>
            <w:noProof/>
            <w:webHidden/>
          </w:rPr>
          <w:t>15</w:t>
        </w:r>
        <w:r w:rsidR="002A5A3E">
          <w:rPr>
            <w:noProof/>
            <w:webHidden/>
          </w:rPr>
          <w:fldChar w:fldCharType="end"/>
        </w:r>
      </w:hyperlink>
    </w:p>
    <w:p w14:paraId="528897AD" w14:textId="6F58F9CC" w:rsidR="002A5A3E" w:rsidRDefault="00110DF4">
      <w:pPr>
        <w:pStyle w:val="31"/>
        <w:tabs>
          <w:tab w:val="right" w:leader="dot" w:pos="10194"/>
        </w:tabs>
        <w:ind w:left="1120"/>
        <w:rPr>
          <w:rFonts w:asciiTheme="minorHAnsi" w:eastAsiaTheme="minorEastAsia" w:hAnsiTheme="minorHAnsi" w:cstheme="minorBidi"/>
          <w:noProof/>
          <w:sz w:val="24"/>
          <w:szCs w:val="22"/>
        </w:rPr>
      </w:pPr>
      <w:hyperlink w:anchor="_Toc167232688" w:history="1">
        <w:r w:rsidR="002A5A3E" w:rsidRPr="00046D5F">
          <w:rPr>
            <w:rStyle w:val="af8"/>
            <w:noProof/>
          </w:rPr>
          <w:t xml:space="preserve">5-2-1 </w:t>
        </w:r>
        <w:r w:rsidR="002A5A3E" w:rsidRPr="00046D5F">
          <w:rPr>
            <w:rStyle w:val="af8"/>
            <w:rFonts w:hint="eastAsia"/>
            <w:noProof/>
          </w:rPr>
          <w:t>功能性需求</w:t>
        </w:r>
        <w:r w:rsidR="002A5A3E">
          <w:rPr>
            <w:noProof/>
            <w:webHidden/>
          </w:rPr>
          <w:tab/>
        </w:r>
        <w:r w:rsidR="002A5A3E">
          <w:rPr>
            <w:noProof/>
            <w:webHidden/>
          </w:rPr>
          <w:fldChar w:fldCharType="begin"/>
        </w:r>
        <w:r w:rsidR="002A5A3E">
          <w:rPr>
            <w:noProof/>
            <w:webHidden/>
          </w:rPr>
          <w:instrText xml:space="preserve"> PAGEREF _Toc167232688 \h </w:instrText>
        </w:r>
        <w:r w:rsidR="002A5A3E">
          <w:rPr>
            <w:noProof/>
            <w:webHidden/>
          </w:rPr>
        </w:r>
        <w:r w:rsidR="002A5A3E">
          <w:rPr>
            <w:noProof/>
            <w:webHidden/>
          </w:rPr>
          <w:fldChar w:fldCharType="separate"/>
        </w:r>
        <w:r w:rsidR="002A5A3E">
          <w:rPr>
            <w:noProof/>
            <w:webHidden/>
          </w:rPr>
          <w:t>15</w:t>
        </w:r>
        <w:r w:rsidR="002A5A3E">
          <w:rPr>
            <w:noProof/>
            <w:webHidden/>
          </w:rPr>
          <w:fldChar w:fldCharType="end"/>
        </w:r>
      </w:hyperlink>
    </w:p>
    <w:p w14:paraId="5D2FAB0D" w14:textId="438BD0B7" w:rsidR="002A5A3E" w:rsidRDefault="00110DF4">
      <w:pPr>
        <w:pStyle w:val="31"/>
        <w:tabs>
          <w:tab w:val="right" w:leader="dot" w:pos="10194"/>
        </w:tabs>
        <w:ind w:left="1120"/>
        <w:rPr>
          <w:rFonts w:asciiTheme="minorHAnsi" w:eastAsiaTheme="minorEastAsia" w:hAnsiTheme="minorHAnsi" w:cstheme="minorBidi"/>
          <w:noProof/>
          <w:sz w:val="24"/>
          <w:szCs w:val="22"/>
        </w:rPr>
      </w:pPr>
      <w:hyperlink w:anchor="_Toc167232689" w:history="1">
        <w:r w:rsidR="002A5A3E" w:rsidRPr="00046D5F">
          <w:rPr>
            <w:rStyle w:val="af8"/>
            <w:noProof/>
          </w:rPr>
          <w:t xml:space="preserve">5-2-2 </w:t>
        </w:r>
        <w:r w:rsidR="002A5A3E" w:rsidRPr="00046D5F">
          <w:rPr>
            <w:rStyle w:val="af8"/>
            <w:rFonts w:hint="eastAsia"/>
            <w:noProof/>
          </w:rPr>
          <w:t>非功能性需求</w:t>
        </w:r>
        <w:r w:rsidR="002A5A3E">
          <w:rPr>
            <w:noProof/>
            <w:webHidden/>
          </w:rPr>
          <w:tab/>
        </w:r>
        <w:r w:rsidR="002A5A3E">
          <w:rPr>
            <w:noProof/>
            <w:webHidden/>
          </w:rPr>
          <w:fldChar w:fldCharType="begin"/>
        </w:r>
        <w:r w:rsidR="002A5A3E">
          <w:rPr>
            <w:noProof/>
            <w:webHidden/>
          </w:rPr>
          <w:instrText xml:space="preserve"> PAGEREF _Toc167232689 \h </w:instrText>
        </w:r>
        <w:r w:rsidR="002A5A3E">
          <w:rPr>
            <w:noProof/>
            <w:webHidden/>
          </w:rPr>
        </w:r>
        <w:r w:rsidR="002A5A3E">
          <w:rPr>
            <w:noProof/>
            <w:webHidden/>
          </w:rPr>
          <w:fldChar w:fldCharType="separate"/>
        </w:r>
        <w:r w:rsidR="002A5A3E">
          <w:rPr>
            <w:noProof/>
            <w:webHidden/>
          </w:rPr>
          <w:t>15</w:t>
        </w:r>
        <w:r w:rsidR="002A5A3E">
          <w:rPr>
            <w:noProof/>
            <w:webHidden/>
          </w:rPr>
          <w:fldChar w:fldCharType="end"/>
        </w:r>
      </w:hyperlink>
    </w:p>
    <w:p w14:paraId="08C1FE73" w14:textId="70E89B63" w:rsidR="002A5A3E" w:rsidRDefault="00110DF4">
      <w:pPr>
        <w:pStyle w:val="11"/>
        <w:rPr>
          <w:rFonts w:asciiTheme="minorHAnsi" w:eastAsiaTheme="minorEastAsia" w:hAnsiTheme="minorHAnsi" w:cstheme="minorBidi"/>
          <w:b w:val="0"/>
          <w:noProof/>
          <w:sz w:val="24"/>
          <w:szCs w:val="22"/>
        </w:rPr>
      </w:pPr>
      <w:hyperlink w:anchor="_Toc167232690" w:history="1">
        <w:r w:rsidR="002A5A3E" w:rsidRPr="00046D5F">
          <w:rPr>
            <w:rStyle w:val="af8"/>
            <w:rFonts w:hint="eastAsia"/>
            <w:noProof/>
          </w:rPr>
          <w:t>第六章</w:t>
        </w:r>
        <w:r w:rsidR="002A5A3E" w:rsidRPr="00046D5F">
          <w:rPr>
            <w:rStyle w:val="af8"/>
            <w:noProof/>
          </w:rPr>
          <w:t xml:space="preserve"> </w:t>
        </w:r>
        <w:r w:rsidR="002A5A3E" w:rsidRPr="00046D5F">
          <w:rPr>
            <w:rStyle w:val="af8"/>
            <w:rFonts w:hint="eastAsia"/>
            <w:noProof/>
          </w:rPr>
          <w:t>程序模型</w:t>
        </w:r>
        <w:r w:rsidR="002A5A3E">
          <w:rPr>
            <w:noProof/>
            <w:webHidden/>
          </w:rPr>
          <w:tab/>
        </w:r>
        <w:r w:rsidR="002A5A3E">
          <w:rPr>
            <w:noProof/>
            <w:webHidden/>
          </w:rPr>
          <w:fldChar w:fldCharType="begin"/>
        </w:r>
        <w:r w:rsidR="002A5A3E">
          <w:rPr>
            <w:noProof/>
            <w:webHidden/>
          </w:rPr>
          <w:instrText xml:space="preserve"> PAGEREF _Toc167232690 \h </w:instrText>
        </w:r>
        <w:r w:rsidR="002A5A3E">
          <w:rPr>
            <w:noProof/>
            <w:webHidden/>
          </w:rPr>
        </w:r>
        <w:r w:rsidR="002A5A3E">
          <w:rPr>
            <w:noProof/>
            <w:webHidden/>
          </w:rPr>
          <w:fldChar w:fldCharType="separate"/>
        </w:r>
        <w:r w:rsidR="002A5A3E">
          <w:rPr>
            <w:noProof/>
            <w:webHidden/>
          </w:rPr>
          <w:t>16</w:t>
        </w:r>
        <w:r w:rsidR="002A5A3E">
          <w:rPr>
            <w:noProof/>
            <w:webHidden/>
          </w:rPr>
          <w:fldChar w:fldCharType="end"/>
        </w:r>
      </w:hyperlink>
    </w:p>
    <w:p w14:paraId="154B2466" w14:textId="02CAD8D7" w:rsidR="002A5A3E" w:rsidRDefault="00110DF4">
      <w:pPr>
        <w:pStyle w:val="21"/>
        <w:rPr>
          <w:rFonts w:asciiTheme="minorHAnsi" w:eastAsiaTheme="minorEastAsia" w:hAnsiTheme="minorHAnsi" w:cstheme="minorBidi"/>
          <w:noProof/>
          <w:sz w:val="24"/>
          <w:szCs w:val="22"/>
        </w:rPr>
      </w:pPr>
      <w:hyperlink w:anchor="_Toc167232691" w:history="1">
        <w:r w:rsidR="002A5A3E" w:rsidRPr="00046D5F">
          <w:rPr>
            <w:rStyle w:val="af8"/>
            <w:noProof/>
          </w:rPr>
          <w:t>6-1</w:t>
        </w:r>
        <w:r w:rsidR="002A5A3E" w:rsidRPr="00046D5F">
          <w:rPr>
            <w:rStyle w:val="af8"/>
            <w:rFonts w:hint="eastAsia"/>
            <w:noProof/>
          </w:rPr>
          <w:t>資料流程圖</w:t>
        </w:r>
        <w:r w:rsidR="002A5A3E" w:rsidRPr="00046D5F">
          <w:rPr>
            <w:rStyle w:val="af8"/>
            <w:noProof/>
          </w:rPr>
          <w:t>(Data flow diagram)</w:t>
        </w:r>
        <w:r w:rsidR="002A5A3E">
          <w:rPr>
            <w:noProof/>
            <w:webHidden/>
          </w:rPr>
          <w:tab/>
        </w:r>
        <w:r w:rsidR="002A5A3E">
          <w:rPr>
            <w:noProof/>
            <w:webHidden/>
          </w:rPr>
          <w:fldChar w:fldCharType="begin"/>
        </w:r>
        <w:r w:rsidR="002A5A3E">
          <w:rPr>
            <w:noProof/>
            <w:webHidden/>
          </w:rPr>
          <w:instrText xml:space="preserve"> PAGEREF _Toc167232691 \h </w:instrText>
        </w:r>
        <w:r w:rsidR="002A5A3E">
          <w:rPr>
            <w:noProof/>
            <w:webHidden/>
          </w:rPr>
        </w:r>
        <w:r w:rsidR="002A5A3E">
          <w:rPr>
            <w:noProof/>
            <w:webHidden/>
          </w:rPr>
          <w:fldChar w:fldCharType="separate"/>
        </w:r>
        <w:r w:rsidR="002A5A3E">
          <w:rPr>
            <w:noProof/>
            <w:webHidden/>
          </w:rPr>
          <w:t>16</w:t>
        </w:r>
        <w:r w:rsidR="002A5A3E">
          <w:rPr>
            <w:noProof/>
            <w:webHidden/>
          </w:rPr>
          <w:fldChar w:fldCharType="end"/>
        </w:r>
      </w:hyperlink>
    </w:p>
    <w:p w14:paraId="7EC00D61" w14:textId="792CFC71" w:rsidR="002A5A3E" w:rsidRDefault="00110DF4">
      <w:pPr>
        <w:pStyle w:val="21"/>
        <w:rPr>
          <w:rFonts w:asciiTheme="minorHAnsi" w:eastAsiaTheme="minorEastAsia" w:hAnsiTheme="minorHAnsi" w:cstheme="minorBidi"/>
          <w:noProof/>
          <w:sz w:val="24"/>
          <w:szCs w:val="22"/>
        </w:rPr>
      </w:pPr>
      <w:hyperlink w:anchor="_Toc167232692" w:history="1">
        <w:r w:rsidR="002A5A3E" w:rsidRPr="00046D5F">
          <w:rPr>
            <w:rStyle w:val="af8"/>
            <w:noProof/>
          </w:rPr>
          <w:t>6-2</w:t>
        </w:r>
        <w:r w:rsidR="002A5A3E" w:rsidRPr="00046D5F">
          <w:rPr>
            <w:rStyle w:val="af8"/>
            <w:rFonts w:hint="eastAsia"/>
            <w:noProof/>
          </w:rPr>
          <w:t>程序規格書</w:t>
        </w:r>
        <w:r w:rsidR="002A5A3E" w:rsidRPr="00046D5F">
          <w:rPr>
            <w:rStyle w:val="af8"/>
            <w:noProof/>
          </w:rPr>
          <w:t>(Process specification)</w:t>
        </w:r>
        <w:r w:rsidR="002A5A3E">
          <w:rPr>
            <w:noProof/>
            <w:webHidden/>
          </w:rPr>
          <w:tab/>
        </w:r>
        <w:r w:rsidR="002A5A3E">
          <w:rPr>
            <w:noProof/>
            <w:webHidden/>
          </w:rPr>
          <w:fldChar w:fldCharType="begin"/>
        </w:r>
        <w:r w:rsidR="002A5A3E">
          <w:rPr>
            <w:noProof/>
            <w:webHidden/>
          </w:rPr>
          <w:instrText xml:space="preserve"> PAGEREF _Toc167232692 \h </w:instrText>
        </w:r>
        <w:r w:rsidR="002A5A3E">
          <w:rPr>
            <w:noProof/>
            <w:webHidden/>
          </w:rPr>
        </w:r>
        <w:r w:rsidR="002A5A3E">
          <w:rPr>
            <w:noProof/>
            <w:webHidden/>
          </w:rPr>
          <w:fldChar w:fldCharType="separate"/>
        </w:r>
        <w:r w:rsidR="002A5A3E">
          <w:rPr>
            <w:noProof/>
            <w:webHidden/>
          </w:rPr>
          <w:t>19</w:t>
        </w:r>
        <w:r w:rsidR="002A5A3E">
          <w:rPr>
            <w:noProof/>
            <w:webHidden/>
          </w:rPr>
          <w:fldChar w:fldCharType="end"/>
        </w:r>
      </w:hyperlink>
    </w:p>
    <w:p w14:paraId="28CE4883" w14:textId="15F3B4DF" w:rsidR="002A5A3E" w:rsidRDefault="00110DF4">
      <w:pPr>
        <w:pStyle w:val="11"/>
        <w:rPr>
          <w:rFonts w:asciiTheme="minorHAnsi" w:eastAsiaTheme="minorEastAsia" w:hAnsiTheme="minorHAnsi" w:cstheme="minorBidi"/>
          <w:b w:val="0"/>
          <w:noProof/>
          <w:sz w:val="24"/>
          <w:szCs w:val="22"/>
        </w:rPr>
      </w:pPr>
      <w:hyperlink w:anchor="_Toc167232693" w:history="1">
        <w:r w:rsidR="002A5A3E" w:rsidRPr="00046D5F">
          <w:rPr>
            <w:rStyle w:val="af8"/>
            <w:rFonts w:hint="eastAsia"/>
            <w:noProof/>
          </w:rPr>
          <w:t>第七章</w:t>
        </w:r>
        <w:r w:rsidR="002A5A3E" w:rsidRPr="00046D5F">
          <w:rPr>
            <w:rStyle w:val="af8"/>
            <w:noProof/>
          </w:rPr>
          <w:t xml:space="preserve"> </w:t>
        </w:r>
        <w:r w:rsidR="002A5A3E" w:rsidRPr="00046D5F">
          <w:rPr>
            <w:rStyle w:val="af8"/>
            <w:rFonts w:hint="eastAsia"/>
            <w:noProof/>
          </w:rPr>
          <w:t>資料模型</w:t>
        </w:r>
        <w:r w:rsidR="002A5A3E">
          <w:rPr>
            <w:noProof/>
            <w:webHidden/>
          </w:rPr>
          <w:tab/>
        </w:r>
        <w:r w:rsidR="002A5A3E">
          <w:rPr>
            <w:noProof/>
            <w:webHidden/>
          </w:rPr>
          <w:fldChar w:fldCharType="begin"/>
        </w:r>
        <w:r w:rsidR="002A5A3E">
          <w:rPr>
            <w:noProof/>
            <w:webHidden/>
          </w:rPr>
          <w:instrText xml:space="preserve"> PAGEREF _Toc167232693 \h </w:instrText>
        </w:r>
        <w:r w:rsidR="002A5A3E">
          <w:rPr>
            <w:noProof/>
            <w:webHidden/>
          </w:rPr>
        </w:r>
        <w:r w:rsidR="002A5A3E">
          <w:rPr>
            <w:noProof/>
            <w:webHidden/>
          </w:rPr>
          <w:fldChar w:fldCharType="separate"/>
        </w:r>
        <w:r w:rsidR="002A5A3E">
          <w:rPr>
            <w:noProof/>
            <w:webHidden/>
          </w:rPr>
          <w:t>21</w:t>
        </w:r>
        <w:r w:rsidR="002A5A3E">
          <w:rPr>
            <w:noProof/>
            <w:webHidden/>
          </w:rPr>
          <w:fldChar w:fldCharType="end"/>
        </w:r>
      </w:hyperlink>
    </w:p>
    <w:p w14:paraId="0CC09040" w14:textId="7272FD6D" w:rsidR="002A5A3E" w:rsidRDefault="00110DF4">
      <w:pPr>
        <w:pStyle w:val="21"/>
        <w:rPr>
          <w:rFonts w:asciiTheme="minorHAnsi" w:eastAsiaTheme="minorEastAsia" w:hAnsiTheme="minorHAnsi" w:cstheme="minorBidi"/>
          <w:noProof/>
          <w:sz w:val="24"/>
          <w:szCs w:val="22"/>
        </w:rPr>
      </w:pPr>
      <w:hyperlink w:anchor="_Toc167232694" w:history="1">
        <w:r w:rsidR="002A5A3E" w:rsidRPr="00046D5F">
          <w:rPr>
            <w:rStyle w:val="af8"/>
            <w:noProof/>
          </w:rPr>
          <w:t>7-1</w:t>
        </w:r>
        <w:r w:rsidR="002A5A3E" w:rsidRPr="00046D5F">
          <w:rPr>
            <w:rStyle w:val="af8"/>
            <w:rFonts w:hint="eastAsia"/>
            <w:noProof/>
          </w:rPr>
          <w:t>實體關聯圖</w:t>
        </w:r>
        <w:r w:rsidR="002A5A3E" w:rsidRPr="00046D5F">
          <w:rPr>
            <w:rStyle w:val="af8"/>
            <w:noProof/>
          </w:rPr>
          <w:t>(Entity relationship diagram)</w:t>
        </w:r>
        <w:r w:rsidR="002A5A3E">
          <w:rPr>
            <w:noProof/>
            <w:webHidden/>
          </w:rPr>
          <w:tab/>
        </w:r>
        <w:r w:rsidR="002A5A3E">
          <w:rPr>
            <w:noProof/>
            <w:webHidden/>
          </w:rPr>
          <w:fldChar w:fldCharType="begin"/>
        </w:r>
        <w:r w:rsidR="002A5A3E">
          <w:rPr>
            <w:noProof/>
            <w:webHidden/>
          </w:rPr>
          <w:instrText xml:space="preserve"> PAGEREF _Toc167232694 \h </w:instrText>
        </w:r>
        <w:r w:rsidR="002A5A3E">
          <w:rPr>
            <w:noProof/>
            <w:webHidden/>
          </w:rPr>
        </w:r>
        <w:r w:rsidR="002A5A3E">
          <w:rPr>
            <w:noProof/>
            <w:webHidden/>
          </w:rPr>
          <w:fldChar w:fldCharType="separate"/>
        </w:r>
        <w:r w:rsidR="002A5A3E">
          <w:rPr>
            <w:noProof/>
            <w:webHidden/>
          </w:rPr>
          <w:t>21</w:t>
        </w:r>
        <w:r w:rsidR="002A5A3E">
          <w:rPr>
            <w:noProof/>
            <w:webHidden/>
          </w:rPr>
          <w:fldChar w:fldCharType="end"/>
        </w:r>
      </w:hyperlink>
    </w:p>
    <w:p w14:paraId="526AA5BD" w14:textId="2CA39F96" w:rsidR="002A5A3E" w:rsidRDefault="00110DF4">
      <w:pPr>
        <w:pStyle w:val="21"/>
        <w:rPr>
          <w:rFonts w:asciiTheme="minorHAnsi" w:eastAsiaTheme="minorEastAsia" w:hAnsiTheme="minorHAnsi" w:cstheme="minorBidi"/>
          <w:noProof/>
          <w:sz w:val="24"/>
          <w:szCs w:val="22"/>
        </w:rPr>
      </w:pPr>
      <w:hyperlink w:anchor="_Toc167232695" w:history="1">
        <w:r w:rsidR="002A5A3E" w:rsidRPr="00046D5F">
          <w:rPr>
            <w:rStyle w:val="af8"/>
            <w:noProof/>
          </w:rPr>
          <w:t>7-2</w:t>
        </w:r>
        <w:r w:rsidR="002A5A3E" w:rsidRPr="00046D5F">
          <w:rPr>
            <w:rStyle w:val="af8"/>
            <w:rFonts w:hint="eastAsia"/>
            <w:noProof/>
          </w:rPr>
          <w:t>資料字典</w:t>
        </w:r>
        <w:r w:rsidR="002A5A3E" w:rsidRPr="00046D5F">
          <w:rPr>
            <w:rStyle w:val="af8"/>
            <w:noProof/>
          </w:rPr>
          <w:t>(Data dictionary)</w:t>
        </w:r>
        <w:r w:rsidR="002A5A3E">
          <w:rPr>
            <w:noProof/>
            <w:webHidden/>
          </w:rPr>
          <w:tab/>
        </w:r>
        <w:r w:rsidR="002A5A3E">
          <w:rPr>
            <w:noProof/>
            <w:webHidden/>
          </w:rPr>
          <w:fldChar w:fldCharType="begin"/>
        </w:r>
        <w:r w:rsidR="002A5A3E">
          <w:rPr>
            <w:noProof/>
            <w:webHidden/>
          </w:rPr>
          <w:instrText xml:space="preserve"> PAGEREF _Toc167232695 \h </w:instrText>
        </w:r>
        <w:r w:rsidR="002A5A3E">
          <w:rPr>
            <w:noProof/>
            <w:webHidden/>
          </w:rPr>
        </w:r>
        <w:r w:rsidR="002A5A3E">
          <w:rPr>
            <w:noProof/>
            <w:webHidden/>
          </w:rPr>
          <w:fldChar w:fldCharType="separate"/>
        </w:r>
        <w:r w:rsidR="002A5A3E">
          <w:rPr>
            <w:noProof/>
            <w:webHidden/>
          </w:rPr>
          <w:t>21</w:t>
        </w:r>
        <w:r w:rsidR="002A5A3E">
          <w:rPr>
            <w:noProof/>
            <w:webHidden/>
          </w:rPr>
          <w:fldChar w:fldCharType="end"/>
        </w:r>
      </w:hyperlink>
    </w:p>
    <w:p w14:paraId="6065303B" w14:textId="7DCB6FF2" w:rsidR="002A5A3E" w:rsidRDefault="00110DF4">
      <w:pPr>
        <w:pStyle w:val="11"/>
        <w:rPr>
          <w:rFonts w:asciiTheme="minorHAnsi" w:eastAsiaTheme="minorEastAsia" w:hAnsiTheme="minorHAnsi" w:cstheme="minorBidi"/>
          <w:b w:val="0"/>
          <w:noProof/>
          <w:sz w:val="24"/>
          <w:szCs w:val="22"/>
        </w:rPr>
      </w:pPr>
      <w:hyperlink w:anchor="_Toc167232696" w:history="1">
        <w:r w:rsidR="002A5A3E" w:rsidRPr="00046D5F">
          <w:rPr>
            <w:rStyle w:val="af8"/>
            <w:rFonts w:hint="eastAsia"/>
            <w:noProof/>
          </w:rPr>
          <w:t>第八章</w:t>
        </w:r>
        <w:r w:rsidR="002A5A3E" w:rsidRPr="00046D5F">
          <w:rPr>
            <w:rStyle w:val="af8"/>
            <w:noProof/>
          </w:rPr>
          <w:t xml:space="preserve"> </w:t>
        </w:r>
        <w:r w:rsidR="002A5A3E" w:rsidRPr="00046D5F">
          <w:rPr>
            <w:rStyle w:val="af8"/>
            <w:rFonts w:hint="eastAsia"/>
            <w:noProof/>
          </w:rPr>
          <w:t>資料庫設計</w:t>
        </w:r>
        <w:r w:rsidR="002A5A3E">
          <w:rPr>
            <w:noProof/>
            <w:webHidden/>
          </w:rPr>
          <w:tab/>
        </w:r>
        <w:r w:rsidR="002A5A3E">
          <w:rPr>
            <w:noProof/>
            <w:webHidden/>
          </w:rPr>
          <w:fldChar w:fldCharType="begin"/>
        </w:r>
        <w:r w:rsidR="002A5A3E">
          <w:rPr>
            <w:noProof/>
            <w:webHidden/>
          </w:rPr>
          <w:instrText xml:space="preserve"> PAGEREF _Toc167232696 \h </w:instrText>
        </w:r>
        <w:r w:rsidR="002A5A3E">
          <w:rPr>
            <w:noProof/>
            <w:webHidden/>
          </w:rPr>
        </w:r>
        <w:r w:rsidR="002A5A3E">
          <w:rPr>
            <w:noProof/>
            <w:webHidden/>
          </w:rPr>
          <w:fldChar w:fldCharType="separate"/>
        </w:r>
        <w:r w:rsidR="002A5A3E">
          <w:rPr>
            <w:noProof/>
            <w:webHidden/>
          </w:rPr>
          <w:t>22</w:t>
        </w:r>
        <w:r w:rsidR="002A5A3E">
          <w:rPr>
            <w:noProof/>
            <w:webHidden/>
          </w:rPr>
          <w:fldChar w:fldCharType="end"/>
        </w:r>
      </w:hyperlink>
    </w:p>
    <w:p w14:paraId="24F828D8" w14:textId="72F9C709" w:rsidR="002A5A3E" w:rsidRDefault="00110DF4">
      <w:pPr>
        <w:pStyle w:val="21"/>
        <w:rPr>
          <w:rFonts w:asciiTheme="minorHAnsi" w:eastAsiaTheme="minorEastAsia" w:hAnsiTheme="minorHAnsi" w:cstheme="minorBidi"/>
          <w:noProof/>
          <w:sz w:val="24"/>
          <w:szCs w:val="22"/>
        </w:rPr>
      </w:pPr>
      <w:hyperlink w:anchor="_Toc167232697" w:history="1">
        <w:r w:rsidR="002A5A3E" w:rsidRPr="00046D5F">
          <w:rPr>
            <w:rStyle w:val="af8"/>
            <w:noProof/>
          </w:rPr>
          <w:t>8-1</w:t>
        </w:r>
        <w:r w:rsidR="002A5A3E" w:rsidRPr="00046D5F">
          <w:rPr>
            <w:rStyle w:val="af8"/>
            <w:rFonts w:hint="eastAsia"/>
            <w:noProof/>
          </w:rPr>
          <w:t>資料庫關聯圖</w:t>
        </w:r>
        <w:r w:rsidR="002A5A3E">
          <w:rPr>
            <w:noProof/>
            <w:webHidden/>
          </w:rPr>
          <w:tab/>
        </w:r>
        <w:r w:rsidR="002A5A3E">
          <w:rPr>
            <w:noProof/>
            <w:webHidden/>
          </w:rPr>
          <w:fldChar w:fldCharType="begin"/>
        </w:r>
        <w:r w:rsidR="002A5A3E">
          <w:rPr>
            <w:noProof/>
            <w:webHidden/>
          </w:rPr>
          <w:instrText xml:space="preserve"> PAGEREF _Toc167232697 \h </w:instrText>
        </w:r>
        <w:r w:rsidR="002A5A3E">
          <w:rPr>
            <w:noProof/>
            <w:webHidden/>
          </w:rPr>
        </w:r>
        <w:r w:rsidR="002A5A3E">
          <w:rPr>
            <w:noProof/>
            <w:webHidden/>
          </w:rPr>
          <w:fldChar w:fldCharType="separate"/>
        </w:r>
        <w:r w:rsidR="002A5A3E">
          <w:rPr>
            <w:noProof/>
            <w:webHidden/>
          </w:rPr>
          <w:t>22</w:t>
        </w:r>
        <w:r w:rsidR="002A5A3E">
          <w:rPr>
            <w:noProof/>
            <w:webHidden/>
          </w:rPr>
          <w:fldChar w:fldCharType="end"/>
        </w:r>
      </w:hyperlink>
    </w:p>
    <w:p w14:paraId="5F439F0A" w14:textId="0B735F4E" w:rsidR="002A5A3E" w:rsidRDefault="00110DF4">
      <w:pPr>
        <w:pStyle w:val="21"/>
        <w:rPr>
          <w:rFonts w:asciiTheme="minorHAnsi" w:eastAsiaTheme="minorEastAsia" w:hAnsiTheme="minorHAnsi" w:cstheme="minorBidi"/>
          <w:noProof/>
          <w:sz w:val="24"/>
          <w:szCs w:val="22"/>
        </w:rPr>
      </w:pPr>
      <w:hyperlink w:anchor="_Toc167232698" w:history="1">
        <w:r w:rsidR="002A5A3E" w:rsidRPr="00046D5F">
          <w:rPr>
            <w:rStyle w:val="af8"/>
            <w:noProof/>
          </w:rPr>
          <w:t>8-2</w:t>
        </w:r>
        <w:r w:rsidR="002A5A3E" w:rsidRPr="00046D5F">
          <w:rPr>
            <w:rStyle w:val="af8"/>
            <w:rFonts w:hint="eastAsia"/>
            <w:noProof/>
          </w:rPr>
          <w:t>表格及其</w:t>
        </w:r>
        <w:r w:rsidR="002A5A3E" w:rsidRPr="00046D5F">
          <w:rPr>
            <w:rStyle w:val="af8"/>
            <w:noProof/>
          </w:rPr>
          <w:t xml:space="preserve"> Meta data</w:t>
        </w:r>
        <w:r w:rsidR="002A5A3E">
          <w:rPr>
            <w:noProof/>
            <w:webHidden/>
          </w:rPr>
          <w:tab/>
        </w:r>
        <w:r w:rsidR="002A5A3E">
          <w:rPr>
            <w:noProof/>
            <w:webHidden/>
          </w:rPr>
          <w:fldChar w:fldCharType="begin"/>
        </w:r>
        <w:r w:rsidR="002A5A3E">
          <w:rPr>
            <w:noProof/>
            <w:webHidden/>
          </w:rPr>
          <w:instrText xml:space="preserve"> PAGEREF _Toc167232698 \h </w:instrText>
        </w:r>
        <w:r w:rsidR="002A5A3E">
          <w:rPr>
            <w:noProof/>
            <w:webHidden/>
          </w:rPr>
        </w:r>
        <w:r w:rsidR="002A5A3E">
          <w:rPr>
            <w:noProof/>
            <w:webHidden/>
          </w:rPr>
          <w:fldChar w:fldCharType="separate"/>
        </w:r>
        <w:r w:rsidR="002A5A3E">
          <w:rPr>
            <w:noProof/>
            <w:webHidden/>
          </w:rPr>
          <w:t>22</w:t>
        </w:r>
        <w:r w:rsidR="002A5A3E">
          <w:rPr>
            <w:noProof/>
            <w:webHidden/>
          </w:rPr>
          <w:fldChar w:fldCharType="end"/>
        </w:r>
      </w:hyperlink>
    </w:p>
    <w:p w14:paraId="2649F351" w14:textId="77777777" w:rsidR="002A5A3E" w:rsidRDefault="00AA436E" w:rsidP="0076026C">
      <w:pPr>
        <w:tabs>
          <w:tab w:val="left" w:pos="2520"/>
        </w:tabs>
        <w:snapToGrid w:val="0"/>
        <w:jc w:val="center"/>
        <w:rPr>
          <w:noProof/>
        </w:rPr>
      </w:pPr>
      <w:r w:rsidRPr="00FA7D34">
        <w:rPr>
          <w:bCs/>
          <w:color w:val="000000" w:themeColor="text1"/>
          <w:szCs w:val="36"/>
        </w:rPr>
        <w:lastRenderedPageBreak/>
        <w:fldChar w:fldCharType="end"/>
      </w:r>
      <w:r w:rsidR="00D80F16" w:rsidRPr="00412B93">
        <w:rPr>
          <w:rFonts w:hint="eastAsia"/>
          <w:b/>
          <w:bCs/>
          <w:color w:val="000000" w:themeColor="text1"/>
          <w:sz w:val="36"/>
          <w:szCs w:val="36"/>
        </w:rPr>
        <w:t>圖目錄</w:t>
      </w:r>
      <w:r w:rsidR="007477B1" w:rsidRPr="00FA7D34">
        <w:rPr>
          <w:color w:val="000000" w:themeColor="text1"/>
          <w:sz w:val="36"/>
          <w:szCs w:val="36"/>
        </w:rPr>
        <w:fldChar w:fldCharType="begin"/>
      </w:r>
      <w:r w:rsidR="007477B1" w:rsidRPr="00FA7D34">
        <w:rPr>
          <w:color w:val="000000" w:themeColor="text1"/>
          <w:sz w:val="36"/>
          <w:szCs w:val="36"/>
        </w:rPr>
        <w:instrText xml:space="preserve"> </w:instrText>
      </w:r>
      <w:r w:rsidR="007477B1" w:rsidRPr="00FA7D34">
        <w:rPr>
          <w:rFonts w:hint="eastAsia"/>
          <w:color w:val="000000" w:themeColor="text1"/>
          <w:sz w:val="36"/>
          <w:szCs w:val="36"/>
        </w:rPr>
        <w:instrText>TOC \h \z \t "</w:instrText>
      </w:r>
      <w:r w:rsidR="007477B1" w:rsidRPr="00FA7D34">
        <w:rPr>
          <w:rFonts w:hint="eastAsia"/>
          <w:color w:val="000000" w:themeColor="text1"/>
          <w:sz w:val="36"/>
          <w:szCs w:val="36"/>
        </w:rPr>
        <w:instrText>圖</w:instrText>
      </w:r>
      <w:r w:rsidR="007477B1" w:rsidRPr="00FA7D34">
        <w:rPr>
          <w:rFonts w:hint="eastAsia"/>
          <w:color w:val="000000" w:themeColor="text1"/>
          <w:sz w:val="36"/>
          <w:szCs w:val="36"/>
        </w:rPr>
        <w:instrText>" \c</w:instrText>
      </w:r>
      <w:r w:rsidR="007477B1" w:rsidRPr="00FA7D34">
        <w:rPr>
          <w:color w:val="000000" w:themeColor="text1"/>
          <w:sz w:val="36"/>
          <w:szCs w:val="36"/>
        </w:rPr>
        <w:instrText xml:space="preserve"> </w:instrText>
      </w:r>
      <w:r w:rsidR="007477B1" w:rsidRPr="00FA7D34">
        <w:rPr>
          <w:color w:val="000000" w:themeColor="text1"/>
          <w:sz w:val="36"/>
          <w:szCs w:val="36"/>
        </w:rPr>
        <w:fldChar w:fldCharType="separate"/>
      </w:r>
    </w:p>
    <w:p w14:paraId="7E082398" w14:textId="28D73896" w:rsidR="002A5A3E" w:rsidRDefault="00110DF4">
      <w:pPr>
        <w:pStyle w:val="afc"/>
        <w:ind w:left="840" w:hanging="560"/>
        <w:rPr>
          <w:rFonts w:asciiTheme="minorHAnsi" w:eastAsiaTheme="minorEastAsia" w:hAnsiTheme="minorHAnsi" w:cstheme="minorBidi"/>
          <w:bCs w:val="0"/>
          <w:sz w:val="24"/>
          <w:szCs w:val="22"/>
        </w:rPr>
      </w:pPr>
      <w:hyperlink w:anchor="_Toc167232711" w:history="1">
        <w:r w:rsidR="002A5A3E" w:rsidRPr="0073244C">
          <w:rPr>
            <w:rStyle w:val="af8"/>
            <w:rFonts w:hint="eastAsia"/>
          </w:rPr>
          <w:t>圖</w:t>
        </w:r>
        <w:r w:rsidR="002A5A3E" w:rsidRPr="0073244C">
          <w:rPr>
            <w:rStyle w:val="af8"/>
          </w:rPr>
          <w:t>1-1-1</w:t>
        </w:r>
        <w:r w:rsidR="002A5A3E" w:rsidRPr="0073244C">
          <w:rPr>
            <w:rStyle w:val="af8"/>
            <w:rFonts w:hint="eastAsia"/>
          </w:rPr>
          <w:t>、人口年齡重要指標</w:t>
        </w:r>
        <w:r w:rsidR="002A5A3E">
          <w:rPr>
            <w:webHidden/>
          </w:rPr>
          <w:tab/>
        </w:r>
        <w:r w:rsidR="002A5A3E">
          <w:rPr>
            <w:webHidden/>
          </w:rPr>
          <w:fldChar w:fldCharType="begin"/>
        </w:r>
        <w:r w:rsidR="002A5A3E">
          <w:rPr>
            <w:webHidden/>
          </w:rPr>
          <w:instrText xml:space="preserve"> PAGEREF _Toc167232711 \h </w:instrText>
        </w:r>
        <w:r w:rsidR="002A5A3E">
          <w:rPr>
            <w:webHidden/>
          </w:rPr>
        </w:r>
        <w:r w:rsidR="002A5A3E">
          <w:rPr>
            <w:webHidden/>
          </w:rPr>
          <w:fldChar w:fldCharType="separate"/>
        </w:r>
        <w:r w:rsidR="002A5A3E">
          <w:rPr>
            <w:webHidden/>
          </w:rPr>
          <w:t>1</w:t>
        </w:r>
        <w:r w:rsidR="002A5A3E">
          <w:rPr>
            <w:webHidden/>
          </w:rPr>
          <w:fldChar w:fldCharType="end"/>
        </w:r>
      </w:hyperlink>
    </w:p>
    <w:p w14:paraId="194A6EC4" w14:textId="349AB402" w:rsidR="002A5A3E" w:rsidRDefault="00110DF4">
      <w:pPr>
        <w:pStyle w:val="afc"/>
        <w:ind w:left="840" w:hanging="560"/>
        <w:rPr>
          <w:rFonts w:asciiTheme="minorHAnsi" w:eastAsiaTheme="minorEastAsia" w:hAnsiTheme="minorHAnsi" w:cstheme="minorBidi"/>
          <w:bCs w:val="0"/>
          <w:sz w:val="24"/>
          <w:szCs w:val="22"/>
        </w:rPr>
      </w:pPr>
      <w:hyperlink w:anchor="_Toc167232712" w:history="1">
        <w:r w:rsidR="002A5A3E" w:rsidRPr="0073244C">
          <w:rPr>
            <w:rStyle w:val="af8"/>
            <w:rFonts w:hint="eastAsia"/>
          </w:rPr>
          <w:t>圖</w:t>
        </w:r>
        <w:r w:rsidR="002A5A3E" w:rsidRPr="0073244C">
          <w:rPr>
            <w:rStyle w:val="af8"/>
          </w:rPr>
          <w:t>1-2-1</w:t>
        </w:r>
        <w:r w:rsidR="002A5A3E" w:rsidRPr="0073244C">
          <w:rPr>
            <w:rStyle w:val="af8"/>
            <w:rFonts w:hint="eastAsia"/>
          </w:rPr>
          <w:t>、獨居長者示意圖</w:t>
        </w:r>
        <w:r w:rsidR="002A5A3E">
          <w:rPr>
            <w:webHidden/>
          </w:rPr>
          <w:tab/>
        </w:r>
        <w:r w:rsidR="002A5A3E">
          <w:rPr>
            <w:webHidden/>
          </w:rPr>
          <w:fldChar w:fldCharType="begin"/>
        </w:r>
        <w:r w:rsidR="002A5A3E">
          <w:rPr>
            <w:webHidden/>
          </w:rPr>
          <w:instrText xml:space="preserve"> PAGEREF _Toc167232712 \h </w:instrText>
        </w:r>
        <w:r w:rsidR="002A5A3E">
          <w:rPr>
            <w:webHidden/>
          </w:rPr>
        </w:r>
        <w:r w:rsidR="002A5A3E">
          <w:rPr>
            <w:webHidden/>
          </w:rPr>
          <w:fldChar w:fldCharType="separate"/>
        </w:r>
        <w:r w:rsidR="002A5A3E">
          <w:rPr>
            <w:webHidden/>
          </w:rPr>
          <w:t>2</w:t>
        </w:r>
        <w:r w:rsidR="002A5A3E">
          <w:rPr>
            <w:webHidden/>
          </w:rPr>
          <w:fldChar w:fldCharType="end"/>
        </w:r>
      </w:hyperlink>
    </w:p>
    <w:p w14:paraId="57880216" w14:textId="05A14378" w:rsidR="002A5A3E" w:rsidRDefault="00110DF4">
      <w:pPr>
        <w:pStyle w:val="afc"/>
        <w:ind w:left="840" w:hanging="560"/>
        <w:rPr>
          <w:rFonts w:asciiTheme="minorHAnsi" w:eastAsiaTheme="minorEastAsia" w:hAnsiTheme="minorHAnsi" w:cstheme="minorBidi"/>
          <w:bCs w:val="0"/>
          <w:sz w:val="24"/>
          <w:szCs w:val="22"/>
        </w:rPr>
      </w:pPr>
      <w:hyperlink w:anchor="_Toc167232713" w:history="1">
        <w:r w:rsidR="002A5A3E" w:rsidRPr="0073244C">
          <w:rPr>
            <w:rStyle w:val="af8"/>
            <w:rFonts w:hint="eastAsia"/>
          </w:rPr>
          <w:t>圖</w:t>
        </w:r>
        <w:r w:rsidR="002A5A3E" w:rsidRPr="0073244C">
          <w:rPr>
            <w:rStyle w:val="af8"/>
          </w:rPr>
          <w:t>1-3-1</w:t>
        </w:r>
        <w:r w:rsidR="002A5A3E" w:rsidRPr="0073244C">
          <w:rPr>
            <w:rStyle w:val="af8"/>
            <w:rFonts w:hint="eastAsia"/>
          </w:rPr>
          <w:t>、</w:t>
        </w:r>
        <w:r w:rsidR="002A5A3E" w:rsidRPr="0073244C">
          <w:rPr>
            <w:rStyle w:val="af8"/>
            <w:rFonts w:cs="BiauKai" w:hint="eastAsia"/>
            <w:kern w:val="0"/>
            <w14:ligatures w14:val="standardContextual"/>
          </w:rPr>
          <w:t>緊急求救</w:t>
        </w:r>
        <w:r w:rsidR="002A5A3E" w:rsidRPr="0073244C">
          <w:rPr>
            <w:rStyle w:val="af8"/>
            <w:rFonts w:hint="eastAsia"/>
          </w:rPr>
          <w:t>示意圖</w:t>
        </w:r>
        <w:r w:rsidR="002A5A3E">
          <w:rPr>
            <w:webHidden/>
          </w:rPr>
          <w:tab/>
        </w:r>
        <w:r w:rsidR="002A5A3E">
          <w:rPr>
            <w:webHidden/>
          </w:rPr>
          <w:fldChar w:fldCharType="begin"/>
        </w:r>
        <w:r w:rsidR="002A5A3E">
          <w:rPr>
            <w:webHidden/>
          </w:rPr>
          <w:instrText xml:space="preserve"> PAGEREF _Toc167232713 \h </w:instrText>
        </w:r>
        <w:r w:rsidR="002A5A3E">
          <w:rPr>
            <w:webHidden/>
          </w:rPr>
        </w:r>
        <w:r w:rsidR="002A5A3E">
          <w:rPr>
            <w:webHidden/>
          </w:rPr>
          <w:fldChar w:fldCharType="separate"/>
        </w:r>
        <w:r w:rsidR="002A5A3E">
          <w:rPr>
            <w:webHidden/>
          </w:rPr>
          <w:t>3</w:t>
        </w:r>
        <w:r w:rsidR="002A5A3E">
          <w:rPr>
            <w:webHidden/>
          </w:rPr>
          <w:fldChar w:fldCharType="end"/>
        </w:r>
      </w:hyperlink>
    </w:p>
    <w:p w14:paraId="17C4D844" w14:textId="538DC096" w:rsidR="002A5A3E" w:rsidRDefault="00110DF4">
      <w:pPr>
        <w:pStyle w:val="afc"/>
        <w:ind w:left="840" w:hanging="560"/>
        <w:rPr>
          <w:rFonts w:asciiTheme="minorHAnsi" w:eastAsiaTheme="minorEastAsia" w:hAnsiTheme="minorHAnsi" w:cstheme="minorBidi"/>
          <w:bCs w:val="0"/>
          <w:sz w:val="24"/>
          <w:szCs w:val="22"/>
        </w:rPr>
      </w:pPr>
      <w:hyperlink w:anchor="_Toc167232714" w:history="1">
        <w:r w:rsidR="002A5A3E" w:rsidRPr="0073244C">
          <w:rPr>
            <w:rStyle w:val="af8"/>
            <w:rFonts w:hint="eastAsia"/>
          </w:rPr>
          <w:t>圖</w:t>
        </w:r>
        <w:r w:rsidR="002A5A3E" w:rsidRPr="0073244C">
          <w:rPr>
            <w:rStyle w:val="af8"/>
          </w:rPr>
          <w:t>2-3-2-1</w:t>
        </w:r>
        <w:r w:rsidR="002A5A3E" w:rsidRPr="0073244C">
          <w:rPr>
            <w:rStyle w:val="af8"/>
            <w:rFonts w:cs="BiauKai" w:hint="eastAsia"/>
            <w:kern w:val="0"/>
            <w14:ligatures w14:val="standardContextual"/>
          </w:rPr>
          <w:t>、僅老年人口居住宅數</w:t>
        </w:r>
        <w:r w:rsidR="002A5A3E">
          <w:rPr>
            <w:webHidden/>
          </w:rPr>
          <w:tab/>
        </w:r>
        <w:r w:rsidR="002A5A3E">
          <w:rPr>
            <w:webHidden/>
          </w:rPr>
          <w:fldChar w:fldCharType="begin"/>
        </w:r>
        <w:r w:rsidR="002A5A3E">
          <w:rPr>
            <w:webHidden/>
          </w:rPr>
          <w:instrText xml:space="preserve"> PAGEREF _Toc167232714 \h </w:instrText>
        </w:r>
        <w:r w:rsidR="002A5A3E">
          <w:rPr>
            <w:webHidden/>
          </w:rPr>
        </w:r>
        <w:r w:rsidR="002A5A3E">
          <w:rPr>
            <w:webHidden/>
          </w:rPr>
          <w:fldChar w:fldCharType="separate"/>
        </w:r>
        <w:r w:rsidR="002A5A3E">
          <w:rPr>
            <w:webHidden/>
          </w:rPr>
          <w:t>6</w:t>
        </w:r>
        <w:r w:rsidR="002A5A3E">
          <w:rPr>
            <w:webHidden/>
          </w:rPr>
          <w:fldChar w:fldCharType="end"/>
        </w:r>
      </w:hyperlink>
    </w:p>
    <w:p w14:paraId="75A96D1C" w14:textId="1B6CF65F" w:rsidR="002A5A3E" w:rsidRDefault="00110DF4">
      <w:pPr>
        <w:pStyle w:val="afc"/>
        <w:ind w:left="840" w:hanging="560"/>
        <w:rPr>
          <w:rFonts w:asciiTheme="minorHAnsi" w:eastAsiaTheme="minorEastAsia" w:hAnsiTheme="minorHAnsi" w:cstheme="minorBidi"/>
          <w:bCs w:val="0"/>
          <w:sz w:val="24"/>
          <w:szCs w:val="22"/>
        </w:rPr>
      </w:pPr>
      <w:hyperlink w:anchor="_Toc167232715" w:history="1">
        <w:r w:rsidR="002A5A3E" w:rsidRPr="0073244C">
          <w:rPr>
            <w:rStyle w:val="af8"/>
            <w:rFonts w:hint="eastAsia"/>
          </w:rPr>
          <w:t>圖</w:t>
        </w:r>
        <w:r w:rsidR="002A5A3E" w:rsidRPr="0073244C">
          <w:rPr>
            <w:rStyle w:val="af8"/>
          </w:rPr>
          <w:t>3-1-1</w:t>
        </w:r>
        <w:r w:rsidR="002A5A3E" w:rsidRPr="0073244C">
          <w:rPr>
            <w:rStyle w:val="af8"/>
            <w:rFonts w:hint="eastAsia"/>
          </w:rPr>
          <w:t>、系統架構</w:t>
        </w:r>
        <w:r w:rsidR="002A5A3E">
          <w:rPr>
            <w:webHidden/>
          </w:rPr>
          <w:tab/>
        </w:r>
        <w:r w:rsidR="002A5A3E">
          <w:rPr>
            <w:webHidden/>
          </w:rPr>
          <w:fldChar w:fldCharType="begin"/>
        </w:r>
        <w:r w:rsidR="002A5A3E">
          <w:rPr>
            <w:webHidden/>
          </w:rPr>
          <w:instrText xml:space="preserve"> PAGEREF _Toc167232715 \h </w:instrText>
        </w:r>
        <w:r w:rsidR="002A5A3E">
          <w:rPr>
            <w:webHidden/>
          </w:rPr>
        </w:r>
        <w:r w:rsidR="002A5A3E">
          <w:rPr>
            <w:webHidden/>
          </w:rPr>
          <w:fldChar w:fldCharType="separate"/>
        </w:r>
        <w:r w:rsidR="002A5A3E">
          <w:rPr>
            <w:webHidden/>
          </w:rPr>
          <w:t>9</w:t>
        </w:r>
        <w:r w:rsidR="002A5A3E">
          <w:rPr>
            <w:webHidden/>
          </w:rPr>
          <w:fldChar w:fldCharType="end"/>
        </w:r>
      </w:hyperlink>
    </w:p>
    <w:p w14:paraId="7FCBC527" w14:textId="21C65915" w:rsidR="002A5A3E" w:rsidRDefault="00110DF4">
      <w:pPr>
        <w:pStyle w:val="afc"/>
        <w:ind w:left="840" w:hanging="560"/>
        <w:rPr>
          <w:rFonts w:asciiTheme="minorHAnsi" w:eastAsiaTheme="minorEastAsia" w:hAnsiTheme="minorHAnsi" w:cstheme="minorBidi"/>
          <w:bCs w:val="0"/>
          <w:sz w:val="24"/>
          <w:szCs w:val="22"/>
        </w:rPr>
      </w:pPr>
      <w:hyperlink w:anchor="_Toc167232716" w:history="1">
        <w:r w:rsidR="002A5A3E" w:rsidRPr="0073244C">
          <w:rPr>
            <w:rStyle w:val="af8"/>
            <w:rFonts w:hint="eastAsia"/>
          </w:rPr>
          <w:t>圖</w:t>
        </w:r>
        <w:r w:rsidR="002A5A3E" w:rsidRPr="0073244C">
          <w:rPr>
            <w:rStyle w:val="af8"/>
          </w:rPr>
          <w:t>5-1-1</w:t>
        </w:r>
        <w:r w:rsidR="002A5A3E" w:rsidRPr="0073244C">
          <w:rPr>
            <w:rStyle w:val="af8"/>
            <w:rFonts w:hint="eastAsia"/>
          </w:rPr>
          <w:t>、功能分解圖</w:t>
        </w:r>
        <w:r w:rsidR="002A5A3E">
          <w:rPr>
            <w:webHidden/>
          </w:rPr>
          <w:tab/>
        </w:r>
        <w:r w:rsidR="002A5A3E">
          <w:rPr>
            <w:webHidden/>
          </w:rPr>
          <w:fldChar w:fldCharType="begin"/>
        </w:r>
        <w:r w:rsidR="002A5A3E">
          <w:rPr>
            <w:webHidden/>
          </w:rPr>
          <w:instrText xml:space="preserve"> PAGEREF _Toc167232716 \h </w:instrText>
        </w:r>
        <w:r w:rsidR="002A5A3E">
          <w:rPr>
            <w:webHidden/>
          </w:rPr>
        </w:r>
        <w:r w:rsidR="002A5A3E">
          <w:rPr>
            <w:webHidden/>
          </w:rPr>
          <w:fldChar w:fldCharType="separate"/>
        </w:r>
        <w:r w:rsidR="002A5A3E">
          <w:rPr>
            <w:webHidden/>
          </w:rPr>
          <w:t>14</w:t>
        </w:r>
        <w:r w:rsidR="002A5A3E">
          <w:rPr>
            <w:webHidden/>
          </w:rPr>
          <w:fldChar w:fldCharType="end"/>
        </w:r>
      </w:hyperlink>
    </w:p>
    <w:p w14:paraId="47575E48" w14:textId="0186670B" w:rsidR="002A5A3E" w:rsidRDefault="00110DF4">
      <w:pPr>
        <w:pStyle w:val="afc"/>
        <w:ind w:left="840" w:hanging="560"/>
        <w:rPr>
          <w:rFonts w:asciiTheme="minorHAnsi" w:eastAsiaTheme="minorEastAsia" w:hAnsiTheme="minorHAnsi" w:cstheme="minorBidi"/>
          <w:bCs w:val="0"/>
          <w:sz w:val="24"/>
          <w:szCs w:val="22"/>
        </w:rPr>
      </w:pPr>
      <w:hyperlink w:anchor="_Toc167232717" w:history="1">
        <w:r w:rsidR="002A5A3E" w:rsidRPr="0073244C">
          <w:rPr>
            <w:rStyle w:val="af8"/>
            <w:rFonts w:hint="eastAsia"/>
          </w:rPr>
          <w:t>圖</w:t>
        </w:r>
        <w:r w:rsidR="002A5A3E" w:rsidRPr="0073244C">
          <w:rPr>
            <w:rStyle w:val="af8"/>
          </w:rPr>
          <w:t>6-1-1</w:t>
        </w:r>
        <w:r w:rsidR="002A5A3E" w:rsidRPr="0073244C">
          <w:rPr>
            <w:rStyle w:val="af8"/>
            <w:rFonts w:hint="eastAsia"/>
          </w:rPr>
          <w:t>、系統環境圖</w:t>
        </w:r>
        <w:r w:rsidR="002A5A3E">
          <w:rPr>
            <w:webHidden/>
          </w:rPr>
          <w:tab/>
        </w:r>
        <w:r w:rsidR="002A5A3E">
          <w:rPr>
            <w:webHidden/>
          </w:rPr>
          <w:fldChar w:fldCharType="begin"/>
        </w:r>
        <w:r w:rsidR="002A5A3E">
          <w:rPr>
            <w:webHidden/>
          </w:rPr>
          <w:instrText xml:space="preserve"> PAGEREF _Toc167232717 \h </w:instrText>
        </w:r>
        <w:r w:rsidR="002A5A3E">
          <w:rPr>
            <w:webHidden/>
          </w:rPr>
        </w:r>
        <w:r w:rsidR="002A5A3E">
          <w:rPr>
            <w:webHidden/>
          </w:rPr>
          <w:fldChar w:fldCharType="separate"/>
        </w:r>
        <w:r w:rsidR="002A5A3E">
          <w:rPr>
            <w:webHidden/>
          </w:rPr>
          <w:t>16</w:t>
        </w:r>
        <w:r w:rsidR="002A5A3E">
          <w:rPr>
            <w:webHidden/>
          </w:rPr>
          <w:fldChar w:fldCharType="end"/>
        </w:r>
      </w:hyperlink>
    </w:p>
    <w:p w14:paraId="7DC8C665" w14:textId="69E55F57" w:rsidR="002A5A3E" w:rsidRDefault="00110DF4">
      <w:pPr>
        <w:pStyle w:val="afc"/>
        <w:ind w:left="840" w:hanging="560"/>
        <w:rPr>
          <w:rFonts w:asciiTheme="minorHAnsi" w:eastAsiaTheme="minorEastAsia" w:hAnsiTheme="minorHAnsi" w:cstheme="minorBidi"/>
          <w:bCs w:val="0"/>
          <w:sz w:val="24"/>
          <w:szCs w:val="22"/>
        </w:rPr>
      </w:pPr>
      <w:hyperlink w:anchor="_Toc167232718" w:history="1">
        <w:r w:rsidR="002A5A3E" w:rsidRPr="0073244C">
          <w:rPr>
            <w:rStyle w:val="af8"/>
            <w:rFonts w:hint="eastAsia"/>
          </w:rPr>
          <w:t>圖</w:t>
        </w:r>
        <w:r w:rsidR="002A5A3E" w:rsidRPr="0073244C">
          <w:rPr>
            <w:rStyle w:val="af8"/>
          </w:rPr>
          <w:t>6-1-2</w:t>
        </w:r>
        <w:r w:rsidR="002A5A3E" w:rsidRPr="0073244C">
          <w:rPr>
            <w:rStyle w:val="af8"/>
            <w:rFonts w:hint="eastAsia"/>
          </w:rPr>
          <w:t>、</w:t>
        </w:r>
        <w:r w:rsidR="002A5A3E" w:rsidRPr="0073244C">
          <w:rPr>
            <w:rStyle w:val="af8"/>
          </w:rPr>
          <w:t>DFD</w:t>
        </w:r>
        <w:r w:rsidR="002A5A3E" w:rsidRPr="0073244C">
          <w:rPr>
            <w:rStyle w:val="af8"/>
            <w:rFonts w:hint="eastAsia"/>
          </w:rPr>
          <w:t>圖</w:t>
        </w:r>
        <w:r w:rsidR="002A5A3E" w:rsidRPr="0073244C">
          <w:rPr>
            <w:rStyle w:val="af8"/>
          </w:rPr>
          <w:t>0</w:t>
        </w:r>
        <w:r w:rsidR="002A5A3E">
          <w:rPr>
            <w:webHidden/>
          </w:rPr>
          <w:tab/>
        </w:r>
        <w:r w:rsidR="002A5A3E">
          <w:rPr>
            <w:webHidden/>
          </w:rPr>
          <w:fldChar w:fldCharType="begin"/>
        </w:r>
        <w:r w:rsidR="002A5A3E">
          <w:rPr>
            <w:webHidden/>
          </w:rPr>
          <w:instrText xml:space="preserve"> PAGEREF _Toc167232718 \h </w:instrText>
        </w:r>
        <w:r w:rsidR="002A5A3E">
          <w:rPr>
            <w:webHidden/>
          </w:rPr>
        </w:r>
        <w:r w:rsidR="002A5A3E">
          <w:rPr>
            <w:webHidden/>
          </w:rPr>
          <w:fldChar w:fldCharType="separate"/>
        </w:r>
        <w:r w:rsidR="002A5A3E">
          <w:rPr>
            <w:webHidden/>
          </w:rPr>
          <w:t>17</w:t>
        </w:r>
        <w:r w:rsidR="002A5A3E">
          <w:rPr>
            <w:webHidden/>
          </w:rPr>
          <w:fldChar w:fldCharType="end"/>
        </w:r>
      </w:hyperlink>
    </w:p>
    <w:p w14:paraId="1A701385" w14:textId="25DE1A4A" w:rsidR="002A5A3E" w:rsidRDefault="00110DF4">
      <w:pPr>
        <w:pStyle w:val="afc"/>
        <w:ind w:left="840" w:hanging="560"/>
        <w:rPr>
          <w:rFonts w:asciiTheme="minorHAnsi" w:eastAsiaTheme="minorEastAsia" w:hAnsiTheme="minorHAnsi" w:cstheme="minorBidi"/>
          <w:bCs w:val="0"/>
          <w:sz w:val="24"/>
          <w:szCs w:val="22"/>
        </w:rPr>
      </w:pPr>
      <w:hyperlink w:anchor="_Toc167232719" w:history="1">
        <w:r w:rsidR="002A5A3E" w:rsidRPr="0073244C">
          <w:rPr>
            <w:rStyle w:val="af8"/>
            <w:rFonts w:hint="eastAsia"/>
          </w:rPr>
          <w:t>圖</w:t>
        </w:r>
        <w:r w:rsidR="002A5A3E" w:rsidRPr="0073244C">
          <w:rPr>
            <w:rStyle w:val="af8"/>
          </w:rPr>
          <w:t>6-1-4</w:t>
        </w:r>
        <w:r w:rsidR="002A5A3E" w:rsidRPr="0073244C">
          <w:rPr>
            <w:rStyle w:val="af8"/>
            <w:rFonts w:hint="eastAsia"/>
          </w:rPr>
          <w:t>、</w:t>
        </w:r>
        <w:r w:rsidR="002A5A3E" w:rsidRPr="0073244C">
          <w:rPr>
            <w:rStyle w:val="af8"/>
          </w:rPr>
          <w:t>DFD</w:t>
        </w:r>
        <w:r w:rsidR="002A5A3E" w:rsidRPr="0073244C">
          <w:rPr>
            <w:rStyle w:val="af8"/>
            <w:rFonts w:hint="eastAsia"/>
          </w:rPr>
          <w:t>圖</w:t>
        </w:r>
        <w:r w:rsidR="002A5A3E" w:rsidRPr="0073244C">
          <w:rPr>
            <w:rStyle w:val="af8"/>
          </w:rPr>
          <w:t>2</w:t>
        </w:r>
        <w:r w:rsidR="002A5A3E">
          <w:rPr>
            <w:webHidden/>
          </w:rPr>
          <w:tab/>
        </w:r>
        <w:r w:rsidR="002A5A3E">
          <w:rPr>
            <w:webHidden/>
          </w:rPr>
          <w:fldChar w:fldCharType="begin"/>
        </w:r>
        <w:r w:rsidR="002A5A3E">
          <w:rPr>
            <w:webHidden/>
          </w:rPr>
          <w:instrText xml:space="preserve"> PAGEREF _Toc167232719 \h </w:instrText>
        </w:r>
        <w:r w:rsidR="002A5A3E">
          <w:rPr>
            <w:webHidden/>
          </w:rPr>
        </w:r>
        <w:r w:rsidR="002A5A3E">
          <w:rPr>
            <w:webHidden/>
          </w:rPr>
          <w:fldChar w:fldCharType="separate"/>
        </w:r>
        <w:r w:rsidR="002A5A3E">
          <w:rPr>
            <w:webHidden/>
          </w:rPr>
          <w:t>18</w:t>
        </w:r>
        <w:r w:rsidR="002A5A3E">
          <w:rPr>
            <w:webHidden/>
          </w:rPr>
          <w:fldChar w:fldCharType="end"/>
        </w:r>
      </w:hyperlink>
    </w:p>
    <w:p w14:paraId="58A98E7C" w14:textId="40D26536" w:rsidR="002A5A3E" w:rsidRDefault="00110DF4">
      <w:pPr>
        <w:pStyle w:val="afc"/>
        <w:ind w:left="840" w:hanging="560"/>
        <w:rPr>
          <w:rFonts w:asciiTheme="minorHAnsi" w:eastAsiaTheme="minorEastAsia" w:hAnsiTheme="minorHAnsi" w:cstheme="minorBidi"/>
          <w:bCs w:val="0"/>
          <w:sz w:val="24"/>
          <w:szCs w:val="22"/>
        </w:rPr>
      </w:pPr>
      <w:hyperlink w:anchor="_Toc167232720" w:history="1">
        <w:r w:rsidR="002A5A3E" w:rsidRPr="0073244C">
          <w:rPr>
            <w:rStyle w:val="af8"/>
            <w:rFonts w:hint="eastAsia"/>
          </w:rPr>
          <w:t>圖</w:t>
        </w:r>
        <w:r w:rsidR="002A5A3E" w:rsidRPr="0073244C">
          <w:rPr>
            <w:rStyle w:val="af8"/>
          </w:rPr>
          <w:t>6-1-5</w:t>
        </w:r>
        <w:r w:rsidR="002A5A3E" w:rsidRPr="0073244C">
          <w:rPr>
            <w:rStyle w:val="af8"/>
            <w:rFonts w:hint="eastAsia"/>
          </w:rPr>
          <w:t>、</w:t>
        </w:r>
        <w:r w:rsidR="002A5A3E" w:rsidRPr="0073244C">
          <w:rPr>
            <w:rStyle w:val="af8"/>
          </w:rPr>
          <w:t>DFD</w:t>
        </w:r>
        <w:r w:rsidR="002A5A3E" w:rsidRPr="0073244C">
          <w:rPr>
            <w:rStyle w:val="af8"/>
            <w:rFonts w:hint="eastAsia"/>
          </w:rPr>
          <w:t>圖</w:t>
        </w:r>
        <w:r w:rsidR="002A5A3E" w:rsidRPr="0073244C">
          <w:rPr>
            <w:rStyle w:val="af8"/>
          </w:rPr>
          <w:t>3</w:t>
        </w:r>
        <w:r w:rsidR="002A5A3E">
          <w:rPr>
            <w:webHidden/>
          </w:rPr>
          <w:tab/>
        </w:r>
        <w:r w:rsidR="002A5A3E">
          <w:rPr>
            <w:webHidden/>
          </w:rPr>
          <w:fldChar w:fldCharType="begin"/>
        </w:r>
        <w:r w:rsidR="002A5A3E">
          <w:rPr>
            <w:webHidden/>
          </w:rPr>
          <w:instrText xml:space="preserve"> PAGEREF _Toc167232720 \h </w:instrText>
        </w:r>
        <w:r w:rsidR="002A5A3E">
          <w:rPr>
            <w:webHidden/>
          </w:rPr>
        </w:r>
        <w:r w:rsidR="002A5A3E">
          <w:rPr>
            <w:webHidden/>
          </w:rPr>
          <w:fldChar w:fldCharType="separate"/>
        </w:r>
        <w:r w:rsidR="002A5A3E">
          <w:rPr>
            <w:webHidden/>
          </w:rPr>
          <w:t>18</w:t>
        </w:r>
        <w:r w:rsidR="002A5A3E">
          <w:rPr>
            <w:webHidden/>
          </w:rPr>
          <w:fldChar w:fldCharType="end"/>
        </w:r>
      </w:hyperlink>
    </w:p>
    <w:p w14:paraId="7BCC1B96" w14:textId="6669C12B" w:rsidR="002A5A3E" w:rsidRDefault="00110DF4">
      <w:pPr>
        <w:pStyle w:val="afc"/>
        <w:ind w:left="840" w:hanging="560"/>
        <w:rPr>
          <w:rFonts w:asciiTheme="minorHAnsi" w:eastAsiaTheme="minorEastAsia" w:hAnsiTheme="minorHAnsi" w:cstheme="minorBidi"/>
          <w:bCs w:val="0"/>
          <w:sz w:val="24"/>
          <w:szCs w:val="22"/>
        </w:rPr>
      </w:pPr>
      <w:hyperlink w:anchor="_Toc167232721" w:history="1">
        <w:r w:rsidR="002A5A3E" w:rsidRPr="0073244C">
          <w:rPr>
            <w:rStyle w:val="af8"/>
            <w:rFonts w:hint="eastAsia"/>
          </w:rPr>
          <w:t>圖</w:t>
        </w:r>
        <w:r w:rsidR="002A5A3E" w:rsidRPr="0073244C">
          <w:rPr>
            <w:rStyle w:val="af8"/>
          </w:rPr>
          <w:t>7-1-1</w:t>
        </w:r>
        <w:r w:rsidR="002A5A3E" w:rsidRPr="0073244C">
          <w:rPr>
            <w:rStyle w:val="af8"/>
            <w:rFonts w:hint="eastAsia"/>
          </w:rPr>
          <w:t>、實體關聯圖</w:t>
        </w:r>
        <w:r w:rsidR="002A5A3E">
          <w:rPr>
            <w:webHidden/>
          </w:rPr>
          <w:tab/>
        </w:r>
        <w:r w:rsidR="002A5A3E">
          <w:rPr>
            <w:webHidden/>
          </w:rPr>
          <w:fldChar w:fldCharType="begin"/>
        </w:r>
        <w:r w:rsidR="002A5A3E">
          <w:rPr>
            <w:webHidden/>
          </w:rPr>
          <w:instrText xml:space="preserve"> PAGEREF _Toc167232721 \h </w:instrText>
        </w:r>
        <w:r w:rsidR="002A5A3E">
          <w:rPr>
            <w:webHidden/>
          </w:rPr>
        </w:r>
        <w:r w:rsidR="002A5A3E">
          <w:rPr>
            <w:webHidden/>
          </w:rPr>
          <w:fldChar w:fldCharType="separate"/>
        </w:r>
        <w:r w:rsidR="002A5A3E">
          <w:rPr>
            <w:webHidden/>
          </w:rPr>
          <w:t>21</w:t>
        </w:r>
        <w:r w:rsidR="002A5A3E">
          <w:rPr>
            <w:webHidden/>
          </w:rPr>
          <w:fldChar w:fldCharType="end"/>
        </w:r>
      </w:hyperlink>
    </w:p>
    <w:p w14:paraId="604B42F3" w14:textId="4C4A8711" w:rsidR="002A5A3E" w:rsidRDefault="00110DF4">
      <w:pPr>
        <w:pStyle w:val="afc"/>
        <w:ind w:left="840" w:hanging="560"/>
        <w:rPr>
          <w:rFonts w:asciiTheme="minorHAnsi" w:eastAsiaTheme="minorEastAsia" w:hAnsiTheme="minorHAnsi" w:cstheme="minorBidi"/>
          <w:bCs w:val="0"/>
          <w:sz w:val="24"/>
          <w:szCs w:val="22"/>
        </w:rPr>
      </w:pPr>
      <w:hyperlink w:anchor="_Toc167232722" w:history="1">
        <w:r w:rsidR="002A5A3E" w:rsidRPr="0073244C">
          <w:rPr>
            <w:rStyle w:val="af8"/>
            <w:rFonts w:hint="eastAsia"/>
          </w:rPr>
          <w:t>圖</w:t>
        </w:r>
        <w:r w:rsidR="002A5A3E" w:rsidRPr="0073244C">
          <w:rPr>
            <w:rStyle w:val="af8"/>
          </w:rPr>
          <w:t>8-1-1</w:t>
        </w:r>
        <w:r w:rsidR="002A5A3E" w:rsidRPr="0073244C">
          <w:rPr>
            <w:rStyle w:val="af8"/>
            <w:rFonts w:hint="eastAsia"/>
          </w:rPr>
          <w:t>、資料庫關聯圖</w:t>
        </w:r>
        <w:r w:rsidR="002A5A3E">
          <w:rPr>
            <w:webHidden/>
          </w:rPr>
          <w:tab/>
        </w:r>
        <w:r w:rsidR="002A5A3E">
          <w:rPr>
            <w:webHidden/>
          </w:rPr>
          <w:fldChar w:fldCharType="begin"/>
        </w:r>
        <w:r w:rsidR="002A5A3E">
          <w:rPr>
            <w:webHidden/>
          </w:rPr>
          <w:instrText xml:space="preserve"> PAGEREF _Toc167232722 \h </w:instrText>
        </w:r>
        <w:r w:rsidR="002A5A3E">
          <w:rPr>
            <w:webHidden/>
          </w:rPr>
        </w:r>
        <w:r w:rsidR="002A5A3E">
          <w:rPr>
            <w:webHidden/>
          </w:rPr>
          <w:fldChar w:fldCharType="separate"/>
        </w:r>
        <w:r w:rsidR="002A5A3E">
          <w:rPr>
            <w:webHidden/>
          </w:rPr>
          <w:t>22</w:t>
        </w:r>
        <w:r w:rsidR="002A5A3E">
          <w:rPr>
            <w:webHidden/>
          </w:rPr>
          <w:fldChar w:fldCharType="end"/>
        </w:r>
      </w:hyperlink>
    </w:p>
    <w:p w14:paraId="51082D6B" w14:textId="77777777" w:rsidR="00487E49" w:rsidRPr="00412B93" w:rsidRDefault="007477B1" w:rsidP="00FA7D34">
      <w:pPr>
        <w:tabs>
          <w:tab w:val="left" w:pos="2520"/>
        </w:tabs>
        <w:snapToGrid w:val="0"/>
        <w:ind w:left="357"/>
        <w:jc w:val="center"/>
        <w:rPr>
          <w:color w:val="000000" w:themeColor="text1"/>
          <w:sz w:val="36"/>
          <w:szCs w:val="36"/>
        </w:rPr>
      </w:pPr>
      <w:r w:rsidRPr="00FA7D34">
        <w:rPr>
          <w:color w:val="000000" w:themeColor="text1"/>
          <w:sz w:val="36"/>
          <w:szCs w:val="36"/>
        </w:rPr>
        <w:fldChar w:fldCharType="end"/>
      </w:r>
    </w:p>
    <w:p w14:paraId="7D48FF15" w14:textId="77777777" w:rsidR="00487E49" w:rsidRPr="00412B93" w:rsidRDefault="00487E49" w:rsidP="00FA7D34">
      <w:pPr>
        <w:widowControl/>
        <w:snapToGrid w:val="0"/>
        <w:rPr>
          <w:color w:val="000000" w:themeColor="text1"/>
          <w:sz w:val="36"/>
          <w:szCs w:val="36"/>
        </w:rPr>
      </w:pPr>
      <w:r w:rsidRPr="00412B93">
        <w:rPr>
          <w:color w:val="000000" w:themeColor="text1"/>
          <w:sz w:val="36"/>
          <w:szCs w:val="36"/>
        </w:rPr>
        <w:br w:type="page"/>
      </w:r>
    </w:p>
    <w:p w14:paraId="70049DEB" w14:textId="41C352B7" w:rsidR="00D80F16" w:rsidRPr="00412B93" w:rsidRDefault="00D80F16" w:rsidP="00FA7D34">
      <w:pPr>
        <w:tabs>
          <w:tab w:val="left" w:pos="2520"/>
        </w:tabs>
        <w:snapToGrid w:val="0"/>
        <w:ind w:left="357"/>
        <w:jc w:val="center"/>
        <w:rPr>
          <w:b/>
          <w:bCs/>
          <w:color w:val="000000" w:themeColor="text1"/>
          <w:sz w:val="36"/>
          <w:szCs w:val="36"/>
        </w:rPr>
      </w:pPr>
      <w:r w:rsidRPr="00412B93">
        <w:rPr>
          <w:rFonts w:hint="eastAsia"/>
          <w:b/>
          <w:bCs/>
          <w:color w:val="000000" w:themeColor="text1"/>
          <w:sz w:val="36"/>
          <w:szCs w:val="36"/>
        </w:rPr>
        <w:lastRenderedPageBreak/>
        <w:t>表目錄</w:t>
      </w:r>
    </w:p>
    <w:p w14:paraId="51396EA8" w14:textId="5DA4ACA8" w:rsidR="002A5A3E" w:rsidRDefault="005117D4">
      <w:pPr>
        <w:pStyle w:val="afc"/>
        <w:ind w:left="1000" w:hanging="720"/>
        <w:rPr>
          <w:rFonts w:asciiTheme="minorHAnsi" w:eastAsiaTheme="minorEastAsia" w:hAnsiTheme="minorHAnsi" w:cstheme="minorBidi"/>
          <w:bCs w:val="0"/>
          <w:sz w:val="24"/>
          <w:szCs w:val="22"/>
        </w:rPr>
      </w:pPr>
      <w:r w:rsidRPr="005D1A83">
        <w:rPr>
          <w:bCs w:val="0"/>
          <w:color w:val="000000" w:themeColor="text1"/>
          <w:sz w:val="36"/>
          <w:szCs w:val="36"/>
        </w:rPr>
        <w:fldChar w:fldCharType="begin"/>
      </w:r>
      <w:r w:rsidRPr="005D1A83">
        <w:rPr>
          <w:bCs w:val="0"/>
          <w:color w:val="000000" w:themeColor="text1"/>
          <w:sz w:val="36"/>
          <w:szCs w:val="36"/>
        </w:rPr>
        <w:instrText xml:space="preserve"> </w:instrText>
      </w:r>
      <w:r w:rsidRPr="005D1A83">
        <w:rPr>
          <w:rFonts w:hint="eastAsia"/>
          <w:bCs w:val="0"/>
          <w:color w:val="000000" w:themeColor="text1"/>
          <w:sz w:val="36"/>
          <w:szCs w:val="36"/>
        </w:rPr>
        <w:instrText>TOC \h \z \t "</w:instrText>
      </w:r>
      <w:r w:rsidRPr="005D1A83">
        <w:rPr>
          <w:rFonts w:hint="eastAsia"/>
          <w:bCs w:val="0"/>
          <w:color w:val="000000" w:themeColor="text1"/>
          <w:sz w:val="36"/>
          <w:szCs w:val="36"/>
        </w:rPr>
        <w:instrText>表</w:instrText>
      </w:r>
      <w:r w:rsidRPr="005D1A83">
        <w:rPr>
          <w:rFonts w:hint="eastAsia"/>
          <w:bCs w:val="0"/>
          <w:color w:val="000000" w:themeColor="text1"/>
          <w:sz w:val="36"/>
          <w:szCs w:val="36"/>
        </w:rPr>
        <w:instrText>" \c</w:instrText>
      </w:r>
      <w:r w:rsidRPr="005D1A83">
        <w:rPr>
          <w:bCs w:val="0"/>
          <w:color w:val="000000" w:themeColor="text1"/>
          <w:sz w:val="36"/>
          <w:szCs w:val="36"/>
        </w:rPr>
        <w:instrText xml:space="preserve"> </w:instrText>
      </w:r>
      <w:r w:rsidRPr="005D1A83">
        <w:rPr>
          <w:bCs w:val="0"/>
          <w:color w:val="000000" w:themeColor="text1"/>
          <w:sz w:val="36"/>
          <w:szCs w:val="36"/>
        </w:rPr>
        <w:fldChar w:fldCharType="separate"/>
      </w:r>
      <w:hyperlink w:anchor="_Toc167232757" w:history="1">
        <w:r w:rsidR="002A5A3E" w:rsidRPr="00DF4713">
          <w:rPr>
            <w:rStyle w:val="af8"/>
            <w:rFonts w:hint="eastAsia"/>
          </w:rPr>
          <w:t>表</w:t>
        </w:r>
        <w:r w:rsidR="002A5A3E" w:rsidRPr="00DF4713">
          <w:rPr>
            <w:rStyle w:val="af8"/>
          </w:rPr>
          <w:t>2-1-1</w:t>
        </w:r>
        <w:r w:rsidR="002A5A3E" w:rsidRPr="00DF4713">
          <w:rPr>
            <w:rStyle w:val="af8"/>
            <w:rFonts w:hint="eastAsia"/>
          </w:rPr>
          <w:t>、操作可行性</w:t>
        </w:r>
        <w:r w:rsidR="002A5A3E">
          <w:rPr>
            <w:webHidden/>
          </w:rPr>
          <w:tab/>
        </w:r>
        <w:r w:rsidR="002A5A3E">
          <w:rPr>
            <w:webHidden/>
          </w:rPr>
          <w:fldChar w:fldCharType="begin"/>
        </w:r>
        <w:r w:rsidR="002A5A3E">
          <w:rPr>
            <w:webHidden/>
          </w:rPr>
          <w:instrText xml:space="preserve"> PAGEREF _Toc167232757 \h </w:instrText>
        </w:r>
        <w:r w:rsidR="002A5A3E">
          <w:rPr>
            <w:webHidden/>
          </w:rPr>
        </w:r>
        <w:r w:rsidR="002A5A3E">
          <w:rPr>
            <w:webHidden/>
          </w:rPr>
          <w:fldChar w:fldCharType="separate"/>
        </w:r>
        <w:r w:rsidR="002A5A3E">
          <w:rPr>
            <w:webHidden/>
          </w:rPr>
          <w:t>4</w:t>
        </w:r>
        <w:r w:rsidR="002A5A3E">
          <w:rPr>
            <w:webHidden/>
          </w:rPr>
          <w:fldChar w:fldCharType="end"/>
        </w:r>
      </w:hyperlink>
    </w:p>
    <w:p w14:paraId="23570EC5" w14:textId="6EFE363D" w:rsidR="002A5A3E" w:rsidRDefault="00110DF4">
      <w:pPr>
        <w:pStyle w:val="afc"/>
        <w:ind w:left="840" w:hanging="560"/>
        <w:rPr>
          <w:rFonts w:asciiTheme="minorHAnsi" w:eastAsiaTheme="minorEastAsia" w:hAnsiTheme="minorHAnsi" w:cstheme="minorBidi"/>
          <w:bCs w:val="0"/>
          <w:sz w:val="24"/>
          <w:szCs w:val="22"/>
        </w:rPr>
      </w:pPr>
      <w:hyperlink w:anchor="_Toc167232758" w:history="1">
        <w:r w:rsidR="002A5A3E" w:rsidRPr="00DF4713">
          <w:rPr>
            <w:rStyle w:val="af8"/>
            <w:rFonts w:hint="eastAsia"/>
          </w:rPr>
          <w:t>表</w:t>
        </w:r>
        <w:r w:rsidR="002A5A3E" w:rsidRPr="00DF4713">
          <w:rPr>
            <w:rStyle w:val="af8"/>
          </w:rPr>
          <w:t>2-1-2</w:t>
        </w:r>
        <w:r w:rsidR="002A5A3E" w:rsidRPr="00DF4713">
          <w:rPr>
            <w:rStyle w:val="af8"/>
            <w:rFonts w:hint="eastAsia"/>
          </w:rPr>
          <w:t>、技術可行性</w:t>
        </w:r>
        <w:r w:rsidR="002A5A3E">
          <w:rPr>
            <w:webHidden/>
          </w:rPr>
          <w:tab/>
        </w:r>
        <w:r w:rsidR="002A5A3E">
          <w:rPr>
            <w:webHidden/>
          </w:rPr>
          <w:fldChar w:fldCharType="begin"/>
        </w:r>
        <w:r w:rsidR="002A5A3E">
          <w:rPr>
            <w:webHidden/>
          </w:rPr>
          <w:instrText xml:space="preserve"> PAGEREF _Toc167232758 \h </w:instrText>
        </w:r>
        <w:r w:rsidR="002A5A3E">
          <w:rPr>
            <w:webHidden/>
          </w:rPr>
        </w:r>
        <w:r w:rsidR="002A5A3E">
          <w:rPr>
            <w:webHidden/>
          </w:rPr>
          <w:fldChar w:fldCharType="separate"/>
        </w:r>
        <w:r w:rsidR="002A5A3E">
          <w:rPr>
            <w:webHidden/>
          </w:rPr>
          <w:t>4</w:t>
        </w:r>
        <w:r w:rsidR="002A5A3E">
          <w:rPr>
            <w:webHidden/>
          </w:rPr>
          <w:fldChar w:fldCharType="end"/>
        </w:r>
      </w:hyperlink>
    </w:p>
    <w:p w14:paraId="5DDE6DC3" w14:textId="23D47756" w:rsidR="002A5A3E" w:rsidRDefault="00110DF4">
      <w:pPr>
        <w:pStyle w:val="afc"/>
        <w:ind w:left="840" w:hanging="560"/>
        <w:rPr>
          <w:rFonts w:asciiTheme="minorHAnsi" w:eastAsiaTheme="minorEastAsia" w:hAnsiTheme="minorHAnsi" w:cstheme="minorBidi"/>
          <w:bCs w:val="0"/>
          <w:sz w:val="24"/>
          <w:szCs w:val="22"/>
        </w:rPr>
      </w:pPr>
      <w:hyperlink w:anchor="_Toc167232759" w:history="1">
        <w:r w:rsidR="002A5A3E" w:rsidRPr="00DF4713">
          <w:rPr>
            <w:rStyle w:val="af8"/>
            <w:rFonts w:hint="eastAsia"/>
          </w:rPr>
          <w:t>表</w:t>
        </w:r>
        <w:r w:rsidR="002A5A3E" w:rsidRPr="00DF4713">
          <w:rPr>
            <w:rStyle w:val="af8"/>
          </w:rPr>
          <w:t>2-1-3</w:t>
        </w:r>
        <w:r w:rsidR="002A5A3E" w:rsidRPr="00DF4713">
          <w:rPr>
            <w:rStyle w:val="af8"/>
            <w:rFonts w:hint="eastAsia"/>
          </w:rPr>
          <w:t>、時程可行性</w:t>
        </w:r>
        <w:r w:rsidR="002A5A3E">
          <w:rPr>
            <w:webHidden/>
          </w:rPr>
          <w:tab/>
        </w:r>
        <w:r w:rsidR="002A5A3E">
          <w:rPr>
            <w:webHidden/>
          </w:rPr>
          <w:fldChar w:fldCharType="begin"/>
        </w:r>
        <w:r w:rsidR="002A5A3E">
          <w:rPr>
            <w:webHidden/>
          </w:rPr>
          <w:instrText xml:space="preserve"> PAGEREF _Toc167232759 \h </w:instrText>
        </w:r>
        <w:r w:rsidR="002A5A3E">
          <w:rPr>
            <w:webHidden/>
          </w:rPr>
        </w:r>
        <w:r w:rsidR="002A5A3E">
          <w:rPr>
            <w:webHidden/>
          </w:rPr>
          <w:fldChar w:fldCharType="separate"/>
        </w:r>
        <w:r w:rsidR="002A5A3E">
          <w:rPr>
            <w:webHidden/>
          </w:rPr>
          <w:t>5</w:t>
        </w:r>
        <w:r w:rsidR="002A5A3E">
          <w:rPr>
            <w:webHidden/>
          </w:rPr>
          <w:fldChar w:fldCharType="end"/>
        </w:r>
      </w:hyperlink>
    </w:p>
    <w:p w14:paraId="3925B5A5" w14:textId="03726E02" w:rsidR="002A5A3E" w:rsidRDefault="00110DF4">
      <w:pPr>
        <w:pStyle w:val="afc"/>
        <w:ind w:left="840" w:hanging="560"/>
        <w:rPr>
          <w:rFonts w:asciiTheme="minorHAnsi" w:eastAsiaTheme="minorEastAsia" w:hAnsiTheme="minorHAnsi" w:cstheme="minorBidi"/>
          <w:bCs w:val="0"/>
          <w:sz w:val="24"/>
          <w:szCs w:val="22"/>
        </w:rPr>
      </w:pPr>
      <w:hyperlink w:anchor="_Toc167232760" w:history="1">
        <w:r w:rsidR="002A5A3E" w:rsidRPr="00DF4713">
          <w:rPr>
            <w:rStyle w:val="af8"/>
            <w:rFonts w:hint="eastAsia"/>
          </w:rPr>
          <w:t>表</w:t>
        </w:r>
        <w:r w:rsidR="002A5A3E" w:rsidRPr="00DF4713">
          <w:rPr>
            <w:rStyle w:val="af8"/>
          </w:rPr>
          <w:t>2-2-1</w:t>
        </w:r>
        <w:r w:rsidR="002A5A3E" w:rsidRPr="00DF4713">
          <w:rPr>
            <w:rStyle w:val="af8"/>
            <w:rFonts w:hint="eastAsia"/>
          </w:rPr>
          <w:t>、商業模式九宮格</w:t>
        </w:r>
        <w:r w:rsidR="002A5A3E">
          <w:rPr>
            <w:webHidden/>
          </w:rPr>
          <w:tab/>
        </w:r>
        <w:r w:rsidR="002A5A3E">
          <w:rPr>
            <w:webHidden/>
          </w:rPr>
          <w:fldChar w:fldCharType="begin"/>
        </w:r>
        <w:r w:rsidR="002A5A3E">
          <w:rPr>
            <w:webHidden/>
          </w:rPr>
          <w:instrText xml:space="preserve"> PAGEREF _Toc167232760 \h </w:instrText>
        </w:r>
        <w:r w:rsidR="002A5A3E">
          <w:rPr>
            <w:webHidden/>
          </w:rPr>
        </w:r>
        <w:r w:rsidR="002A5A3E">
          <w:rPr>
            <w:webHidden/>
          </w:rPr>
          <w:fldChar w:fldCharType="separate"/>
        </w:r>
        <w:r w:rsidR="002A5A3E">
          <w:rPr>
            <w:webHidden/>
          </w:rPr>
          <w:t>5</w:t>
        </w:r>
        <w:r w:rsidR="002A5A3E">
          <w:rPr>
            <w:webHidden/>
          </w:rPr>
          <w:fldChar w:fldCharType="end"/>
        </w:r>
      </w:hyperlink>
    </w:p>
    <w:p w14:paraId="76B652AE" w14:textId="689D63C8" w:rsidR="002A5A3E" w:rsidRDefault="00110DF4">
      <w:pPr>
        <w:pStyle w:val="afc"/>
        <w:ind w:left="840" w:hanging="560"/>
        <w:rPr>
          <w:rFonts w:asciiTheme="minorHAnsi" w:eastAsiaTheme="minorEastAsia" w:hAnsiTheme="minorHAnsi" w:cstheme="minorBidi"/>
          <w:bCs w:val="0"/>
          <w:sz w:val="24"/>
          <w:szCs w:val="22"/>
        </w:rPr>
      </w:pPr>
      <w:hyperlink w:anchor="_Toc167232761" w:history="1">
        <w:r w:rsidR="002A5A3E" w:rsidRPr="00DF4713">
          <w:rPr>
            <w:rStyle w:val="af8"/>
            <w:rFonts w:hint="eastAsia"/>
          </w:rPr>
          <w:t>表</w:t>
        </w:r>
        <w:r w:rsidR="002A5A3E" w:rsidRPr="00DF4713">
          <w:rPr>
            <w:rStyle w:val="af8"/>
          </w:rPr>
          <w:t>2-3-4-1</w:t>
        </w:r>
        <w:r w:rsidR="002A5A3E" w:rsidRPr="00DF4713">
          <w:rPr>
            <w:rStyle w:val="af8"/>
            <w:rFonts w:hint="eastAsia"/>
          </w:rPr>
          <w:t>、相關系統比較</w:t>
        </w:r>
        <w:r w:rsidR="002A5A3E">
          <w:rPr>
            <w:webHidden/>
          </w:rPr>
          <w:tab/>
        </w:r>
        <w:r w:rsidR="002A5A3E">
          <w:rPr>
            <w:webHidden/>
          </w:rPr>
          <w:fldChar w:fldCharType="begin"/>
        </w:r>
        <w:r w:rsidR="002A5A3E">
          <w:rPr>
            <w:webHidden/>
          </w:rPr>
          <w:instrText xml:space="preserve"> PAGEREF _Toc167232761 \h </w:instrText>
        </w:r>
        <w:r w:rsidR="002A5A3E">
          <w:rPr>
            <w:webHidden/>
          </w:rPr>
        </w:r>
        <w:r w:rsidR="002A5A3E">
          <w:rPr>
            <w:webHidden/>
          </w:rPr>
          <w:fldChar w:fldCharType="separate"/>
        </w:r>
        <w:r w:rsidR="002A5A3E">
          <w:rPr>
            <w:webHidden/>
          </w:rPr>
          <w:t>7</w:t>
        </w:r>
        <w:r w:rsidR="002A5A3E">
          <w:rPr>
            <w:webHidden/>
          </w:rPr>
          <w:fldChar w:fldCharType="end"/>
        </w:r>
      </w:hyperlink>
    </w:p>
    <w:p w14:paraId="4B8ED1F3" w14:textId="0D4F9F98" w:rsidR="002A5A3E" w:rsidRDefault="00110DF4">
      <w:pPr>
        <w:pStyle w:val="afc"/>
        <w:ind w:left="840" w:hanging="560"/>
        <w:rPr>
          <w:rFonts w:asciiTheme="minorHAnsi" w:eastAsiaTheme="minorEastAsia" w:hAnsiTheme="minorHAnsi" w:cstheme="minorBidi"/>
          <w:bCs w:val="0"/>
          <w:sz w:val="24"/>
          <w:szCs w:val="22"/>
        </w:rPr>
      </w:pPr>
      <w:hyperlink w:anchor="_Toc167232762" w:history="1">
        <w:r w:rsidR="002A5A3E" w:rsidRPr="00DF4713">
          <w:rPr>
            <w:rStyle w:val="af8"/>
            <w:rFonts w:hint="eastAsia"/>
          </w:rPr>
          <w:t>表</w:t>
        </w:r>
        <w:r w:rsidR="002A5A3E" w:rsidRPr="00DF4713">
          <w:rPr>
            <w:rStyle w:val="af8"/>
          </w:rPr>
          <w:t>2-4-1</w:t>
        </w:r>
        <w:r w:rsidR="002A5A3E" w:rsidRPr="00DF4713">
          <w:rPr>
            <w:rStyle w:val="af8"/>
            <w:rFonts w:hint="eastAsia"/>
          </w:rPr>
          <w:t>、競爭力分析</w:t>
        </w:r>
        <w:r w:rsidR="002A5A3E" w:rsidRPr="00DF4713">
          <w:rPr>
            <w:rStyle w:val="af8"/>
          </w:rPr>
          <w:t>(SWOT-TOWS)</w:t>
        </w:r>
        <w:r w:rsidR="002A5A3E">
          <w:rPr>
            <w:webHidden/>
          </w:rPr>
          <w:tab/>
        </w:r>
        <w:r w:rsidR="002A5A3E">
          <w:rPr>
            <w:webHidden/>
          </w:rPr>
          <w:fldChar w:fldCharType="begin"/>
        </w:r>
        <w:r w:rsidR="002A5A3E">
          <w:rPr>
            <w:webHidden/>
          </w:rPr>
          <w:instrText xml:space="preserve"> PAGEREF _Toc167232762 \h </w:instrText>
        </w:r>
        <w:r w:rsidR="002A5A3E">
          <w:rPr>
            <w:webHidden/>
          </w:rPr>
        </w:r>
        <w:r w:rsidR="002A5A3E">
          <w:rPr>
            <w:webHidden/>
          </w:rPr>
          <w:fldChar w:fldCharType="separate"/>
        </w:r>
        <w:r w:rsidR="002A5A3E">
          <w:rPr>
            <w:webHidden/>
          </w:rPr>
          <w:t>8</w:t>
        </w:r>
        <w:r w:rsidR="002A5A3E">
          <w:rPr>
            <w:webHidden/>
          </w:rPr>
          <w:fldChar w:fldCharType="end"/>
        </w:r>
      </w:hyperlink>
    </w:p>
    <w:p w14:paraId="4119311E" w14:textId="4184027A" w:rsidR="002A5A3E" w:rsidRDefault="00110DF4">
      <w:pPr>
        <w:pStyle w:val="afc"/>
        <w:ind w:left="840" w:hanging="560"/>
        <w:rPr>
          <w:rFonts w:asciiTheme="minorHAnsi" w:eastAsiaTheme="minorEastAsia" w:hAnsiTheme="minorHAnsi" w:cstheme="minorBidi"/>
          <w:bCs w:val="0"/>
          <w:sz w:val="24"/>
          <w:szCs w:val="22"/>
        </w:rPr>
      </w:pPr>
      <w:hyperlink w:anchor="_Toc167232763" w:history="1">
        <w:r w:rsidR="002A5A3E" w:rsidRPr="00DF4713">
          <w:rPr>
            <w:rStyle w:val="af8"/>
            <w:rFonts w:hint="eastAsia"/>
          </w:rPr>
          <w:t>表</w:t>
        </w:r>
        <w:r w:rsidR="002A5A3E" w:rsidRPr="00DF4713">
          <w:rPr>
            <w:rStyle w:val="af8"/>
          </w:rPr>
          <w:t>3-2-1</w:t>
        </w:r>
        <w:r w:rsidR="002A5A3E" w:rsidRPr="00DF4713">
          <w:rPr>
            <w:rStyle w:val="af8"/>
            <w:rFonts w:hint="eastAsia"/>
          </w:rPr>
          <w:t>、系統軟、硬體需求與技術平台</w:t>
        </w:r>
        <w:r w:rsidR="002A5A3E">
          <w:rPr>
            <w:webHidden/>
          </w:rPr>
          <w:tab/>
        </w:r>
        <w:r w:rsidR="002A5A3E">
          <w:rPr>
            <w:webHidden/>
          </w:rPr>
          <w:fldChar w:fldCharType="begin"/>
        </w:r>
        <w:r w:rsidR="002A5A3E">
          <w:rPr>
            <w:webHidden/>
          </w:rPr>
          <w:instrText xml:space="preserve"> PAGEREF _Toc167232763 \h </w:instrText>
        </w:r>
        <w:r w:rsidR="002A5A3E">
          <w:rPr>
            <w:webHidden/>
          </w:rPr>
        </w:r>
        <w:r w:rsidR="002A5A3E">
          <w:rPr>
            <w:webHidden/>
          </w:rPr>
          <w:fldChar w:fldCharType="separate"/>
        </w:r>
        <w:r w:rsidR="002A5A3E">
          <w:rPr>
            <w:webHidden/>
          </w:rPr>
          <w:t>9</w:t>
        </w:r>
        <w:r w:rsidR="002A5A3E">
          <w:rPr>
            <w:webHidden/>
          </w:rPr>
          <w:fldChar w:fldCharType="end"/>
        </w:r>
      </w:hyperlink>
    </w:p>
    <w:p w14:paraId="7E7E1D91" w14:textId="4E8E205E" w:rsidR="002A5A3E" w:rsidRDefault="00110DF4">
      <w:pPr>
        <w:pStyle w:val="afc"/>
        <w:ind w:left="840" w:hanging="560"/>
        <w:rPr>
          <w:rFonts w:asciiTheme="minorHAnsi" w:eastAsiaTheme="minorEastAsia" w:hAnsiTheme="minorHAnsi" w:cstheme="minorBidi"/>
          <w:bCs w:val="0"/>
          <w:sz w:val="24"/>
          <w:szCs w:val="22"/>
        </w:rPr>
      </w:pPr>
      <w:hyperlink w:anchor="_Toc167232764" w:history="1">
        <w:r w:rsidR="002A5A3E" w:rsidRPr="00DF4713">
          <w:rPr>
            <w:rStyle w:val="af8"/>
            <w:rFonts w:hint="eastAsia"/>
          </w:rPr>
          <w:t>表</w:t>
        </w:r>
        <w:r w:rsidR="002A5A3E" w:rsidRPr="00DF4713">
          <w:rPr>
            <w:rStyle w:val="af8"/>
          </w:rPr>
          <w:t>3-3-1</w:t>
        </w:r>
        <w:r w:rsidR="002A5A3E" w:rsidRPr="00DF4713">
          <w:rPr>
            <w:rStyle w:val="af8"/>
            <w:rFonts w:hint="eastAsia"/>
          </w:rPr>
          <w:t>、開發標準與使用工具</w:t>
        </w:r>
        <w:r w:rsidR="002A5A3E">
          <w:rPr>
            <w:webHidden/>
          </w:rPr>
          <w:tab/>
        </w:r>
        <w:r w:rsidR="002A5A3E">
          <w:rPr>
            <w:webHidden/>
          </w:rPr>
          <w:fldChar w:fldCharType="begin"/>
        </w:r>
        <w:r w:rsidR="002A5A3E">
          <w:rPr>
            <w:webHidden/>
          </w:rPr>
          <w:instrText xml:space="preserve"> PAGEREF _Toc167232764 \h </w:instrText>
        </w:r>
        <w:r w:rsidR="002A5A3E">
          <w:rPr>
            <w:webHidden/>
          </w:rPr>
        </w:r>
        <w:r w:rsidR="002A5A3E">
          <w:rPr>
            <w:webHidden/>
          </w:rPr>
          <w:fldChar w:fldCharType="separate"/>
        </w:r>
        <w:r w:rsidR="002A5A3E">
          <w:rPr>
            <w:webHidden/>
          </w:rPr>
          <w:t>10</w:t>
        </w:r>
        <w:r w:rsidR="002A5A3E">
          <w:rPr>
            <w:webHidden/>
          </w:rPr>
          <w:fldChar w:fldCharType="end"/>
        </w:r>
      </w:hyperlink>
    </w:p>
    <w:p w14:paraId="4741436E" w14:textId="1ED7772A" w:rsidR="002A5A3E" w:rsidRDefault="00110DF4">
      <w:pPr>
        <w:pStyle w:val="afc"/>
        <w:ind w:left="840" w:hanging="560"/>
        <w:rPr>
          <w:rFonts w:asciiTheme="minorHAnsi" w:eastAsiaTheme="minorEastAsia" w:hAnsiTheme="minorHAnsi" w:cstheme="minorBidi"/>
          <w:bCs w:val="0"/>
          <w:sz w:val="24"/>
          <w:szCs w:val="22"/>
        </w:rPr>
      </w:pPr>
      <w:hyperlink w:anchor="_Toc167232765" w:history="1">
        <w:r w:rsidR="002A5A3E" w:rsidRPr="00DF4713">
          <w:rPr>
            <w:rStyle w:val="af8"/>
            <w:rFonts w:hint="eastAsia"/>
          </w:rPr>
          <w:t>表</w:t>
        </w:r>
        <w:r w:rsidR="002A5A3E" w:rsidRPr="00DF4713">
          <w:rPr>
            <w:rStyle w:val="af8"/>
          </w:rPr>
          <w:t>4-1-1</w:t>
        </w:r>
        <w:r w:rsidR="002A5A3E" w:rsidRPr="00DF4713">
          <w:rPr>
            <w:rStyle w:val="af8"/>
            <w:rFonts w:hint="eastAsia"/>
          </w:rPr>
          <w:t>、專案時程</w:t>
        </w:r>
        <w:r w:rsidR="002A5A3E">
          <w:rPr>
            <w:webHidden/>
          </w:rPr>
          <w:tab/>
        </w:r>
        <w:r w:rsidR="002A5A3E">
          <w:rPr>
            <w:webHidden/>
          </w:rPr>
          <w:fldChar w:fldCharType="begin"/>
        </w:r>
        <w:r w:rsidR="002A5A3E">
          <w:rPr>
            <w:webHidden/>
          </w:rPr>
          <w:instrText xml:space="preserve"> PAGEREF _Toc167232765 \h </w:instrText>
        </w:r>
        <w:r w:rsidR="002A5A3E">
          <w:rPr>
            <w:webHidden/>
          </w:rPr>
        </w:r>
        <w:r w:rsidR="002A5A3E">
          <w:rPr>
            <w:webHidden/>
          </w:rPr>
          <w:fldChar w:fldCharType="separate"/>
        </w:r>
        <w:r w:rsidR="002A5A3E">
          <w:rPr>
            <w:webHidden/>
          </w:rPr>
          <w:t>11</w:t>
        </w:r>
        <w:r w:rsidR="002A5A3E">
          <w:rPr>
            <w:webHidden/>
          </w:rPr>
          <w:fldChar w:fldCharType="end"/>
        </w:r>
      </w:hyperlink>
    </w:p>
    <w:p w14:paraId="2DC4A143" w14:textId="4C634F7F" w:rsidR="002A5A3E" w:rsidRDefault="00110DF4">
      <w:pPr>
        <w:pStyle w:val="afc"/>
        <w:ind w:left="840" w:hanging="560"/>
        <w:rPr>
          <w:rFonts w:asciiTheme="minorHAnsi" w:eastAsiaTheme="minorEastAsia" w:hAnsiTheme="minorHAnsi" w:cstheme="minorBidi"/>
          <w:bCs w:val="0"/>
          <w:sz w:val="24"/>
          <w:szCs w:val="22"/>
        </w:rPr>
      </w:pPr>
      <w:hyperlink w:anchor="_Toc167232766" w:history="1">
        <w:r w:rsidR="002A5A3E" w:rsidRPr="00DF4713">
          <w:rPr>
            <w:rStyle w:val="af8"/>
            <w:rFonts w:hint="eastAsia"/>
          </w:rPr>
          <w:t>表</w:t>
        </w:r>
        <w:r w:rsidR="002A5A3E" w:rsidRPr="00DF4713">
          <w:rPr>
            <w:rStyle w:val="af8"/>
          </w:rPr>
          <w:t>4-2-1</w:t>
        </w:r>
        <w:r w:rsidR="002A5A3E" w:rsidRPr="00DF4713">
          <w:rPr>
            <w:rStyle w:val="af8"/>
            <w:rFonts w:hint="eastAsia"/>
          </w:rPr>
          <w:t>、專案組織與分工</w:t>
        </w:r>
        <w:r w:rsidR="002A5A3E">
          <w:rPr>
            <w:webHidden/>
          </w:rPr>
          <w:tab/>
        </w:r>
        <w:r w:rsidR="002A5A3E">
          <w:rPr>
            <w:webHidden/>
          </w:rPr>
          <w:fldChar w:fldCharType="begin"/>
        </w:r>
        <w:r w:rsidR="002A5A3E">
          <w:rPr>
            <w:webHidden/>
          </w:rPr>
          <w:instrText xml:space="preserve"> PAGEREF _Toc167232766 \h </w:instrText>
        </w:r>
        <w:r w:rsidR="002A5A3E">
          <w:rPr>
            <w:webHidden/>
          </w:rPr>
        </w:r>
        <w:r w:rsidR="002A5A3E">
          <w:rPr>
            <w:webHidden/>
          </w:rPr>
          <w:fldChar w:fldCharType="separate"/>
        </w:r>
        <w:r w:rsidR="002A5A3E">
          <w:rPr>
            <w:webHidden/>
          </w:rPr>
          <w:t>12</w:t>
        </w:r>
        <w:r w:rsidR="002A5A3E">
          <w:rPr>
            <w:webHidden/>
          </w:rPr>
          <w:fldChar w:fldCharType="end"/>
        </w:r>
      </w:hyperlink>
    </w:p>
    <w:p w14:paraId="6B6B5A0F" w14:textId="5993E285" w:rsidR="002A5A3E" w:rsidRDefault="00110DF4">
      <w:pPr>
        <w:pStyle w:val="afc"/>
        <w:ind w:left="840" w:hanging="560"/>
        <w:rPr>
          <w:rFonts w:asciiTheme="minorHAnsi" w:eastAsiaTheme="minorEastAsia" w:hAnsiTheme="minorHAnsi" w:cstheme="minorBidi"/>
          <w:bCs w:val="0"/>
          <w:sz w:val="24"/>
          <w:szCs w:val="22"/>
        </w:rPr>
      </w:pPr>
      <w:hyperlink w:anchor="_Toc167232767" w:history="1">
        <w:r w:rsidR="002A5A3E" w:rsidRPr="00DF4713">
          <w:rPr>
            <w:rStyle w:val="af8"/>
            <w:rFonts w:hint="eastAsia"/>
          </w:rPr>
          <w:t>表</w:t>
        </w:r>
        <w:r w:rsidR="002A5A3E" w:rsidRPr="00DF4713">
          <w:rPr>
            <w:rStyle w:val="af8"/>
          </w:rPr>
          <w:t>4-2-2</w:t>
        </w:r>
        <w:r w:rsidR="002A5A3E" w:rsidRPr="00DF4713">
          <w:rPr>
            <w:rStyle w:val="af8"/>
            <w:rFonts w:hint="eastAsia"/>
          </w:rPr>
          <w:t>、專題成果工作內容與貢獻度表</w:t>
        </w:r>
        <w:r w:rsidR="002A5A3E">
          <w:rPr>
            <w:webHidden/>
          </w:rPr>
          <w:tab/>
        </w:r>
        <w:r w:rsidR="002A5A3E">
          <w:rPr>
            <w:webHidden/>
          </w:rPr>
          <w:fldChar w:fldCharType="begin"/>
        </w:r>
        <w:r w:rsidR="002A5A3E">
          <w:rPr>
            <w:webHidden/>
          </w:rPr>
          <w:instrText xml:space="preserve"> PAGEREF _Toc167232767 \h </w:instrText>
        </w:r>
        <w:r w:rsidR="002A5A3E">
          <w:rPr>
            <w:webHidden/>
          </w:rPr>
        </w:r>
        <w:r w:rsidR="002A5A3E">
          <w:rPr>
            <w:webHidden/>
          </w:rPr>
          <w:fldChar w:fldCharType="separate"/>
        </w:r>
        <w:r w:rsidR="002A5A3E">
          <w:rPr>
            <w:webHidden/>
          </w:rPr>
          <w:t>13</w:t>
        </w:r>
        <w:r w:rsidR="002A5A3E">
          <w:rPr>
            <w:webHidden/>
          </w:rPr>
          <w:fldChar w:fldCharType="end"/>
        </w:r>
      </w:hyperlink>
    </w:p>
    <w:p w14:paraId="106ADFAC" w14:textId="195BE679" w:rsidR="002A5A3E" w:rsidRDefault="00110DF4">
      <w:pPr>
        <w:pStyle w:val="afc"/>
        <w:ind w:left="840" w:hanging="560"/>
        <w:rPr>
          <w:rFonts w:asciiTheme="minorHAnsi" w:eastAsiaTheme="minorEastAsia" w:hAnsiTheme="minorHAnsi" w:cstheme="minorBidi"/>
          <w:bCs w:val="0"/>
          <w:sz w:val="24"/>
          <w:szCs w:val="22"/>
        </w:rPr>
      </w:pPr>
      <w:hyperlink w:anchor="_Toc167232768" w:history="1">
        <w:r w:rsidR="002A5A3E" w:rsidRPr="00DF4713">
          <w:rPr>
            <w:rStyle w:val="af8"/>
            <w:rFonts w:hint="eastAsia"/>
          </w:rPr>
          <w:t>表</w:t>
        </w:r>
        <w:r w:rsidR="002A5A3E" w:rsidRPr="00DF4713">
          <w:rPr>
            <w:rStyle w:val="af8"/>
          </w:rPr>
          <w:t>5-2-1-1</w:t>
        </w:r>
        <w:r w:rsidR="002A5A3E" w:rsidRPr="00DF4713">
          <w:rPr>
            <w:rStyle w:val="af8"/>
            <w:rFonts w:hint="eastAsia"/>
          </w:rPr>
          <w:t>、功能性需求敘述</w:t>
        </w:r>
        <w:r w:rsidR="002A5A3E">
          <w:rPr>
            <w:webHidden/>
          </w:rPr>
          <w:tab/>
        </w:r>
        <w:r w:rsidR="002A5A3E">
          <w:rPr>
            <w:webHidden/>
          </w:rPr>
          <w:fldChar w:fldCharType="begin"/>
        </w:r>
        <w:r w:rsidR="002A5A3E">
          <w:rPr>
            <w:webHidden/>
          </w:rPr>
          <w:instrText xml:space="preserve"> PAGEREF _Toc167232768 \h </w:instrText>
        </w:r>
        <w:r w:rsidR="002A5A3E">
          <w:rPr>
            <w:webHidden/>
          </w:rPr>
        </w:r>
        <w:r w:rsidR="002A5A3E">
          <w:rPr>
            <w:webHidden/>
          </w:rPr>
          <w:fldChar w:fldCharType="separate"/>
        </w:r>
        <w:r w:rsidR="002A5A3E">
          <w:rPr>
            <w:webHidden/>
          </w:rPr>
          <w:t>15</w:t>
        </w:r>
        <w:r w:rsidR="002A5A3E">
          <w:rPr>
            <w:webHidden/>
          </w:rPr>
          <w:fldChar w:fldCharType="end"/>
        </w:r>
      </w:hyperlink>
    </w:p>
    <w:p w14:paraId="6F138473" w14:textId="7781A149" w:rsidR="002A5A3E" w:rsidRDefault="00110DF4">
      <w:pPr>
        <w:pStyle w:val="afc"/>
        <w:ind w:left="840" w:hanging="560"/>
        <w:rPr>
          <w:rFonts w:asciiTheme="minorHAnsi" w:eastAsiaTheme="minorEastAsia" w:hAnsiTheme="minorHAnsi" w:cstheme="minorBidi"/>
          <w:bCs w:val="0"/>
          <w:sz w:val="24"/>
          <w:szCs w:val="22"/>
        </w:rPr>
      </w:pPr>
      <w:hyperlink w:anchor="_Toc167232769" w:history="1">
        <w:r w:rsidR="002A5A3E" w:rsidRPr="00DF4713">
          <w:rPr>
            <w:rStyle w:val="af8"/>
            <w:rFonts w:hint="eastAsia"/>
          </w:rPr>
          <w:t>表</w:t>
        </w:r>
        <w:r w:rsidR="002A5A3E" w:rsidRPr="00DF4713">
          <w:rPr>
            <w:rStyle w:val="af8"/>
          </w:rPr>
          <w:t>6-2-1</w:t>
        </w:r>
        <w:r w:rsidR="002A5A3E" w:rsidRPr="00DF4713">
          <w:rPr>
            <w:rStyle w:val="af8"/>
            <w:rFonts w:hint="eastAsia"/>
          </w:rPr>
          <w:t>、程序規格書</w:t>
        </w:r>
        <w:r w:rsidR="002A5A3E" w:rsidRPr="00DF4713">
          <w:rPr>
            <w:rStyle w:val="af8"/>
            <w:rFonts w:ascii="標楷體" w:hAnsi="標楷體" w:hint="eastAsia"/>
          </w:rPr>
          <w:t>－</w:t>
        </w:r>
        <w:r w:rsidR="002A5A3E" w:rsidRPr="00DF4713">
          <w:rPr>
            <w:rStyle w:val="af8"/>
            <w:rFonts w:hint="eastAsia"/>
          </w:rPr>
          <w:t>求救</w:t>
        </w:r>
        <w:r w:rsidR="002A5A3E">
          <w:rPr>
            <w:webHidden/>
          </w:rPr>
          <w:tab/>
        </w:r>
        <w:r w:rsidR="002A5A3E">
          <w:rPr>
            <w:webHidden/>
          </w:rPr>
          <w:fldChar w:fldCharType="begin"/>
        </w:r>
        <w:r w:rsidR="002A5A3E">
          <w:rPr>
            <w:webHidden/>
          </w:rPr>
          <w:instrText xml:space="preserve"> PAGEREF _Toc167232769 \h </w:instrText>
        </w:r>
        <w:r w:rsidR="002A5A3E">
          <w:rPr>
            <w:webHidden/>
          </w:rPr>
        </w:r>
        <w:r w:rsidR="002A5A3E">
          <w:rPr>
            <w:webHidden/>
          </w:rPr>
          <w:fldChar w:fldCharType="separate"/>
        </w:r>
        <w:r w:rsidR="002A5A3E">
          <w:rPr>
            <w:webHidden/>
          </w:rPr>
          <w:t>19</w:t>
        </w:r>
        <w:r w:rsidR="002A5A3E">
          <w:rPr>
            <w:webHidden/>
          </w:rPr>
          <w:fldChar w:fldCharType="end"/>
        </w:r>
      </w:hyperlink>
    </w:p>
    <w:p w14:paraId="5ACD2E1B" w14:textId="337FF416" w:rsidR="002A5A3E" w:rsidRDefault="00110DF4">
      <w:pPr>
        <w:pStyle w:val="afc"/>
        <w:ind w:left="840" w:hanging="560"/>
        <w:rPr>
          <w:rFonts w:asciiTheme="minorHAnsi" w:eastAsiaTheme="minorEastAsia" w:hAnsiTheme="minorHAnsi" w:cstheme="minorBidi"/>
          <w:bCs w:val="0"/>
          <w:sz w:val="24"/>
          <w:szCs w:val="22"/>
        </w:rPr>
      </w:pPr>
      <w:hyperlink w:anchor="_Toc167232770" w:history="1">
        <w:r w:rsidR="002A5A3E" w:rsidRPr="00DF4713">
          <w:rPr>
            <w:rStyle w:val="af8"/>
            <w:rFonts w:hint="eastAsia"/>
          </w:rPr>
          <w:t>表</w:t>
        </w:r>
        <w:r w:rsidR="002A5A3E" w:rsidRPr="00DF4713">
          <w:rPr>
            <w:rStyle w:val="af8"/>
          </w:rPr>
          <w:t>6-2-2</w:t>
        </w:r>
        <w:r w:rsidR="002A5A3E" w:rsidRPr="00DF4713">
          <w:rPr>
            <w:rStyle w:val="af8"/>
            <w:rFonts w:hint="eastAsia"/>
          </w:rPr>
          <w:t>、程序規格書</w:t>
        </w:r>
        <w:r w:rsidR="002A5A3E" w:rsidRPr="00DF4713">
          <w:rPr>
            <w:rStyle w:val="af8"/>
            <w:rFonts w:ascii="標楷體" w:hAnsi="標楷體" w:hint="eastAsia"/>
          </w:rPr>
          <w:t>－</w:t>
        </w:r>
        <w:r w:rsidR="002A5A3E" w:rsidRPr="00DF4713">
          <w:rPr>
            <w:rStyle w:val="af8"/>
            <w:rFonts w:hint="eastAsia"/>
          </w:rPr>
          <w:t>傳送通知</w:t>
        </w:r>
        <w:r w:rsidR="002A5A3E">
          <w:rPr>
            <w:webHidden/>
          </w:rPr>
          <w:tab/>
        </w:r>
        <w:r w:rsidR="002A5A3E">
          <w:rPr>
            <w:webHidden/>
          </w:rPr>
          <w:fldChar w:fldCharType="begin"/>
        </w:r>
        <w:r w:rsidR="002A5A3E">
          <w:rPr>
            <w:webHidden/>
          </w:rPr>
          <w:instrText xml:space="preserve"> PAGEREF _Toc167232770 \h </w:instrText>
        </w:r>
        <w:r w:rsidR="002A5A3E">
          <w:rPr>
            <w:webHidden/>
          </w:rPr>
        </w:r>
        <w:r w:rsidR="002A5A3E">
          <w:rPr>
            <w:webHidden/>
          </w:rPr>
          <w:fldChar w:fldCharType="separate"/>
        </w:r>
        <w:r w:rsidR="002A5A3E">
          <w:rPr>
            <w:webHidden/>
          </w:rPr>
          <w:t>19</w:t>
        </w:r>
        <w:r w:rsidR="002A5A3E">
          <w:rPr>
            <w:webHidden/>
          </w:rPr>
          <w:fldChar w:fldCharType="end"/>
        </w:r>
      </w:hyperlink>
    </w:p>
    <w:p w14:paraId="0C6EA53E" w14:textId="414D7F10" w:rsidR="002A5A3E" w:rsidRDefault="00110DF4">
      <w:pPr>
        <w:pStyle w:val="afc"/>
        <w:ind w:left="840" w:hanging="560"/>
        <w:rPr>
          <w:rFonts w:asciiTheme="minorHAnsi" w:eastAsiaTheme="minorEastAsia" w:hAnsiTheme="minorHAnsi" w:cstheme="minorBidi"/>
          <w:bCs w:val="0"/>
          <w:sz w:val="24"/>
          <w:szCs w:val="22"/>
        </w:rPr>
      </w:pPr>
      <w:hyperlink w:anchor="_Toc167232771" w:history="1">
        <w:r w:rsidR="002A5A3E" w:rsidRPr="00DF4713">
          <w:rPr>
            <w:rStyle w:val="af8"/>
            <w:rFonts w:hint="eastAsia"/>
          </w:rPr>
          <w:t>表</w:t>
        </w:r>
        <w:r w:rsidR="002A5A3E" w:rsidRPr="00DF4713">
          <w:rPr>
            <w:rStyle w:val="af8"/>
          </w:rPr>
          <w:t>6-2-3</w:t>
        </w:r>
        <w:r w:rsidR="002A5A3E" w:rsidRPr="00DF4713">
          <w:rPr>
            <w:rStyle w:val="af8"/>
            <w:rFonts w:hint="eastAsia"/>
          </w:rPr>
          <w:t>、程序規格書</w:t>
        </w:r>
        <w:r w:rsidR="002A5A3E" w:rsidRPr="00DF4713">
          <w:rPr>
            <w:rStyle w:val="af8"/>
            <w:rFonts w:ascii="標楷體" w:hAnsi="標楷體" w:hint="eastAsia"/>
          </w:rPr>
          <w:t>－</w:t>
        </w:r>
        <w:r w:rsidR="002A5A3E" w:rsidRPr="00DF4713">
          <w:rPr>
            <w:rStyle w:val="af8"/>
            <w:rFonts w:hint="eastAsia"/>
          </w:rPr>
          <w:t>即時影像</w:t>
        </w:r>
        <w:r w:rsidR="002A5A3E">
          <w:rPr>
            <w:webHidden/>
          </w:rPr>
          <w:tab/>
        </w:r>
        <w:r w:rsidR="002A5A3E">
          <w:rPr>
            <w:webHidden/>
          </w:rPr>
          <w:fldChar w:fldCharType="begin"/>
        </w:r>
        <w:r w:rsidR="002A5A3E">
          <w:rPr>
            <w:webHidden/>
          </w:rPr>
          <w:instrText xml:space="preserve"> PAGEREF _Toc167232771 \h </w:instrText>
        </w:r>
        <w:r w:rsidR="002A5A3E">
          <w:rPr>
            <w:webHidden/>
          </w:rPr>
        </w:r>
        <w:r w:rsidR="002A5A3E">
          <w:rPr>
            <w:webHidden/>
          </w:rPr>
          <w:fldChar w:fldCharType="separate"/>
        </w:r>
        <w:r w:rsidR="002A5A3E">
          <w:rPr>
            <w:webHidden/>
          </w:rPr>
          <w:t>19</w:t>
        </w:r>
        <w:r w:rsidR="002A5A3E">
          <w:rPr>
            <w:webHidden/>
          </w:rPr>
          <w:fldChar w:fldCharType="end"/>
        </w:r>
      </w:hyperlink>
    </w:p>
    <w:p w14:paraId="0BC5F06D" w14:textId="7E78267B" w:rsidR="002A5A3E" w:rsidRDefault="00110DF4">
      <w:pPr>
        <w:pStyle w:val="afc"/>
        <w:ind w:left="840" w:hanging="560"/>
        <w:rPr>
          <w:rFonts w:asciiTheme="minorHAnsi" w:eastAsiaTheme="minorEastAsia" w:hAnsiTheme="minorHAnsi" w:cstheme="minorBidi"/>
          <w:bCs w:val="0"/>
          <w:sz w:val="24"/>
          <w:szCs w:val="22"/>
        </w:rPr>
      </w:pPr>
      <w:hyperlink w:anchor="_Toc167232772" w:history="1">
        <w:r w:rsidR="002A5A3E" w:rsidRPr="00DF4713">
          <w:rPr>
            <w:rStyle w:val="af8"/>
            <w:rFonts w:hint="eastAsia"/>
          </w:rPr>
          <w:t>表</w:t>
        </w:r>
        <w:r w:rsidR="002A5A3E" w:rsidRPr="00DF4713">
          <w:rPr>
            <w:rStyle w:val="af8"/>
          </w:rPr>
          <w:t>6-2-4</w:t>
        </w:r>
        <w:r w:rsidR="002A5A3E" w:rsidRPr="00DF4713">
          <w:rPr>
            <w:rStyle w:val="af8"/>
            <w:rFonts w:hint="eastAsia"/>
          </w:rPr>
          <w:t>、程序規格書</w:t>
        </w:r>
        <w:r w:rsidR="002A5A3E" w:rsidRPr="00DF4713">
          <w:rPr>
            <w:rStyle w:val="af8"/>
            <w:rFonts w:ascii="標楷體" w:hAnsi="標楷體" w:hint="eastAsia"/>
          </w:rPr>
          <w:t>－</w:t>
        </w:r>
        <w:r w:rsidR="002A5A3E" w:rsidRPr="00DF4713">
          <w:rPr>
            <w:rStyle w:val="af8"/>
            <w:rFonts w:hint="eastAsia"/>
          </w:rPr>
          <w:t>定位資料</w:t>
        </w:r>
        <w:r w:rsidR="002A5A3E">
          <w:rPr>
            <w:webHidden/>
          </w:rPr>
          <w:tab/>
        </w:r>
        <w:r w:rsidR="002A5A3E">
          <w:rPr>
            <w:webHidden/>
          </w:rPr>
          <w:fldChar w:fldCharType="begin"/>
        </w:r>
        <w:r w:rsidR="002A5A3E">
          <w:rPr>
            <w:webHidden/>
          </w:rPr>
          <w:instrText xml:space="preserve"> PAGEREF _Toc167232772 \h </w:instrText>
        </w:r>
        <w:r w:rsidR="002A5A3E">
          <w:rPr>
            <w:webHidden/>
          </w:rPr>
        </w:r>
        <w:r w:rsidR="002A5A3E">
          <w:rPr>
            <w:webHidden/>
          </w:rPr>
          <w:fldChar w:fldCharType="separate"/>
        </w:r>
        <w:r w:rsidR="002A5A3E">
          <w:rPr>
            <w:webHidden/>
          </w:rPr>
          <w:t>19</w:t>
        </w:r>
        <w:r w:rsidR="002A5A3E">
          <w:rPr>
            <w:webHidden/>
          </w:rPr>
          <w:fldChar w:fldCharType="end"/>
        </w:r>
      </w:hyperlink>
    </w:p>
    <w:p w14:paraId="43A54237" w14:textId="6718CAAD" w:rsidR="002A5A3E" w:rsidRDefault="00110DF4">
      <w:pPr>
        <w:pStyle w:val="afc"/>
        <w:ind w:left="840" w:hanging="560"/>
        <w:rPr>
          <w:rFonts w:asciiTheme="minorHAnsi" w:eastAsiaTheme="minorEastAsia" w:hAnsiTheme="minorHAnsi" w:cstheme="minorBidi"/>
          <w:bCs w:val="0"/>
          <w:sz w:val="24"/>
          <w:szCs w:val="22"/>
        </w:rPr>
      </w:pPr>
      <w:hyperlink w:anchor="_Toc167232773" w:history="1">
        <w:r w:rsidR="002A5A3E" w:rsidRPr="00DF4713">
          <w:rPr>
            <w:rStyle w:val="af8"/>
            <w:rFonts w:hint="eastAsia"/>
          </w:rPr>
          <w:t>表</w:t>
        </w:r>
        <w:r w:rsidR="002A5A3E" w:rsidRPr="00DF4713">
          <w:rPr>
            <w:rStyle w:val="af8"/>
          </w:rPr>
          <w:t>6-2-5</w:t>
        </w:r>
        <w:r w:rsidR="002A5A3E" w:rsidRPr="00DF4713">
          <w:rPr>
            <w:rStyle w:val="af8"/>
            <w:rFonts w:hint="eastAsia"/>
          </w:rPr>
          <w:t>、程序規格書</w:t>
        </w:r>
        <w:r w:rsidR="002A5A3E" w:rsidRPr="00DF4713">
          <w:rPr>
            <w:rStyle w:val="af8"/>
            <w:rFonts w:ascii="標楷體" w:hAnsi="標楷體" w:hint="eastAsia"/>
          </w:rPr>
          <w:t>－設定</w:t>
        </w:r>
        <w:r w:rsidR="002A5A3E">
          <w:rPr>
            <w:webHidden/>
          </w:rPr>
          <w:tab/>
        </w:r>
        <w:r w:rsidR="002A5A3E">
          <w:rPr>
            <w:webHidden/>
          </w:rPr>
          <w:fldChar w:fldCharType="begin"/>
        </w:r>
        <w:r w:rsidR="002A5A3E">
          <w:rPr>
            <w:webHidden/>
          </w:rPr>
          <w:instrText xml:space="preserve"> PAGEREF _Toc167232773 \h </w:instrText>
        </w:r>
        <w:r w:rsidR="002A5A3E">
          <w:rPr>
            <w:webHidden/>
          </w:rPr>
        </w:r>
        <w:r w:rsidR="002A5A3E">
          <w:rPr>
            <w:webHidden/>
          </w:rPr>
          <w:fldChar w:fldCharType="separate"/>
        </w:r>
        <w:r w:rsidR="002A5A3E">
          <w:rPr>
            <w:webHidden/>
          </w:rPr>
          <w:t>19</w:t>
        </w:r>
        <w:r w:rsidR="002A5A3E">
          <w:rPr>
            <w:webHidden/>
          </w:rPr>
          <w:fldChar w:fldCharType="end"/>
        </w:r>
      </w:hyperlink>
    </w:p>
    <w:p w14:paraId="35EA0FCC" w14:textId="52659471" w:rsidR="002A5A3E" w:rsidRDefault="00110DF4">
      <w:pPr>
        <w:pStyle w:val="afc"/>
        <w:ind w:left="840" w:hanging="560"/>
        <w:rPr>
          <w:rFonts w:asciiTheme="minorHAnsi" w:eastAsiaTheme="minorEastAsia" w:hAnsiTheme="minorHAnsi" w:cstheme="minorBidi"/>
          <w:bCs w:val="0"/>
          <w:sz w:val="24"/>
          <w:szCs w:val="22"/>
        </w:rPr>
      </w:pPr>
      <w:hyperlink w:anchor="_Toc167232774" w:history="1">
        <w:r w:rsidR="002A5A3E" w:rsidRPr="00DF4713">
          <w:rPr>
            <w:rStyle w:val="af8"/>
            <w:rFonts w:hint="eastAsia"/>
          </w:rPr>
          <w:t>表</w:t>
        </w:r>
        <w:r w:rsidR="002A5A3E" w:rsidRPr="00DF4713">
          <w:rPr>
            <w:rStyle w:val="af8"/>
          </w:rPr>
          <w:t>6-2-6</w:t>
        </w:r>
        <w:r w:rsidR="002A5A3E" w:rsidRPr="00DF4713">
          <w:rPr>
            <w:rStyle w:val="af8"/>
            <w:rFonts w:hint="eastAsia"/>
          </w:rPr>
          <w:t>、程序規格書</w:t>
        </w:r>
        <w:r w:rsidR="002A5A3E" w:rsidRPr="00DF4713">
          <w:rPr>
            <w:rStyle w:val="af8"/>
            <w:rFonts w:ascii="標楷體" w:hAnsi="標楷體" w:hint="eastAsia"/>
          </w:rPr>
          <w:t>－身分設定</w:t>
        </w:r>
        <w:r w:rsidR="002A5A3E">
          <w:rPr>
            <w:webHidden/>
          </w:rPr>
          <w:tab/>
        </w:r>
        <w:r w:rsidR="002A5A3E">
          <w:rPr>
            <w:webHidden/>
          </w:rPr>
          <w:fldChar w:fldCharType="begin"/>
        </w:r>
        <w:r w:rsidR="002A5A3E">
          <w:rPr>
            <w:webHidden/>
          </w:rPr>
          <w:instrText xml:space="preserve"> PAGEREF _Toc167232774 \h </w:instrText>
        </w:r>
        <w:r w:rsidR="002A5A3E">
          <w:rPr>
            <w:webHidden/>
          </w:rPr>
        </w:r>
        <w:r w:rsidR="002A5A3E">
          <w:rPr>
            <w:webHidden/>
          </w:rPr>
          <w:fldChar w:fldCharType="separate"/>
        </w:r>
        <w:r w:rsidR="002A5A3E">
          <w:rPr>
            <w:webHidden/>
          </w:rPr>
          <w:t>19</w:t>
        </w:r>
        <w:r w:rsidR="002A5A3E">
          <w:rPr>
            <w:webHidden/>
          </w:rPr>
          <w:fldChar w:fldCharType="end"/>
        </w:r>
      </w:hyperlink>
    </w:p>
    <w:p w14:paraId="6F6CDA73" w14:textId="74A3B06B" w:rsidR="002A5A3E" w:rsidRDefault="00110DF4">
      <w:pPr>
        <w:pStyle w:val="afc"/>
        <w:ind w:left="840" w:hanging="560"/>
        <w:rPr>
          <w:rFonts w:asciiTheme="minorHAnsi" w:eastAsiaTheme="minorEastAsia" w:hAnsiTheme="minorHAnsi" w:cstheme="minorBidi"/>
          <w:bCs w:val="0"/>
          <w:sz w:val="24"/>
          <w:szCs w:val="22"/>
        </w:rPr>
      </w:pPr>
      <w:hyperlink w:anchor="_Toc167232775" w:history="1">
        <w:r w:rsidR="002A5A3E" w:rsidRPr="00DF4713">
          <w:rPr>
            <w:rStyle w:val="af8"/>
            <w:rFonts w:hint="eastAsia"/>
          </w:rPr>
          <w:t>表</w:t>
        </w:r>
        <w:r w:rsidR="002A5A3E" w:rsidRPr="00DF4713">
          <w:rPr>
            <w:rStyle w:val="af8"/>
          </w:rPr>
          <w:t>6-2-7</w:t>
        </w:r>
        <w:r w:rsidR="002A5A3E" w:rsidRPr="00DF4713">
          <w:rPr>
            <w:rStyle w:val="af8"/>
            <w:rFonts w:hint="eastAsia"/>
          </w:rPr>
          <w:t>、程序規格書</w:t>
        </w:r>
        <w:r w:rsidR="002A5A3E" w:rsidRPr="00DF4713">
          <w:rPr>
            <w:rStyle w:val="af8"/>
            <w:rFonts w:ascii="標楷體" w:hAnsi="標楷體" w:hint="eastAsia"/>
          </w:rPr>
          <w:t>－裝置設定</w:t>
        </w:r>
        <w:r w:rsidR="002A5A3E">
          <w:rPr>
            <w:webHidden/>
          </w:rPr>
          <w:tab/>
        </w:r>
        <w:r w:rsidR="002A5A3E">
          <w:rPr>
            <w:webHidden/>
          </w:rPr>
          <w:fldChar w:fldCharType="begin"/>
        </w:r>
        <w:r w:rsidR="002A5A3E">
          <w:rPr>
            <w:webHidden/>
          </w:rPr>
          <w:instrText xml:space="preserve"> PAGEREF _Toc167232775 \h </w:instrText>
        </w:r>
        <w:r w:rsidR="002A5A3E">
          <w:rPr>
            <w:webHidden/>
          </w:rPr>
        </w:r>
        <w:r w:rsidR="002A5A3E">
          <w:rPr>
            <w:webHidden/>
          </w:rPr>
          <w:fldChar w:fldCharType="separate"/>
        </w:r>
        <w:r w:rsidR="002A5A3E">
          <w:rPr>
            <w:webHidden/>
          </w:rPr>
          <w:t>20</w:t>
        </w:r>
        <w:r w:rsidR="002A5A3E">
          <w:rPr>
            <w:webHidden/>
          </w:rPr>
          <w:fldChar w:fldCharType="end"/>
        </w:r>
      </w:hyperlink>
    </w:p>
    <w:p w14:paraId="3E0569B6" w14:textId="33C266D4" w:rsidR="002A5A3E" w:rsidRDefault="00110DF4">
      <w:pPr>
        <w:pStyle w:val="afc"/>
        <w:ind w:left="840" w:hanging="560"/>
        <w:rPr>
          <w:rFonts w:asciiTheme="minorHAnsi" w:eastAsiaTheme="minorEastAsia" w:hAnsiTheme="minorHAnsi" w:cstheme="minorBidi"/>
          <w:bCs w:val="0"/>
          <w:sz w:val="24"/>
          <w:szCs w:val="22"/>
        </w:rPr>
      </w:pPr>
      <w:hyperlink w:anchor="_Toc167232776" w:history="1">
        <w:r w:rsidR="002A5A3E" w:rsidRPr="00DF4713">
          <w:rPr>
            <w:rStyle w:val="af8"/>
            <w:rFonts w:hint="eastAsia"/>
          </w:rPr>
          <w:t>表</w:t>
        </w:r>
        <w:r w:rsidR="002A5A3E" w:rsidRPr="00DF4713">
          <w:rPr>
            <w:rStyle w:val="af8"/>
          </w:rPr>
          <w:t>6-2-8</w:t>
        </w:r>
        <w:r w:rsidR="002A5A3E" w:rsidRPr="00DF4713">
          <w:rPr>
            <w:rStyle w:val="af8"/>
            <w:rFonts w:hint="eastAsia"/>
          </w:rPr>
          <w:t>、程序規格書</w:t>
        </w:r>
        <w:r w:rsidR="002A5A3E" w:rsidRPr="00DF4713">
          <w:rPr>
            <w:rStyle w:val="af8"/>
            <w:rFonts w:ascii="標楷體" w:hAnsi="標楷體" w:hint="eastAsia"/>
          </w:rPr>
          <w:t>－排程及通知</w:t>
        </w:r>
        <w:r w:rsidR="002A5A3E">
          <w:rPr>
            <w:webHidden/>
          </w:rPr>
          <w:tab/>
        </w:r>
        <w:r w:rsidR="002A5A3E">
          <w:rPr>
            <w:webHidden/>
          </w:rPr>
          <w:fldChar w:fldCharType="begin"/>
        </w:r>
        <w:r w:rsidR="002A5A3E">
          <w:rPr>
            <w:webHidden/>
          </w:rPr>
          <w:instrText xml:space="preserve"> PAGEREF _Toc167232776 \h </w:instrText>
        </w:r>
        <w:r w:rsidR="002A5A3E">
          <w:rPr>
            <w:webHidden/>
          </w:rPr>
        </w:r>
        <w:r w:rsidR="002A5A3E">
          <w:rPr>
            <w:webHidden/>
          </w:rPr>
          <w:fldChar w:fldCharType="separate"/>
        </w:r>
        <w:r w:rsidR="002A5A3E">
          <w:rPr>
            <w:webHidden/>
          </w:rPr>
          <w:t>20</w:t>
        </w:r>
        <w:r w:rsidR="002A5A3E">
          <w:rPr>
            <w:webHidden/>
          </w:rPr>
          <w:fldChar w:fldCharType="end"/>
        </w:r>
      </w:hyperlink>
    </w:p>
    <w:p w14:paraId="70B52F60" w14:textId="4600DB42" w:rsidR="002A5A3E" w:rsidRDefault="00110DF4">
      <w:pPr>
        <w:pStyle w:val="afc"/>
        <w:ind w:left="840" w:hanging="560"/>
        <w:rPr>
          <w:rFonts w:asciiTheme="minorHAnsi" w:eastAsiaTheme="minorEastAsia" w:hAnsiTheme="minorHAnsi" w:cstheme="minorBidi"/>
          <w:bCs w:val="0"/>
          <w:sz w:val="24"/>
          <w:szCs w:val="22"/>
        </w:rPr>
      </w:pPr>
      <w:hyperlink w:anchor="_Toc167232777" w:history="1">
        <w:r w:rsidR="002A5A3E" w:rsidRPr="00DF4713">
          <w:rPr>
            <w:rStyle w:val="af8"/>
            <w:rFonts w:hint="eastAsia"/>
          </w:rPr>
          <w:t>表</w:t>
        </w:r>
        <w:r w:rsidR="002A5A3E" w:rsidRPr="00DF4713">
          <w:rPr>
            <w:rStyle w:val="af8"/>
          </w:rPr>
          <w:t>6-2-9</w:t>
        </w:r>
        <w:r w:rsidR="002A5A3E" w:rsidRPr="00DF4713">
          <w:rPr>
            <w:rStyle w:val="af8"/>
            <w:rFonts w:hint="eastAsia"/>
          </w:rPr>
          <w:t>、程序規格書</w:t>
        </w:r>
        <w:r w:rsidR="002A5A3E" w:rsidRPr="00DF4713">
          <w:rPr>
            <w:rStyle w:val="af8"/>
            <w:rFonts w:ascii="標楷體" w:hAnsi="標楷體" w:hint="eastAsia"/>
          </w:rPr>
          <w:t>－排程設定</w:t>
        </w:r>
        <w:r w:rsidR="002A5A3E">
          <w:rPr>
            <w:webHidden/>
          </w:rPr>
          <w:tab/>
        </w:r>
        <w:r w:rsidR="002A5A3E">
          <w:rPr>
            <w:webHidden/>
          </w:rPr>
          <w:fldChar w:fldCharType="begin"/>
        </w:r>
        <w:r w:rsidR="002A5A3E">
          <w:rPr>
            <w:webHidden/>
          </w:rPr>
          <w:instrText xml:space="preserve"> PAGEREF _Toc167232777 \h </w:instrText>
        </w:r>
        <w:r w:rsidR="002A5A3E">
          <w:rPr>
            <w:webHidden/>
          </w:rPr>
        </w:r>
        <w:r w:rsidR="002A5A3E">
          <w:rPr>
            <w:webHidden/>
          </w:rPr>
          <w:fldChar w:fldCharType="separate"/>
        </w:r>
        <w:r w:rsidR="002A5A3E">
          <w:rPr>
            <w:webHidden/>
          </w:rPr>
          <w:t>20</w:t>
        </w:r>
        <w:r w:rsidR="002A5A3E">
          <w:rPr>
            <w:webHidden/>
          </w:rPr>
          <w:fldChar w:fldCharType="end"/>
        </w:r>
      </w:hyperlink>
    </w:p>
    <w:p w14:paraId="71E761EB" w14:textId="162B5E21" w:rsidR="002A5A3E" w:rsidRDefault="00110DF4">
      <w:pPr>
        <w:pStyle w:val="afc"/>
        <w:ind w:left="840" w:hanging="560"/>
        <w:rPr>
          <w:rFonts w:asciiTheme="minorHAnsi" w:eastAsiaTheme="minorEastAsia" w:hAnsiTheme="minorHAnsi" w:cstheme="minorBidi"/>
          <w:bCs w:val="0"/>
          <w:sz w:val="24"/>
          <w:szCs w:val="22"/>
        </w:rPr>
      </w:pPr>
      <w:hyperlink w:anchor="_Toc167232778" w:history="1">
        <w:r w:rsidR="002A5A3E" w:rsidRPr="00DF4713">
          <w:rPr>
            <w:rStyle w:val="af8"/>
            <w:rFonts w:hint="eastAsia"/>
          </w:rPr>
          <w:t>表</w:t>
        </w:r>
        <w:r w:rsidR="002A5A3E" w:rsidRPr="00DF4713">
          <w:rPr>
            <w:rStyle w:val="af8"/>
          </w:rPr>
          <w:t>6-2-10</w:t>
        </w:r>
        <w:r w:rsidR="002A5A3E" w:rsidRPr="00DF4713">
          <w:rPr>
            <w:rStyle w:val="af8"/>
            <w:rFonts w:hint="eastAsia"/>
          </w:rPr>
          <w:t>、程序規格書</w:t>
        </w:r>
        <w:r w:rsidR="002A5A3E" w:rsidRPr="00DF4713">
          <w:rPr>
            <w:rStyle w:val="af8"/>
            <w:rFonts w:ascii="標楷體" w:hAnsi="標楷體" w:hint="eastAsia"/>
          </w:rPr>
          <w:t>－</w:t>
        </w:r>
        <w:r w:rsidR="002A5A3E" w:rsidRPr="00DF4713">
          <w:rPr>
            <w:rStyle w:val="af8"/>
            <w:rFonts w:hint="eastAsia"/>
          </w:rPr>
          <w:t>排程通知</w:t>
        </w:r>
        <w:r w:rsidR="002A5A3E">
          <w:rPr>
            <w:webHidden/>
          </w:rPr>
          <w:tab/>
        </w:r>
        <w:r w:rsidR="002A5A3E">
          <w:rPr>
            <w:webHidden/>
          </w:rPr>
          <w:fldChar w:fldCharType="begin"/>
        </w:r>
        <w:r w:rsidR="002A5A3E">
          <w:rPr>
            <w:webHidden/>
          </w:rPr>
          <w:instrText xml:space="preserve"> PAGEREF _Toc167232778 \h </w:instrText>
        </w:r>
        <w:r w:rsidR="002A5A3E">
          <w:rPr>
            <w:webHidden/>
          </w:rPr>
        </w:r>
        <w:r w:rsidR="002A5A3E">
          <w:rPr>
            <w:webHidden/>
          </w:rPr>
          <w:fldChar w:fldCharType="separate"/>
        </w:r>
        <w:r w:rsidR="002A5A3E">
          <w:rPr>
            <w:webHidden/>
          </w:rPr>
          <w:t>20</w:t>
        </w:r>
        <w:r w:rsidR="002A5A3E">
          <w:rPr>
            <w:webHidden/>
          </w:rPr>
          <w:fldChar w:fldCharType="end"/>
        </w:r>
      </w:hyperlink>
    </w:p>
    <w:p w14:paraId="54A471E0" w14:textId="089AADE3" w:rsidR="002A5A3E" w:rsidRDefault="00110DF4">
      <w:pPr>
        <w:pStyle w:val="afc"/>
        <w:ind w:left="840" w:hanging="560"/>
        <w:rPr>
          <w:rFonts w:asciiTheme="minorHAnsi" w:eastAsiaTheme="minorEastAsia" w:hAnsiTheme="minorHAnsi" w:cstheme="minorBidi"/>
          <w:bCs w:val="0"/>
          <w:sz w:val="24"/>
          <w:szCs w:val="22"/>
        </w:rPr>
      </w:pPr>
      <w:hyperlink w:anchor="_Toc167232779" w:history="1">
        <w:r w:rsidR="002A5A3E" w:rsidRPr="00DF4713">
          <w:rPr>
            <w:rStyle w:val="af8"/>
            <w:rFonts w:hint="eastAsia"/>
          </w:rPr>
          <w:t>表</w:t>
        </w:r>
        <w:r w:rsidR="002A5A3E" w:rsidRPr="00DF4713">
          <w:rPr>
            <w:rStyle w:val="af8"/>
          </w:rPr>
          <w:t>6-2-11</w:t>
        </w:r>
        <w:r w:rsidR="002A5A3E" w:rsidRPr="00DF4713">
          <w:rPr>
            <w:rStyle w:val="af8"/>
            <w:rFonts w:hint="eastAsia"/>
          </w:rPr>
          <w:t>、程序規格書</w:t>
        </w:r>
        <w:r w:rsidR="002A5A3E" w:rsidRPr="00DF4713">
          <w:rPr>
            <w:rStyle w:val="af8"/>
            <w:rFonts w:ascii="標楷體" w:hAnsi="標楷體" w:hint="eastAsia"/>
          </w:rPr>
          <w:t>－</w:t>
        </w:r>
        <w:r w:rsidR="002A5A3E" w:rsidRPr="00DF4713">
          <w:rPr>
            <w:rStyle w:val="af8"/>
            <w:rFonts w:hint="eastAsia"/>
          </w:rPr>
          <w:t>定位查詢</w:t>
        </w:r>
        <w:r w:rsidR="002A5A3E">
          <w:rPr>
            <w:webHidden/>
          </w:rPr>
          <w:tab/>
        </w:r>
        <w:r w:rsidR="002A5A3E">
          <w:rPr>
            <w:webHidden/>
          </w:rPr>
          <w:fldChar w:fldCharType="begin"/>
        </w:r>
        <w:r w:rsidR="002A5A3E">
          <w:rPr>
            <w:webHidden/>
          </w:rPr>
          <w:instrText xml:space="preserve"> PAGEREF _Toc167232779 \h </w:instrText>
        </w:r>
        <w:r w:rsidR="002A5A3E">
          <w:rPr>
            <w:webHidden/>
          </w:rPr>
        </w:r>
        <w:r w:rsidR="002A5A3E">
          <w:rPr>
            <w:webHidden/>
          </w:rPr>
          <w:fldChar w:fldCharType="separate"/>
        </w:r>
        <w:r w:rsidR="002A5A3E">
          <w:rPr>
            <w:webHidden/>
          </w:rPr>
          <w:t>20</w:t>
        </w:r>
        <w:r w:rsidR="002A5A3E">
          <w:rPr>
            <w:webHidden/>
          </w:rPr>
          <w:fldChar w:fldCharType="end"/>
        </w:r>
      </w:hyperlink>
    </w:p>
    <w:p w14:paraId="43B181CE" w14:textId="7B0F4174" w:rsidR="002A5A3E" w:rsidRDefault="00110DF4">
      <w:pPr>
        <w:pStyle w:val="afc"/>
        <w:ind w:left="840" w:hanging="560"/>
        <w:rPr>
          <w:rFonts w:asciiTheme="minorHAnsi" w:eastAsiaTheme="minorEastAsia" w:hAnsiTheme="minorHAnsi" w:cstheme="minorBidi"/>
          <w:bCs w:val="0"/>
          <w:sz w:val="24"/>
          <w:szCs w:val="22"/>
        </w:rPr>
      </w:pPr>
      <w:hyperlink w:anchor="_Toc167232780" w:history="1">
        <w:r w:rsidR="002A5A3E" w:rsidRPr="00DF4713">
          <w:rPr>
            <w:rStyle w:val="af8"/>
            <w:rFonts w:hint="eastAsia"/>
          </w:rPr>
          <w:t>表</w:t>
        </w:r>
        <w:r w:rsidR="002A5A3E" w:rsidRPr="00DF4713">
          <w:rPr>
            <w:rStyle w:val="af8"/>
          </w:rPr>
          <w:t>6-2-12</w:t>
        </w:r>
        <w:r w:rsidR="002A5A3E" w:rsidRPr="00DF4713">
          <w:rPr>
            <w:rStyle w:val="af8"/>
            <w:rFonts w:hint="eastAsia"/>
          </w:rPr>
          <w:t>、程序規格書</w:t>
        </w:r>
        <w:r w:rsidR="002A5A3E" w:rsidRPr="00DF4713">
          <w:rPr>
            <w:rStyle w:val="af8"/>
            <w:rFonts w:ascii="標楷體" w:hAnsi="標楷體" w:hint="eastAsia"/>
          </w:rPr>
          <w:t>－</w:t>
        </w:r>
        <w:r w:rsidR="002A5A3E" w:rsidRPr="00DF4713">
          <w:rPr>
            <w:rStyle w:val="af8"/>
            <w:rFonts w:hint="eastAsia"/>
          </w:rPr>
          <w:t>資料彙總</w:t>
        </w:r>
        <w:r w:rsidR="002A5A3E">
          <w:rPr>
            <w:webHidden/>
          </w:rPr>
          <w:tab/>
        </w:r>
        <w:r w:rsidR="002A5A3E">
          <w:rPr>
            <w:webHidden/>
          </w:rPr>
          <w:fldChar w:fldCharType="begin"/>
        </w:r>
        <w:r w:rsidR="002A5A3E">
          <w:rPr>
            <w:webHidden/>
          </w:rPr>
          <w:instrText xml:space="preserve"> PAGEREF _Toc167232780 \h </w:instrText>
        </w:r>
        <w:r w:rsidR="002A5A3E">
          <w:rPr>
            <w:webHidden/>
          </w:rPr>
        </w:r>
        <w:r w:rsidR="002A5A3E">
          <w:rPr>
            <w:webHidden/>
          </w:rPr>
          <w:fldChar w:fldCharType="separate"/>
        </w:r>
        <w:r w:rsidR="002A5A3E">
          <w:rPr>
            <w:webHidden/>
          </w:rPr>
          <w:t>20</w:t>
        </w:r>
        <w:r w:rsidR="002A5A3E">
          <w:rPr>
            <w:webHidden/>
          </w:rPr>
          <w:fldChar w:fldCharType="end"/>
        </w:r>
      </w:hyperlink>
    </w:p>
    <w:p w14:paraId="0BCD971A" w14:textId="45E57642" w:rsidR="002A5A3E" w:rsidRDefault="00110DF4">
      <w:pPr>
        <w:pStyle w:val="afc"/>
        <w:ind w:left="840" w:hanging="560"/>
        <w:rPr>
          <w:rFonts w:asciiTheme="minorHAnsi" w:eastAsiaTheme="minorEastAsia" w:hAnsiTheme="minorHAnsi" w:cstheme="minorBidi"/>
          <w:bCs w:val="0"/>
          <w:sz w:val="24"/>
          <w:szCs w:val="22"/>
        </w:rPr>
      </w:pPr>
      <w:hyperlink w:anchor="_Toc167232781" w:history="1">
        <w:r w:rsidR="002A5A3E" w:rsidRPr="00DF4713">
          <w:rPr>
            <w:rStyle w:val="af8"/>
            <w:rFonts w:hint="eastAsia"/>
          </w:rPr>
          <w:t>表</w:t>
        </w:r>
        <w:r w:rsidR="002A5A3E" w:rsidRPr="00DF4713">
          <w:rPr>
            <w:rStyle w:val="af8"/>
          </w:rPr>
          <w:t>6-2-13</w:t>
        </w:r>
        <w:r w:rsidR="002A5A3E" w:rsidRPr="00DF4713">
          <w:rPr>
            <w:rStyle w:val="af8"/>
            <w:rFonts w:hint="eastAsia"/>
          </w:rPr>
          <w:t>、程序規格書</w:t>
        </w:r>
        <w:r w:rsidR="002A5A3E" w:rsidRPr="00DF4713">
          <w:rPr>
            <w:rStyle w:val="af8"/>
            <w:rFonts w:ascii="標楷體" w:hAnsi="標楷體" w:hint="eastAsia"/>
          </w:rPr>
          <w:t>－</w:t>
        </w:r>
        <w:r w:rsidR="002A5A3E" w:rsidRPr="00DF4713">
          <w:rPr>
            <w:rStyle w:val="af8"/>
            <w:rFonts w:ascii="標楷體" w:hAnsi="標楷體"/>
          </w:rPr>
          <w:t>AI</w:t>
        </w:r>
        <w:r w:rsidR="002A5A3E" w:rsidRPr="00DF4713">
          <w:rPr>
            <w:rStyle w:val="af8"/>
            <w:rFonts w:ascii="標楷體" w:hAnsi="標楷體" w:hint="eastAsia"/>
          </w:rPr>
          <w:t>語音助理</w:t>
        </w:r>
        <w:r w:rsidR="002A5A3E">
          <w:rPr>
            <w:webHidden/>
          </w:rPr>
          <w:tab/>
        </w:r>
        <w:r w:rsidR="002A5A3E">
          <w:rPr>
            <w:webHidden/>
          </w:rPr>
          <w:fldChar w:fldCharType="begin"/>
        </w:r>
        <w:r w:rsidR="002A5A3E">
          <w:rPr>
            <w:webHidden/>
          </w:rPr>
          <w:instrText xml:space="preserve"> PAGEREF _Toc167232781 \h </w:instrText>
        </w:r>
        <w:r w:rsidR="002A5A3E">
          <w:rPr>
            <w:webHidden/>
          </w:rPr>
        </w:r>
        <w:r w:rsidR="002A5A3E">
          <w:rPr>
            <w:webHidden/>
          </w:rPr>
          <w:fldChar w:fldCharType="separate"/>
        </w:r>
        <w:r w:rsidR="002A5A3E">
          <w:rPr>
            <w:webHidden/>
          </w:rPr>
          <w:t>20</w:t>
        </w:r>
        <w:r w:rsidR="002A5A3E">
          <w:rPr>
            <w:webHidden/>
          </w:rPr>
          <w:fldChar w:fldCharType="end"/>
        </w:r>
      </w:hyperlink>
    </w:p>
    <w:p w14:paraId="692A7D0F" w14:textId="27412669" w:rsidR="002A5A3E" w:rsidRDefault="00110DF4">
      <w:pPr>
        <w:pStyle w:val="afc"/>
        <w:ind w:left="840" w:hanging="560"/>
        <w:rPr>
          <w:rFonts w:asciiTheme="minorHAnsi" w:eastAsiaTheme="minorEastAsia" w:hAnsiTheme="minorHAnsi" w:cstheme="minorBidi"/>
          <w:bCs w:val="0"/>
          <w:sz w:val="24"/>
          <w:szCs w:val="22"/>
        </w:rPr>
      </w:pPr>
      <w:hyperlink w:anchor="_Toc167232782" w:history="1">
        <w:r w:rsidR="002A5A3E" w:rsidRPr="00DF4713">
          <w:rPr>
            <w:rStyle w:val="af8"/>
            <w:rFonts w:hint="eastAsia"/>
          </w:rPr>
          <w:t>表</w:t>
        </w:r>
        <w:r w:rsidR="002A5A3E" w:rsidRPr="00DF4713">
          <w:rPr>
            <w:rStyle w:val="af8"/>
          </w:rPr>
          <w:t>7-2-1</w:t>
        </w:r>
        <w:r w:rsidR="002A5A3E" w:rsidRPr="00DF4713">
          <w:rPr>
            <w:rStyle w:val="af8"/>
            <w:rFonts w:hint="eastAsia"/>
          </w:rPr>
          <w:t>、資料字典</w:t>
        </w:r>
        <w:r w:rsidR="002A5A3E">
          <w:rPr>
            <w:webHidden/>
          </w:rPr>
          <w:tab/>
        </w:r>
        <w:r w:rsidR="002A5A3E">
          <w:rPr>
            <w:webHidden/>
          </w:rPr>
          <w:fldChar w:fldCharType="begin"/>
        </w:r>
        <w:r w:rsidR="002A5A3E">
          <w:rPr>
            <w:webHidden/>
          </w:rPr>
          <w:instrText xml:space="preserve"> PAGEREF _Toc167232782 \h </w:instrText>
        </w:r>
        <w:r w:rsidR="002A5A3E">
          <w:rPr>
            <w:webHidden/>
          </w:rPr>
        </w:r>
        <w:r w:rsidR="002A5A3E">
          <w:rPr>
            <w:webHidden/>
          </w:rPr>
          <w:fldChar w:fldCharType="separate"/>
        </w:r>
        <w:r w:rsidR="002A5A3E">
          <w:rPr>
            <w:webHidden/>
          </w:rPr>
          <w:t>21</w:t>
        </w:r>
        <w:r w:rsidR="002A5A3E">
          <w:rPr>
            <w:webHidden/>
          </w:rPr>
          <w:fldChar w:fldCharType="end"/>
        </w:r>
      </w:hyperlink>
    </w:p>
    <w:p w14:paraId="1E0CA6A1" w14:textId="0F6801ED" w:rsidR="002A5A3E" w:rsidRDefault="00110DF4">
      <w:pPr>
        <w:pStyle w:val="afc"/>
        <w:ind w:left="840" w:hanging="560"/>
        <w:rPr>
          <w:rFonts w:asciiTheme="minorHAnsi" w:eastAsiaTheme="minorEastAsia" w:hAnsiTheme="minorHAnsi" w:cstheme="minorBidi"/>
          <w:bCs w:val="0"/>
          <w:sz w:val="24"/>
          <w:szCs w:val="22"/>
        </w:rPr>
      </w:pPr>
      <w:hyperlink w:anchor="_Toc167232783" w:history="1">
        <w:r w:rsidR="002A5A3E" w:rsidRPr="00DF4713">
          <w:rPr>
            <w:rStyle w:val="af8"/>
            <w:rFonts w:hint="eastAsia"/>
          </w:rPr>
          <w:t>表</w:t>
        </w:r>
        <w:r w:rsidR="002A5A3E" w:rsidRPr="00DF4713">
          <w:rPr>
            <w:rStyle w:val="af8"/>
          </w:rPr>
          <w:t>8-2-1</w:t>
        </w:r>
        <w:r w:rsidR="002A5A3E" w:rsidRPr="00DF4713">
          <w:rPr>
            <w:rStyle w:val="af8"/>
            <w:rFonts w:hint="eastAsia"/>
          </w:rPr>
          <w:t>、資料表敘述</w:t>
        </w:r>
        <w:r w:rsidR="002A5A3E" w:rsidRPr="00DF4713">
          <w:rPr>
            <w:rStyle w:val="af8"/>
          </w:rPr>
          <w:t>T01.Member</w:t>
        </w:r>
        <w:r w:rsidR="002A5A3E">
          <w:rPr>
            <w:webHidden/>
          </w:rPr>
          <w:tab/>
        </w:r>
        <w:r w:rsidR="002A5A3E">
          <w:rPr>
            <w:webHidden/>
          </w:rPr>
          <w:fldChar w:fldCharType="begin"/>
        </w:r>
        <w:r w:rsidR="002A5A3E">
          <w:rPr>
            <w:webHidden/>
          </w:rPr>
          <w:instrText xml:space="preserve"> PAGEREF _Toc167232783 \h </w:instrText>
        </w:r>
        <w:r w:rsidR="002A5A3E">
          <w:rPr>
            <w:webHidden/>
          </w:rPr>
        </w:r>
        <w:r w:rsidR="002A5A3E">
          <w:rPr>
            <w:webHidden/>
          </w:rPr>
          <w:fldChar w:fldCharType="separate"/>
        </w:r>
        <w:r w:rsidR="002A5A3E">
          <w:rPr>
            <w:webHidden/>
          </w:rPr>
          <w:t>22</w:t>
        </w:r>
        <w:r w:rsidR="002A5A3E">
          <w:rPr>
            <w:webHidden/>
          </w:rPr>
          <w:fldChar w:fldCharType="end"/>
        </w:r>
      </w:hyperlink>
    </w:p>
    <w:p w14:paraId="666143D4" w14:textId="64600DB9" w:rsidR="002A5A3E" w:rsidRDefault="00110DF4">
      <w:pPr>
        <w:pStyle w:val="afc"/>
        <w:ind w:left="840" w:hanging="560"/>
        <w:rPr>
          <w:rFonts w:asciiTheme="minorHAnsi" w:eastAsiaTheme="minorEastAsia" w:hAnsiTheme="minorHAnsi" w:cstheme="minorBidi"/>
          <w:bCs w:val="0"/>
          <w:sz w:val="24"/>
          <w:szCs w:val="22"/>
        </w:rPr>
      </w:pPr>
      <w:hyperlink w:anchor="_Toc167232784" w:history="1">
        <w:r w:rsidR="002A5A3E" w:rsidRPr="00DF4713">
          <w:rPr>
            <w:rStyle w:val="af8"/>
            <w:rFonts w:hint="eastAsia"/>
          </w:rPr>
          <w:t>表</w:t>
        </w:r>
        <w:r w:rsidR="002A5A3E" w:rsidRPr="00DF4713">
          <w:rPr>
            <w:rStyle w:val="af8"/>
          </w:rPr>
          <w:t>8-2-2</w:t>
        </w:r>
        <w:r w:rsidR="002A5A3E" w:rsidRPr="00DF4713">
          <w:rPr>
            <w:rStyle w:val="af8"/>
            <w:rFonts w:hint="eastAsia"/>
          </w:rPr>
          <w:t>、資料表敘述</w:t>
        </w:r>
        <w:r w:rsidR="002A5A3E" w:rsidRPr="00DF4713">
          <w:rPr>
            <w:rStyle w:val="af8"/>
          </w:rPr>
          <w:t>T02.Family</w:t>
        </w:r>
        <w:r w:rsidR="002A5A3E">
          <w:rPr>
            <w:webHidden/>
          </w:rPr>
          <w:tab/>
        </w:r>
        <w:r w:rsidR="002A5A3E">
          <w:rPr>
            <w:webHidden/>
          </w:rPr>
          <w:fldChar w:fldCharType="begin"/>
        </w:r>
        <w:r w:rsidR="002A5A3E">
          <w:rPr>
            <w:webHidden/>
          </w:rPr>
          <w:instrText xml:space="preserve"> PAGEREF _Toc167232784 \h </w:instrText>
        </w:r>
        <w:r w:rsidR="002A5A3E">
          <w:rPr>
            <w:webHidden/>
          </w:rPr>
        </w:r>
        <w:r w:rsidR="002A5A3E">
          <w:rPr>
            <w:webHidden/>
          </w:rPr>
          <w:fldChar w:fldCharType="separate"/>
        </w:r>
        <w:r w:rsidR="002A5A3E">
          <w:rPr>
            <w:webHidden/>
          </w:rPr>
          <w:t>22</w:t>
        </w:r>
        <w:r w:rsidR="002A5A3E">
          <w:rPr>
            <w:webHidden/>
          </w:rPr>
          <w:fldChar w:fldCharType="end"/>
        </w:r>
      </w:hyperlink>
    </w:p>
    <w:p w14:paraId="3C7417F3" w14:textId="665489C1" w:rsidR="002A5A3E" w:rsidRDefault="00110DF4">
      <w:pPr>
        <w:pStyle w:val="afc"/>
        <w:ind w:left="840" w:hanging="560"/>
        <w:rPr>
          <w:rFonts w:asciiTheme="minorHAnsi" w:eastAsiaTheme="minorEastAsia" w:hAnsiTheme="minorHAnsi" w:cstheme="minorBidi"/>
          <w:bCs w:val="0"/>
          <w:sz w:val="24"/>
          <w:szCs w:val="22"/>
        </w:rPr>
      </w:pPr>
      <w:hyperlink w:anchor="_Toc167232785" w:history="1">
        <w:r w:rsidR="002A5A3E" w:rsidRPr="00DF4713">
          <w:rPr>
            <w:rStyle w:val="af8"/>
            <w:rFonts w:hint="eastAsia"/>
          </w:rPr>
          <w:t>表</w:t>
        </w:r>
        <w:r w:rsidR="002A5A3E" w:rsidRPr="00DF4713">
          <w:rPr>
            <w:rStyle w:val="af8"/>
          </w:rPr>
          <w:t>8-2-3</w:t>
        </w:r>
        <w:r w:rsidR="002A5A3E" w:rsidRPr="00DF4713">
          <w:rPr>
            <w:rStyle w:val="af8"/>
            <w:rFonts w:hint="eastAsia"/>
          </w:rPr>
          <w:t>、資料表敘述</w:t>
        </w:r>
        <w:r w:rsidR="002A5A3E" w:rsidRPr="00DF4713">
          <w:rPr>
            <w:rStyle w:val="af8"/>
          </w:rPr>
          <w:t>T03.FamilyLink</w:t>
        </w:r>
        <w:r w:rsidR="002A5A3E">
          <w:rPr>
            <w:webHidden/>
          </w:rPr>
          <w:tab/>
        </w:r>
        <w:r w:rsidR="002A5A3E">
          <w:rPr>
            <w:webHidden/>
          </w:rPr>
          <w:fldChar w:fldCharType="begin"/>
        </w:r>
        <w:r w:rsidR="002A5A3E">
          <w:rPr>
            <w:webHidden/>
          </w:rPr>
          <w:instrText xml:space="preserve"> PAGEREF _Toc167232785 \h </w:instrText>
        </w:r>
        <w:r w:rsidR="002A5A3E">
          <w:rPr>
            <w:webHidden/>
          </w:rPr>
        </w:r>
        <w:r w:rsidR="002A5A3E">
          <w:rPr>
            <w:webHidden/>
          </w:rPr>
          <w:fldChar w:fldCharType="separate"/>
        </w:r>
        <w:r w:rsidR="002A5A3E">
          <w:rPr>
            <w:webHidden/>
          </w:rPr>
          <w:t>23</w:t>
        </w:r>
        <w:r w:rsidR="002A5A3E">
          <w:rPr>
            <w:webHidden/>
          </w:rPr>
          <w:fldChar w:fldCharType="end"/>
        </w:r>
      </w:hyperlink>
    </w:p>
    <w:p w14:paraId="4CC78963" w14:textId="16C5FD96" w:rsidR="002A5A3E" w:rsidRDefault="00110DF4">
      <w:pPr>
        <w:pStyle w:val="afc"/>
        <w:ind w:left="840" w:hanging="560"/>
        <w:rPr>
          <w:rFonts w:asciiTheme="minorHAnsi" w:eastAsiaTheme="minorEastAsia" w:hAnsiTheme="minorHAnsi" w:cstheme="minorBidi"/>
          <w:bCs w:val="0"/>
          <w:sz w:val="24"/>
          <w:szCs w:val="22"/>
        </w:rPr>
      </w:pPr>
      <w:hyperlink w:anchor="_Toc167232786" w:history="1">
        <w:r w:rsidR="002A5A3E" w:rsidRPr="00DF4713">
          <w:rPr>
            <w:rStyle w:val="af8"/>
            <w:rFonts w:hint="eastAsia"/>
          </w:rPr>
          <w:t>表</w:t>
        </w:r>
        <w:r w:rsidR="002A5A3E" w:rsidRPr="00DF4713">
          <w:rPr>
            <w:rStyle w:val="af8"/>
          </w:rPr>
          <w:t>8-2-4</w:t>
        </w:r>
        <w:r w:rsidR="002A5A3E" w:rsidRPr="00DF4713">
          <w:rPr>
            <w:rStyle w:val="af8"/>
            <w:rFonts w:hint="eastAsia"/>
          </w:rPr>
          <w:t>、資料表敘述</w:t>
        </w:r>
        <w:r w:rsidR="002A5A3E" w:rsidRPr="00DF4713">
          <w:rPr>
            <w:rStyle w:val="af8"/>
          </w:rPr>
          <w:t>T04.FamilyCode</w:t>
        </w:r>
        <w:r w:rsidR="002A5A3E">
          <w:rPr>
            <w:webHidden/>
          </w:rPr>
          <w:tab/>
        </w:r>
        <w:r w:rsidR="002A5A3E">
          <w:rPr>
            <w:webHidden/>
          </w:rPr>
          <w:fldChar w:fldCharType="begin"/>
        </w:r>
        <w:r w:rsidR="002A5A3E">
          <w:rPr>
            <w:webHidden/>
          </w:rPr>
          <w:instrText xml:space="preserve"> PAGEREF _Toc167232786 \h </w:instrText>
        </w:r>
        <w:r w:rsidR="002A5A3E">
          <w:rPr>
            <w:webHidden/>
          </w:rPr>
        </w:r>
        <w:r w:rsidR="002A5A3E">
          <w:rPr>
            <w:webHidden/>
          </w:rPr>
          <w:fldChar w:fldCharType="separate"/>
        </w:r>
        <w:r w:rsidR="002A5A3E">
          <w:rPr>
            <w:webHidden/>
          </w:rPr>
          <w:t>23</w:t>
        </w:r>
        <w:r w:rsidR="002A5A3E">
          <w:rPr>
            <w:webHidden/>
          </w:rPr>
          <w:fldChar w:fldCharType="end"/>
        </w:r>
      </w:hyperlink>
    </w:p>
    <w:p w14:paraId="1DEE7914" w14:textId="3AA2AE58" w:rsidR="002A5A3E" w:rsidRDefault="00110DF4">
      <w:pPr>
        <w:pStyle w:val="afc"/>
        <w:ind w:left="840" w:hanging="560"/>
        <w:rPr>
          <w:rFonts w:asciiTheme="minorHAnsi" w:eastAsiaTheme="minorEastAsia" w:hAnsiTheme="minorHAnsi" w:cstheme="minorBidi"/>
          <w:bCs w:val="0"/>
          <w:sz w:val="24"/>
          <w:szCs w:val="22"/>
        </w:rPr>
      </w:pPr>
      <w:hyperlink w:anchor="_Toc167232787" w:history="1">
        <w:r w:rsidR="002A5A3E" w:rsidRPr="00DF4713">
          <w:rPr>
            <w:rStyle w:val="af8"/>
            <w:rFonts w:hint="eastAsia"/>
          </w:rPr>
          <w:t>表</w:t>
        </w:r>
        <w:r w:rsidR="002A5A3E" w:rsidRPr="00DF4713">
          <w:rPr>
            <w:rStyle w:val="af8"/>
          </w:rPr>
          <w:t>8-2-5</w:t>
        </w:r>
        <w:r w:rsidR="002A5A3E" w:rsidRPr="00DF4713">
          <w:rPr>
            <w:rStyle w:val="af8"/>
            <w:rFonts w:hint="eastAsia"/>
          </w:rPr>
          <w:t>、資料表敘述</w:t>
        </w:r>
        <w:r w:rsidR="002A5A3E" w:rsidRPr="00DF4713">
          <w:rPr>
            <w:rStyle w:val="af8"/>
          </w:rPr>
          <w:t>T05.Memo</w:t>
        </w:r>
        <w:r w:rsidR="002A5A3E">
          <w:rPr>
            <w:webHidden/>
          </w:rPr>
          <w:tab/>
        </w:r>
        <w:r w:rsidR="002A5A3E">
          <w:rPr>
            <w:webHidden/>
          </w:rPr>
          <w:fldChar w:fldCharType="begin"/>
        </w:r>
        <w:r w:rsidR="002A5A3E">
          <w:rPr>
            <w:webHidden/>
          </w:rPr>
          <w:instrText xml:space="preserve"> PAGEREF _Toc167232787 \h </w:instrText>
        </w:r>
        <w:r w:rsidR="002A5A3E">
          <w:rPr>
            <w:webHidden/>
          </w:rPr>
        </w:r>
        <w:r w:rsidR="002A5A3E">
          <w:rPr>
            <w:webHidden/>
          </w:rPr>
          <w:fldChar w:fldCharType="separate"/>
        </w:r>
        <w:r w:rsidR="002A5A3E">
          <w:rPr>
            <w:webHidden/>
          </w:rPr>
          <w:t>23</w:t>
        </w:r>
        <w:r w:rsidR="002A5A3E">
          <w:rPr>
            <w:webHidden/>
          </w:rPr>
          <w:fldChar w:fldCharType="end"/>
        </w:r>
      </w:hyperlink>
    </w:p>
    <w:p w14:paraId="60A7AD22" w14:textId="633FD892" w:rsidR="002A5A3E" w:rsidRDefault="00110DF4">
      <w:pPr>
        <w:pStyle w:val="afc"/>
        <w:ind w:left="840" w:hanging="560"/>
        <w:rPr>
          <w:rFonts w:asciiTheme="minorHAnsi" w:eastAsiaTheme="minorEastAsia" w:hAnsiTheme="minorHAnsi" w:cstheme="minorBidi"/>
          <w:bCs w:val="0"/>
          <w:sz w:val="24"/>
          <w:szCs w:val="22"/>
        </w:rPr>
      </w:pPr>
      <w:hyperlink w:anchor="_Toc167232788" w:history="1">
        <w:r w:rsidR="002A5A3E" w:rsidRPr="00DF4713">
          <w:rPr>
            <w:rStyle w:val="af8"/>
            <w:rFonts w:hint="eastAsia"/>
          </w:rPr>
          <w:t>表</w:t>
        </w:r>
        <w:r w:rsidR="002A5A3E" w:rsidRPr="00DF4713">
          <w:rPr>
            <w:rStyle w:val="af8"/>
          </w:rPr>
          <w:t>8-2-6</w:t>
        </w:r>
        <w:r w:rsidR="002A5A3E" w:rsidRPr="00DF4713">
          <w:rPr>
            <w:rStyle w:val="af8"/>
            <w:rFonts w:hint="eastAsia"/>
          </w:rPr>
          <w:t>、資料表敘述</w:t>
        </w:r>
        <w:r w:rsidR="002A5A3E" w:rsidRPr="00DF4713">
          <w:rPr>
            <w:rStyle w:val="af8"/>
          </w:rPr>
          <w:t>T06.Med</w:t>
        </w:r>
        <w:r w:rsidR="002A5A3E">
          <w:rPr>
            <w:webHidden/>
          </w:rPr>
          <w:tab/>
        </w:r>
        <w:r w:rsidR="002A5A3E">
          <w:rPr>
            <w:webHidden/>
          </w:rPr>
          <w:fldChar w:fldCharType="begin"/>
        </w:r>
        <w:r w:rsidR="002A5A3E">
          <w:rPr>
            <w:webHidden/>
          </w:rPr>
          <w:instrText xml:space="preserve"> PAGEREF _Toc167232788 \h </w:instrText>
        </w:r>
        <w:r w:rsidR="002A5A3E">
          <w:rPr>
            <w:webHidden/>
          </w:rPr>
        </w:r>
        <w:r w:rsidR="002A5A3E">
          <w:rPr>
            <w:webHidden/>
          </w:rPr>
          <w:fldChar w:fldCharType="separate"/>
        </w:r>
        <w:r w:rsidR="002A5A3E">
          <w:rPr>
            <w:webHidden/>
          </w:rPr>
          <w:t>23</w:t>
        </w:r>
        <w:r w:rsidR="002A5A3E">
          <w:rPr>
            <w:webHidden/>
          </w:rPr>
          <w:fldChar w:fldCharType="end"/>
        </w:r>
      </w:hyperlink>
    </w:p>
    <w:p w14:paraId="1BA9EC63" w14:textId="34EBEA4D" w:rsidR="002A5A3E" w:rsidRDefault="00110DF4">
      <w:pPr>
        <w:pStyle w:val="afc"/>
        <w:ind w:left="840" w:hanging="560"/>
        <w:rPr>
          <w:rFonts w:asciiTheme="minorHAnsi" w:eastAsiaTheme="minorEastAsia" w:hAnsiTheme="minorHAnsi" w:cstheme="minorBidi"/>
          <w:bCs w:val="0"/>
          <w:sz w:val="24"/>
          <w:szCs w:val="22"/>
        </w:rPr>
      </w:pPr>
      <w:hyperlink w:anchor="_Toc167232789" w:history="1">
        <w:r w:rsidR="002A5A3E" w:rsidRPr="00DF4713">
          <w:rPr>
            <w:rStyle w:val="af8"/>
            <w:rFonts w:hint="eastAsia"/>
          </w:rPr>
          <w:t>表</w:t>
        </w:r>
        <w:r w:rsidR="002A5A3E" w:rsidRPr="00DF4713">
          <w:rPr>
            <w:rStyle w:val="af8"/>
          </w:rPr>
          <w:t>8-2-7</w:t>
        </w:r>
        <w:r w:rsidR="002A5A3E" w:rsidRPr="00DF4713">
          <w:rPr>
            <w:rStyle w:val="af8"/>
            <w:rFonts w:hint="eastAsia"/>
          </w:rPr>
          <w:t>、資料表敘述</w:t>
        </w:r>
        <w:r w:rsidR="002A5A3E" w:rsidRPr="00DF4713">
          <w:rPr>
            <w:rStyle w:val="af8"/>
          </w:rPr>
          <w:t>T07.Hos</w:t>
        </w:r>
        <w:r w:rsidR="002A5A3E">
          <w:rPr>
            <w:webHidden/>
          </w:rPr>
          <w:tab/>
        </w:r>
        <w:r w:rsidR="002A5A3E">
          <w:rPr>
            <w:webHidden/>
          </w:rPr>
          <w:fldChar w:fldCharType="begin"/>
        </w:r>
        <w:r w:rsidR="002A5A3E">
          <w:rPr>
            <w:webHidden/>
          </w:rPr>
          <w:instrText xml:space="preserve"> PAGEREF _Toc167232789 \h </w:instrText>
        </w:r>
        <w:r w:rsidR="002A5A3E">
          <w:rPr>
            <w:webHidden/>
          </w:rPr>
        </w:r>
        <w:r w:rsidR="002A5A3E">
          <w:rPr>
            <w:webHidden/>
          </w:rPr>
          <w:fldChar w:fldCharType="separate"/>
        </w:r>
        <w:r w:rsidR="002A5A3E">
          <w:rPr>
            <w:webHidden/>
          </w:rPr>
          <w:t>23</w:t>
        </w:r>
        <w:r w:rsidR="002A5A3E">
          <w:rPr>
            <w:webHidden/>
          </w:rPr>
          <w:fldChar w:fldCharType="end"/>
        </w:r>
      </w:hyperlink>
    </w:p>
    <w:p w14:paraId="60DE4F2E" w14:textId="699B35B0" w:rsidR="002A5A3E" w:rsidRDefault="00110DF4">
      <w:pPr>
        <w:pStyle w:val="afc"/>
        <w:ind w:left="840" w:hanging="560"/>
        <w:rPr>
          <w:rFonts w:asciiTheme="minorHAnsi" w:eastAsiaTheme="minorEastAsia" w:hAnsiTheme="minorHAnsi" w:cstheme="minorBidi"/>
          <w:bCs w:val="0"/>
          <w:sz w:val="24"/>
          <w:szCs w:val="22"/>
        </w:rPr>
      </w:pPr>
      <w:hyperlink w:anchor="_Toc167232790" w:history="1">
        <w:r w:rsidR="002A5A3E" w:rsidRPr="00DF4713">
          <w:rPr>
            <w:rStyle w:val="af8"/>
            <w:rFonts w:hint="eastAsia"/>
          </w:rPr>
          <w:t>表</w:t>
        </w:r>
        <w:r w:rsidR="002A5A3E" w:rsidRPr="00DF4713">
          <w:rPr>
            <w:rStyle w:val="af8"/>
          </w:rPr>
          <w:t>8-2-8</w:t>
        </w:r>
        <w:r w:rsidR="002A5A3E" w:rsidRPr="00DF4713">
          <w:rPr>
            <w:rStyle w:val="af8"/>
            <w:rFonts w:hint="eastAsia"/>
          </w:rPr>
          <w:t>、資料表敘述</w:t>
        </w:r>
        <w:r w:rsidR="002A5A3E" w:rsidRPr="00DF4713">
          <w:rPr>
            <w:rStyle w:val="af8"/>
          </w:rPr>
          <w:t>T08.Event</w:t>
        </w:r>
        <w:r w:rsidR="002A5A3E">
          <w:rPr>
            <w:webHidden/>
          </w:rPr>
          <w:tab/>
        </w:r>
        <w:r w:rsidR="002A5A3E">
          <w:rPr>
            <w:webHidden/>
          </w:rPr>
          <w:fldChar w:fldCharType="begin"/>
        </w:r>
        <w:r w:rsidR="002A5A3E">
          <w:rPr>
            <w:webHidden/>
          </w:rPr>
          <w:instrText xml:space="preserve"> PAGEREF _Toc167232790 \h </w:instrText>
        </w:r>
        <w:r w:rsidR="002A5A3E">
          <w:rPr>
            <w:webHidden/>
          </w:rPr>
        </w:r>
        <w:r w:rsidR="002A5A3E">
          <w:rPr>
            <w:webHidden/>
          </w:rPr>
          <w:fldChar w:fldCharType="separate"/>
        </w:r>
        <w:r w:rsidR="002A5A3E">
          <w:rPr>
            <w:webHidden/>
          </w:rPr>
          <w:t>24</w:t>
        </w:r>
        <w:r w:rsidR="002A5A3E">
          <w:rPr>
            <w:webHidden/>
          </w:rPr>
          <w:fldChar w:fldCharType="end"/>
        </w:r>
      </w:hyperlink>
    </w:p>
    <w:p w14:paraId="618951F2" w14:textId="4B9080E9" w:rsidR="00F07E24" w:rsidRPr="00412B93" w:rsidRDefault="005117D4" w:rsidP="00FA7D34">
      <w:pPr>
        <w:tabs>
          <w:tab w:val="left" w:pos="2520"/>
        </w:tabs>
        <w:snapToGrid w:val="0"/>
        <w:ind w:left="357"/>
        <w:jc w:val="center"/>
        <w:rPr>
          <w:color w:val="000000" w:themeColor="text1"/>
          <w:sz w:val="36"/>
          <w:szCs w:val="36"/>
        </w:rPr>
        <w:sectPr w:rsidR="00F07E24" w:rsidRPr="00412B93" w:rsidSect="000701DC">
          <w:footerReference w:type="default" r:id="rId10"/>
          <w:footerReference w:type="first" r:id="rId11"/>
          <w:pgSz w:w="11906" w:h="16838"/>
          <w:pgMar w:top="851" w:right="851" w:bottom="851" w:left="851" w:header="567" w:footer="567" w:gutter="0"/>
          <w:pgNumType w:fmt="upperRoman" w:start="1"/>
          <w:cols w:space="425"/>
          <w:docGrid w:type="lines" w:linePitch="381"/>
        </w:sectPr>
      </w:pPr>
      <w:r w:rsidRPr="005D1A83">
        <w:rPr>
          <w:color w:val="000000" w:themeColor="text1"/>
          <w:sz w:val="36"/>
          <w:szCs w:val="36"/>
        </w:rPr>
        <w:fldChar w:fldCharType="end"/>
      </w:r>
    </w:p>
    <w:p w14:paraId="0227CF8C" w14:textId="2CE826DD" w:rsidR="009C12A1" w:rsidRPr="00412B93" w:rsidRDefault="009C12A1" w:rsidP="00FA7D34">
      <w:pPr>
        <w:pStyle w:val="afb"/>
      </w:pPr>
      <w:bookmarkStart w:id="0" w:name="_Toc167232661"/>
      <w:r w:rsidRPr="00412B93">
        <w:rPr>
          <w:rFonts w:hint="eastAsia"/>
        </w:rPr>
        <w:lastRenderedPageBreak/>
        <w:t>第</w:t>
      </w:r>
      <w:r w:rsidR="00EF4490" w:rsidRPr="00412B93">
        <w:rPr>
          <w:rFonts w:hint="eastAsia"/>
        </w:rPr>
        <w:t>一</w:t>
      </w:r>
      <w:r w:rsidRPr="00412B93">
        <w:rPr>
          <w:rFonts w:hint="eastAsia"/>
        </w:rPr>
        <w:t>章</w:t>
      </w:r>
      <w:r w:rsidRPr="00412B93">
        <w:t xml:space="preserve"> </w:t>
      </w:r>
      <w:r w:rsidRPr="00412B93">
        <w:rPr>
          <w:rFonts w:hint="eastAsia"/>
        </w:rPr>
        <w:t>前言</w:t>
      </w:r>
      <w:bookmarkEnd w:id="0"/>
    </w:p>
    <w:p w14:paraId="4C51E980" w14:textId="10C32A60" w:rsidR="009C12A1" w:rsidRPr="00412B93" w:rsidRDefault="009C12A1" w:rsidP="00FA7D34">
      <w:pPr>
        <w:pStyle w:val="1-1"/>
      </w:pPr>
      <w:bookmarkStart w:id="1" w:name="_Toc167232662"/>
      <w:r w:rsidRPr="00412B93">
        <w:rPr>
          <w:rFonts w:hint="eastAsia"/>
        </w:rPr>
        <w:t>1-1</w:t>
      </w:r>
      <w:r w:rsidRPr="00412B93">
        <w:rPr>
          <w:rFonts w:hint="eastAsia"/>
        </w:rPr>
        <w:t>背景</w:t>
      </w:r>
      <w:r w:rsidR="00D80F16" w:rsidRPr="00412B93">
        <w:rPr>
          <w:rFonts w:hint="eastAsia"/>
        </w:rPr>
        <w:t>介紹</w:t>
      </w:r>
      <w:bookmarkEnd w:id="1"/>
    </w:p>
    <w:p w14:paraId="67AF7712" w14:textId="77777777" w:rsidR="005B34F0" w:rsidRPr="00412B93" w:rsidRDefault="009C12A1" w:rsidP="00FA7D34">
      <w:pPr>
        <w:widowControl/>
        <w:snapToGrid w:val="0"/>
        <w:ind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人口高齡化是當今全球社會所面臨的重大危機，隨著醫療的進步和人們生活條件的改善，全球平均壽命正在持續延長，這導致全球各地老年人口比例不斷上升。</w:t>
      </w:r>
    </w:p>
    <w:p w14:paraId="7D77C3D1" w14:textId="202FDFF5" w:rsidR="009C12A1" w:rsidRDefault="009C12A1" w:rsidP="00FA7D34">
      <w:pPr>
        <w:widowControl/>
        <w:snapToGrid w:val="0"/>
        <w:ind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根據我國內政部表示，如圖</w:t>
      </w:r>
      <w:r w:rsidRPr="00412B93">
        <w:rPr>
          <w:rFonts w:cs="BiauKai" w:hint="eastAsia"/>
          <w:color w:val="000000"/>
          <w:kern w:val="0"/>
          <w:szCs w:val="28"/>
          <w14:ligatures w14:val="standardContextual"/>
        </w:rPr>
        <w:t>1-1-1</w:t>
      </w:r>
      <w:r w:rsidRPr="00412B93">
        <w:rPr>
          <w:rFonts w:cs="BiauKai" w:hint="eastAsia"/>
          <w:color w:val="000000"/>
          <w:kern w:val="0"/>
          <w:szCs w:val="28"/>
          <w14:ligatures w14:val="standardContextual"/>
        </w:rPr>
        <w:t>所示，我國老年人口比率在</w:t>
      </w:r>
      <w:r w:rsidRPr="00412B93">
        <w:rPr>
          <w:rFonts w:cs="BiauKai" w:hint="eastAsia"/>
          <w:color w:val="000000"/>
          <w:kern w:val="0"/>
          <w:szCs w:val="28"/>
          <w14:ligatures w14:val="standardContextual"/>
        </w:rPr>
        <w:t>107</w:t>
      </w:r>
      <w:r w:rsidRPr="00412B93">
        <w:rPr>
          <w:rFonts w:cs="BiauKai" w:hint="eastAsia"/>
          <w:color w:val="000000"/>
          <w:kern w:val="0"/>
          <w:szCs w:val="28"/>
          <w14:ligatures w14:val="standardContextual"/>
        </w:rPr>
        <w:t>年</w:t>
      </w:r>
      <w:r w:rsidRPr="00412B93">
        <w:rPr>
          <w:rFonts w:cs="BiauKai" w:hint="eastAsia"/>
          <w:color w:val="000000"/>
          <w:kern w:val="0"/>
          <w:szCs w:val="28"/>
          <w14:ligatures w14:val="standardContextual"/>
        </w:rPr>
        <w:t>3</w:t>
      </w:r>
      <w:r w:rsidRPr="00412B93">
        <w:rPr>
          <w:rFonts w:cs="BiauKai" w:hint="eastAsia"/>
          <w:color w:val="000000"/>
          <w:kern w:val="0"/>
          <w:szCs w:val="28"/>
          <w14:ligatures w14:val="standardContextual"/>
        </w:rPr>
        <w:t>月超過</w:t>
      </w:r>
      <w:r w:rsidRPr="00412B93">
        <w:rPr>
          <w:rFonts w:cs="BiauKai" w:hint="eastAsia"/>
          <w:color w:val="000000"/>
          <w:kern w:val="0"/>
          <w:szCs w:val="28"/>
          <w14:ligatures w14:val="standardContextual"/>
        </w:rPr>
        <w:t>14.05</w:t>
      </w:r>
      <w:r w:rsidRPr="00412B93">
        <w:rPr>
          <w:rFonts w:cs="BiauKai" w:hint="eastAsia"/>
          <w:color w:val="000000"/>
          <w:kern w:val="0"/>
          <w:szCs w:val="28"/>
          <w14:ligatures w14:val="standardContextual"/>
        </w:rPr>
        <w:t>％，正式邁入高齡社會，而在</w:t>
      </w:r>
      <w:r w:rsidRPr="00412B93">
        <w:rPr>
          <w:rFonts w:cs="BiauKai" w:hint="eastAsia"/>
          <w:color w:val="000000"/>
          <w:kern w:val="0"/>
          <w:szCs w:val="28"/>
          <w14:ligatures w14:val="standardContextual"/>
        </w:rPr>
        <w:t>112</w:t>
      </w:r>
      <w:r w:rsidRPr="00412B93">
        <w:rPr>
          <w:rFonts w:cs="BiauKai" w:hint="eastAsia"/>
          <w:color w:val="000000"/>
          <w:kern w:val="0"/>
          <w:szCs w:val="28"/>
          <w14:ligatures w14:val="standardContextual"/>
        </w:rPr>
        <w:t>年止，老年人口比率已超過</w:t>
      </w:r>
      <w:r w:rsidRPr="00412B93">
        <w:rPr>
          <w:rFonts w:cs="BiauKai" w:hint="eastAsia"/>
          <w:color w:val="000000"/>
          <w:kern w:val="0"/>
          <w:szCs w:val="28"/>
          <w14:ligatures w14:val="standardContextual"/>
        </w:rPr>
        <w:t>18%</w:t>
      </w:r>
      <w:r w:rsidRPr="00412B93">
        <w:rPr>
          <w:rFonts w:cs="BiauKai" w:hint="eastAsia"/>
          <w:color w:val="000000"/>
          <w:kern w:val="0"/>
          <w:szCs w:val="28"/>
          <w14:ligatures w14:val="standardContextual"/>
        </w:rPr>
        <w:t>，並且目前還持續以極快的速度上升，推測在</w:t>
      </w:r>
      <w:r w:rsidRPr="00412B93">
        <w:rPr>
          <w:rFonts w:cs="BiauKai" w:hint="eastAsia"/>
          <w:color w:val="000000"/>
          <w:kern w:val="0"/>
          <w:szCs w:val="28"/>
          <w14:ligatures w14:val="standardContextual"/>
        </w:rPr>
        <w:t>2025</w:t>
      </w:r>
      <w:r w:rsidRPr="00412B93">
        <w:rPr>
          <w:rFonts w:cs="BiauKai" w:hint="eastAsia"/>
          <w:color w:val="000000"/>
          <w:kern w:val="0"/>
          <w:szCs w:val="28"/>
          <w14:ligatures w14:val="standardContextual"/>
        </w:rPr>
        <w:t>年時會達到超高齡社會（</w:t>
      </w:r>
      <w:r w:rsidRPr="00412B93">
        <w:rPr>
          <w:rFonts w:cs="BiauKai" w:hint="eastAsia"/>
          <w:color w:val="000000"/>
          <w:kern w:val="0"/>
          <w:szCs w:val="28"/>
          <w14:ligatures w14:val="standardContextual"/>
        </w:rPr>
        <w:t>20%</w:t>
      </w:r>
      <w:r w:rsidRPr="00412B93">
        <w:rPr>
          <w:rFonts w:cs="BiauKai" w:hint="eastAsia"/>
          <w:color w:val="000000"/>
          <w:kern w:val="0"/>
          <w:szCs w:val="28"/>
          <w14:ligatures w14:val="standardContextual"/>
        </w:rPr>
        <w:t>）。</w:t>
      </w:r>
    </w:p>
    <w:p w14:paraId="3176CE08" w14:textId="77777777" w:rsidR="00105026" w:rsidRPr="00105026" w:rsidRDefault="00105026" w:rsidP="00FA7D34">
      <w:pPr>
        <w:widowControl/>
        <w:snapToGrid w:val="0"/>
        <w:ind w:firstLineChars="200" w:firstLine="560"/>
        <w:contextualSpacing/>
        <w:jc w:val="both"/>
        <w:rPr>
          <w:rFonts w:cs="BiauKai"/>
          <w:color w:val="000000"/>
          <w:kern w:val="0"/>
          <w:szCs w:val="28"/>
          <w14:ligatures w14:val="standardContextual"/>
        </w:rPr>
      </w:pPr>
    </w:p>
    <w:p w14:paraId="2826314A" w14:textId="77777777" w:rsidR="00D80F16" w:rsidRPr="00412B93" w:rsidRDefault="00A11DF8" w:rsidP="00FA7D34">
      <w:pPr>
        <w:keepNext/>
        <w:widowControl/>
        <w:snapToGrid w:val="0"/>
        <w:contextualSpacing/>
        <w:jc w:val="both"/>
      </w:pPr>
      <w:r w:rsidRPr="00412B93">
        <w:rPr>
          <w:rFonts w:cs="Arial"/>
          <w:color w:val="343434"/>
          <w:bdr w:val="none" w:sz="0" w:space="0" w:color="auto" w:frame="1"/>
        </w:rPr>
        <w:fldChar w:fldCharType="begin"/>
      </w:r>
      <w:r w:rsidRPr="00412B93">
        <w:rPr>
          <w:rFonts w:cs="Arial"/>
          <w:color w:val="343434"/>
          <w:bdr w:val="none" w:sz="0" w:space="0" w:color="auto" w:frame="1"/>
        </w:rPr>
        <w:instrText xml:space="preserve"> INCLUDEPICTURE "https://lh7-us.googleusercontent.com/8nKQzXl-_BxHFejgzS2jP2qQEv-j2QpjRjprjR9oSfKg5dg9yrLU_L-bK6Xrd1DvP9VVV70i8Kjs13JOFeTRN2svoxINNFe7VjuURGL4ECJmHgIFPWFk3feiNT1sR7TpboHf3QeF3lNh-itmYuFm_eU" \* MERGEFORMATINET </w:instrText>
      </w:r>
      <w:r w:rsidRPr="00412B93">
        <w:rPr>
          <w:rFonts w:cs="Arial"/>
          <w:color w:val="343434"/>
          <w:bdr w:val="none" w:sz="0" w:space="0" w:color="auto" w:frame="1"/>
        </w:rPr>
        <w:fldChar w:fldCharType="separate"/>
      </w:r>
      <w:r w:rsidRPr="00412B93">
        <w:rPr>
          <w:rFonts w:cs="Arial"/>
          <w:noProof/>
          <w:color w:val="343434"/>
          <w:bdr w:val="none" w:sz="0" w:space="0" w:color="auto" w:frame="1"/>
        </w:rPr>
        <w:drawing>
          <wp:inline distT="0" distB="0" distL="0" distR="0" wp14:anchorId="0624BC12" wp14:editId="4A4FADF8">
            <wp:extent cx="6479540" cy="3216275"/>
            <wp:effectExtent l="0" t="0" r="0" b="0"/>
            <wp:docPr id="119481654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79540" cy="3216275"/>
                    </a:xfrm>
                    <a:prstGeom prst="rect">
                      <a:avLst/>
                    </a:prstGeom>
                    <a:noFill/>
                    <a:ln>
                      <a:noFill/>
                    </a:ln>
                  </pic:spPr>
                </pic:pic>
              </a:graphicData>
            </a:graphic>
          </wp:inline>
        </w:drawing>
      </w:r>
      <w:r w:rsidRPr="00412B93">
        <w:rPr>
          <w:rFonts w:cs="Arial"/>
          <w:color w:val="343434"/>
          <w:bdr w:val="none" w:sz="0" w:space="0" w:color="auto" w:frame="1"/>
        </w:rPr>
        <w:fldChar w:fldCharType="end"/>
      </w:r>
    </w:p>
    <w:p w14:paraId="78A470C0" w14:textId="41024E0E" w:rsidR="00A11DF8" w:rsidRDefault="00D80F16" w:rsidP="00FA7D34">
      <w:pPr>
        <w:pStyle w:val="afa"/>
        <w:snapToGrid w:val="0"/>
        <w:ind w:left="280" w:right="280"/>
        <w:contextualSpacing/>
      </w:pPr>
      <w:bookmarkStart w:id="2" w:name="_Toc165927015"/>
      <w:bookmarkStart w:id="3" w:name="_Toc167232711"/>
      <w:r w:rsidRPr="00412B93">
        <w:rPr>
          <w:rFonts w:hint="eastAsia"/>
        </w:rPr>
        <w:t>圖</w:t>
      </w:r>
      <w:r w:rsidRPr="00412B93">
        <w:rPr>
          <w:rFonts w:hint="eastAsia"/>
        </w:rPr>
        <w:t>1-1-</w:t>
      </w:r>
      <w:r w:rsidRPr="00412B93">
        <w:fldChar w:fldCharType="begin"/>
      </w:r>
      <w:r w:rsidRPr="00412B93">
        <w:instrText xml:space="preserve"> </w:instrText>
      </w:r>
      <w:r w:rsidRPr="00412B93">
        <w:rPr>
          <w:rFonts w:hint="eastAsia"/>
        </w:rPr>
        <w:instrText xml:space="preserve">SEQ </w:instrText>
      </w:r>
      <w:r w:rsidRPr="00412B93">
        <w:rPr>
          <w:rFonts w:hint="eastAsia"/>
        </w:rPr>
        <w:instrText>圖</w:instrText>
      </w:r>
      <w:r w:rsidRPr="00412B93">
        <w:rPr>
          <w:rFonts w:hint="eastAsia"/>
        </w:rPr>
        <w:instrText>1-1- \* ARABIC</w:instrText>
      </w:r>
      <w:r w:rsidRPr="00412B93">
        <w:instrText xml:space="preserve"> </w:instrText>
      </w:r>
      <w:r w:rsidRPr="00412B93">
        <w:fldChar w:fldCharType="separate"/>
      </w:r>
      <w:r w:rsidR="001443CF">
        <w:rPr>
          <w:noProof/>
        </w:rPr>
        <w:t>1</w:t>
      </w:r>
      <w:r w:rsidRPr="00412B93">
        <w:fldChar w:fldCharType="end"/>
      </w:r>
      <w:r w:rsidR="00E750B8" w:rsidRPr="00412B93">
        <w:rPr>
          <w:rFonts w:hint="eastAsia"/>
        </w:rPr>
        <w:t>、</w:t>
      </w:r>
      <w:bookmarkStart w:id="4" w:name="_Hlk165924000"/>
      <w:r w:rsidR="002F20CA" w:rsidRPr="00412B93">
        <w:rPr>
          <w:rFonts w:hint="eastAsia"/>
        </w:rPr>
        <w:t>人口年齡重要指標</w:t>
      </w:r>
      <w:bookmarkEnd w:id="2"/>
      <w:bookmarkEnd w:id="3"/>
      <w:bookmarkEnd w:id="4"/>
    </w:p>
    <w:p w14:paraId="1395BC8B" w14:textId="20FAA9F9" w:rsidR="005B34F0" w:rsidRDefault="005B34F0" w:rsidP="00E4387B">
      <w:pPr>
        <w:widowControl/>
        <w:snapToGrid w:val="0"/>
        <w:contextualSpacing/>
        <w:jc w:val="both"/>
        <w:rPr>
          <w:rFonts w:cs="BiauKai"/>
          <w:color w:val="000000"/>
          <w:kern w:val="0"/>
          <w:szCs w:val="28"/>
          <w14:ligatures w14:val="standardContextual"/>
        </w:rPr>
      </w:pPr>
    </w:p>
    <w:p w14:paraId="41EED688" w14:textId="4B5781E2" w:rsidR="00E4387B" w:rsidRPr="00E4387B" w:rsidRDefault="00E4387B" w:rsidP="00E4387B">
      <w:pPr>
        <w:widowControl/>
        <w:snapToGrid w:val="0"/>
        <w:ind w:firstLineChars="200" w:firstLine="560"/>
        <w:rPr>
          <w:rFonts w:cs="BiauKai"/>
          <w:color w:val="000000"/>
          <w:kern w:val="0"/>
          <w:szCs w:val="28"/>
          <w14:ligatures w14:val="standardContextual"/>
        </w:rPr>
      </w:pPr>
      <w:r w:rsidRPr="00412B93">
        <w:rPr>
          <w:rFonts w:cs="BiauKai" w:hint="eastAsia"/>
          <w:color w:val="000000"/>
          <w:kern w:val="0"/>
          <w:szCs w:val="28"/>
          <w14:ligatures w14:val="standardContextual"/>
        </w:rPr>
        <w:t>據衛生福利部國民健康署的調查，有</w:t>
      </w:r>
      <w:r w:rsidRPr="00412B93">
        <w:rPr>
          <w:rFonts w:cs="BiauKai" w:hint="eastAsia"/>
          <w:color w:val="000000"/>
          <w:kern w:val="0"/>
          <w:szCs w:val="28"/>
          <w14:ligatures w14:val="standardContextual"/>
        </w:rPr>
        <w:t>86%</w:t>
      </w:r>
      <w:r w:rsidRPr="00412B93">
        <w:rPr>
          <w:rFonts w:cs="BiauKai" w:hint="eastAsia"/>
          <w:color w:val="000000"/>
          <w:kern w:val="0"/>
          <w:szCs w:val="28"/>
          <w14:ligatures w14:val="standardContextual"/>
        </w:rPr>
        <w:t>以上老人自述曾經診斷至少有</w:t>
      </w:r>
      <w:r w:rsidRPr="00412B93">
        <w:rPr>
          <w:rFonts w:cs="BiauKai" w:hint="eastAsia"/>
          <w:color w:val="000000"/>
          <w:kern w:val="0"/>
          <w:szCs w:val="28"/>
          <w14:ligatures w14:val="standardContextual"/>
        </w:rPr>
        <w:t>1</w:t>
      </w:r>
      <w:r w:rsidRPr="00412B93">
        <w:rPr>
          <w:rFonts w:cs="BiauKai" w:hint="eastAsia"/>
          <w:color w:val="000000"/>
          <w:kern w:val="0"/>
          <w:szCs w:val="28"/>
          <w14:ligatures w14:val="standardContextual"/>
        </w:rPr>
        <w:t>項慢性病，而近</w:t>
      </w:r>
      <w:r w:rsidRPr="00412B93">
        <w:rPr>
          <w:rFonts w:cs="BiauKai" w:hint="eastAsia"/>
          <w:color w:val="000000"/>
          <w:kern w:val="0"/>
          <w:szCs w:val="28"/>
          <w14:ligatures w14:val="standardContextual"/>
        </w:rPr>
        <w:t>50%</w:t>
      </w:r>
      <w:r w:rsidRPr="00412B93">
        <w:rPr>
          <w:rFonts w:cs="BiauKai" w:hint="eastAsia"/>
          <w:color w:val="000000"/>
          <w:kern w:val="0"/>
          <w:szCs w:val="28"/>
          <w14:ligatures w14:val="standardContextual"/>
        </w:rPr>
        <w:t>的老人罹患有</w:t>
      </w:r>
      <w:r w:rsidRPr="00412B93">
        <w:rPr>
          <w:rFonts w:cs="BiauKai" w:hint="eastAsia"/>
          <w:color w:val="000000"/>
          <w:kern w:val="0"/>
          <w:szCs w:val="28"/>
          <w14:ligatures w14:val="standardContextual"/>
        </w:rPr>
        <w:t>3</w:t>
      </w:r>
      <w:r w:rsidRPr="00412B93">
        <w:rPr>
          <w:rFonts w:cs="BiauKai" w:hint="eastAsia"/>
          <w:color w:val="000000"/>
          <w:kern w:val="0"/>
          <w:szCs w:val="28"/>
          <w14:ligatures w14:val="standardContextual"/>
        </w:rPr>
        <w:t>項以上的慢性病。吃藥成為大多數老年人必須面對的日常，然而，隨著年齡的增長，健忘的問題也伴隨而來，對許多老年人來說，記得每天按時服藥並非易事。</w:t>
      </w:r>
    </w:p>
    <w:p w14:paraId="6CD7211D" w14:textId="141E53F1" w:rsidR="00E4387B" w:rsidRDefault="00E4387B" w:rsidP="00FA7D34">
      <w:pPr>
        <w:widowControl/>
        <w:snapToGrid w:val="0"/>
        <w:ind w:firstLineChars="200" w:firstLine="560"/>
        <w:rPr>
          <w:rFonts w:cs="BiauKai"/>
          <w:color w:val="000000"/>
          <w:kern w:val="0"/>
          <w:szCs w:val="28"/>
          <w14:ligatures w14:val="standardContextual"/>
        </w:rPr>
      </w:pPr>
      <w:r w:rsidRPr="00412B93">
        <w:rPr>
          <w:rFonts w:cs="BiauKai" w:hint="eastAsia"/>
          <w:color w:val="000000"/>
          <w:kern w:val="0"/>
          <w:szCs w:val="28"/>
          <w14:ligatures w14:val="standardContextual"/>
        </w:rPr>
        <w:t>面對臺灣即將步入超高齡社會，高齡者備受關注與討論，另一方面，醫療人員亦正向思考著如何促進高齡者邁向成功老化。所謂成功老化包含生理、心理和社會三個層面，達到身心健康，且能享受生活，才稱得上是「成功老化」。</w:t>
      </w:r>
    </w:p>
    <w:p w14:paraId="2E1836FA" w14:textId="77777777" w:rsidR="00E4387B" w:rsidRPr="00412B93" w:rsidRDefault="00E4387B" w:rsidP="00E4387B">
      <w:pPr>
        <w:widowControl/>
        <w:snapToGrid w:val="0"/>
        <w:ind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Rowe &amp; Kahn</w:t>
      </w:r>
      <w:r w:rsidRPr="00412B93">
        <w:rPr>
          <w:rFonts w:cs="BiauKai"/>
          <w:color w:val="000000"/>
          <w:kern w:val="0"/>
          <w:szCs w:val="28"/>
          <w14:ligatures w14:val="standardContextual"/>
        </w:rPr>
        <w:t>(1997)</w:t>
      </w:r>
      <w:r w:rsidRPr="00412B93">
        <w:rPr>
          <w:rFonts w:cs="BiauKai" w:hint="eastAsia"/>
          <w:color w:val="000000"/>
          <w:kern w:val="0"/>
          <w:szCs w:val="28"/>
          <w14:ligatures w14:val="standardContextual"/>
        </w:rPr>
        <w:t>定義成功老化包含三個要件：「降低疾病與失能之發生率」、「維持高度的認知與身體功能」、「積極參與日常活動」。而後，</w:t>
      </w:r>
      <w:r w:rsidRPr="00412B93">
        <w:rPr>
          <w:rFonts w:cs="BiauKai" w:hint="eastAsia"/>
          <w:color w:val="000000"/>
          <w:kern w:val="0"/>
          <w:szCs w:val="28"/>
          <w14:ligatures w14:val="standardContextual"/>
        </w:rPr>
        <w:t>Crowther(</w:t>
      </w:r>
      <w:r w:rsidRPr="00412B93">
        <w:rPr>
          <w:rFonts w:cs="BiauKai"/>
          <w:color w:val="000000"/>
          <w:kern w:val="0"/>
          <w:szCs w:val="28"/>
          <w14:ligatures w14:val="standardContextual"/>
        </w:rPr>
        <w:t>2002</w:t>
      </w:r>
      <w:r w:rsidRPr="00412B93">
        <w:rPr>
          <w:rFonts w:cs="BiauKai" w:hint="eastAsia"/>
          <w:color w:val="000000"/>
          <w:kern w:val="0"/>
          <w:szCs w:val="28"/>
          <w14:ligatures w14:val="standardContextual"/>
        </w:rPr>
        <w:t>)</w:t>
      </w:r>
      <w:r w:rsidRPr="00412B93">
        <w:rPr>
          <w:rFonts w:cs="BiauKai" w:hint="eastAsia"/>
          <w:color w:val="000000"/>
          <w:kern w:val="0"/>
          <w:szCs w:val="28"/>
          <w14:ligatures w14:val="standardContextual"/>
        </w:rPr>
        <w:t>等學者加入第四個要件「正向靈性」，其指信仰與靈性力量等對於高齡者之正向影響性。</w:t>
      </w:r>
    </w:p>
    <w:p w14:paraId="7201F2C7" w14:textId="77777777" w:rsidR="00E4387B" w:rsidRDefault="00E4387B" w:rsidP="00E4387B">
      <w:pPr>
        <w:widowControl/>
        <w:snapToGrid w:val="0"/>
        <w:ind w:firstLineChars="200" w:firstLine="560"/>
        <w:rPr>
          <w:rFonts w:cs="BiauKai"/>
          <w:color w:val="000000"/>
          <w:kern w:val="0"/>
          <w:szCs w:val="28"/>
          <w14:ligatures w14:val="standardContextual"/>
        </w:rPr>
      </w:pPr>
      <w:r w:rsidRPr="00412B93">
        <w:rPr>
          <w:rFonts w:cs="BiauKai" w:hint="eastAsia"/>
          <w:color w:val="000000"/>
          <w:kern w:val="0"/>
          <w:szCs w:val="28"/>
          <w14:ligatures w14:val="standardContextual"/>
        </w:rPr>
        <w:t>成功老化不只是高齡者本身受益，也對大環境產生積極的影響，促進社會的穩定和經濟的繁榮。</w:t>
      </w:r>
    </w:p>
    <w:p w14:paraId="44E8B297" w14:textId="77777777" w:rsidR="00E4387B" w:rsidRPr="00E4387B" w:rsidRDefault="00E4387B" w:rsidP="00FA7D34">
      <w:pPr>
        <w:widowControl/>
        <w:snapToGrid w:val="0"/>
        <w:ind w:firstLineChars="200" w:firstLine="560"/>
        <w:rPr>
          <w:rFonts w:cs="BiauKai"/>
          <w:color w:val="000000"/>
          <w:kern w:val="0"/>
          <w:szCs w:val="28"/>
          <w14:ligatures w14:val="standardContextual"/>
        </w:rPr>
      </w:pPr>
    </w:p>
    <w:p w14:paraId="34083988" w14:textId="7BBCF7FB" w:rsidR="00947723" w:rsidRPr="00412B93" w:rsidRDefault="00947723" w:rsidP="00FA7D34">
      <w:pPr>
        <w:widowControl/>
        <w:snapToGrid w:val="0"/>
        <w:rPr>
          <w:rFonts w:cs="BiauKai"/>
          <w:color w:val="000000"/>
          <w:kern w:val="0"/>
          <w:sz w:val="32"/>
          <w:szCs w:val="32"/>
          <w14:ligatures w14:val="standardContextual"/>
        </w:rPr>
      </w:pPr>
      <w:r w:rsidRPr="00412B93">
        <w:rPr>
          <w:rFonts w:cs="BiauKai"/>
          <w:color w:val="000000"/>
          <w:kern w:val="0"/>
          <w:sz w:val="32"/>
          <w:szCs w:val="32"/>
          <w14:ligatures w14:val="standardContextual"/>
        </w:rPr>
        <w:br w:type="page"/>
      </w:r>
    </w:p>
    <w:p w14:paraId="7794B54F" w14:textId="15E3E42E" w:rsidR="00A11DF8" w:rsidRPr="00412B93" w:rsidRDefault="00A11DF8" w:rsidP="00FA7D34">
      <w:pPr>
        <w:pStyle w:val="1-1"/>
      </w:pPr>
      <w:bookmarkStart w:id="5" w:name="_Toc167232663"/>
      <w:r w:rsidRPr="00412B93">
        <w:rPr>
          <w:rFonts w:hint="eastAsia"/>
        </w:rPr>
        <w:lastRenderedPageBreak/>
        <w:t xml:space="preserve">1-2 </w:t>
      </w:r>
      <w:r w:rsidRPr="00412B93">
        <w:rPr>
          <w:rFonts w:hint="eastAsia"/>
        </w:rPr>
        <w:t>動機</w:t>
      </w:r>
      <w:bookmarkEnd w:id="5"/>
    </w:p>
    <w:p w14:paraId="2AEFA29E" w14:textId="6190CFA4" w:rsidR="00B87E79" w:rsidRPr="00412B93" w:rsidRDefault="00B67B5B" w:rsidP="00FA7D34">
      <w:pPr>
        <w:widowControl/>
        <w:snapToGrid w:val="0"/>
        <w:ind w:firstLineChars="200" w:firstLine="560"/>
        <w:rPr>
          <w:rFonts w:cs="BiauKai"/>
          <w:color w:val="000000"/>
          <w:kern w:val="0"/>
          <w:szCs w:val="28"/>
          <w14:ligatures w14:val="standardContextual"/>
        </w:rPr>
      </w:pPr>
      <w:r w:rsidRPr="00412B93">
        <w:rPr>
          <w:rFonts w:cs="BiauKai" w:hint="eastAsia"/>
          <w:color w:val="000000"/>
          <w:kern w:val="0"/>
          <w:szCs w:val="28"/>
          <w14:ligatures w14:val="standardContextual"/>
        </w:rPr>
        <w:t>隨著社會高齡化發展，同時又面臨少子化的影響，獨居老人的比例也將隨之升高，近年甚至有暴增的跡象。促使長者必須獨居的因素很多，即使</w:t>
      </w:r>
      <w:r w:rsidR="00B87E79" w:rsidRPr="00412B93">
        <w:rPr>
          <w:rFonts w:cs="BiauKai" w:hint="eastAsia"/>
          <w:color w:val="000000"/>
          <w:kern w:val="0"/>
          <w:szCs w:val="28"/>
          <w14:ligatures w14:val="standardContextual"/>
        </w:rPr>
        <w:t>子女具有</w:t>
      </w:r>
      <w:r w:rsidRPr="00412B93">
        <w:rPr>
          <w:rFonts w:cs="BiauKai" w:hint="eastAsia"/>
          <w:color w:val="000000"/>
          <w:kern w:val="0"/>
          <w:szCs w:val="28"/>
          <w14:ligatures w14:val="standardContextual"/>
        </w:rPr>
        <w:t>撫養能力，但面臨工作、求學等種種因素而無法同時顧及，迫使年邁的長者必須獨自居住</w:t>
      </w:r>
      <w:r w:rsidR="005A740F" w:rsidRPr="00412B93">
        <w:rPr>
          <w:rFonts w:cs="BiauKai" w:hint="eastAsia"/>
          <w:color w:val="000000"/>
          <w:kern w:val="0"/>
          <w:szCs w:val="28"/>
          <w14:ligatures w14:val="standardContextual"/>
        </w:rPr>
        <w:t>；台灣老年精神醫學會</w:t>
      </w:r>
      <w:r w:rsidR="00F85C73" w:rsidRPr="00412B93">
        <w:rPr>
          <w:rFonts w:cs="BiauKai" w:hint="eastAsia"/>
          <w:color w:val="000000"/>
          <w:kern w:val="0"/>
          <w:szCs w:val="28"/>
          <w14:ligatures w14:val="standardContextual"/>
        </w:rPr>
        <w:t>賴德仁理事長指出，臺灣也漸漸邁向美國那樣</w:t>
      </w:r>
      <w:r w:rsidR="00B87E79" w:rsidRPr="00412B93">
        <w:rPr>
          <w:rFonts w:cs="BiauKai" w:hint="eastAsia"/>
          <w:color w:val="000000"/>
          <w:kern w:val="0"/>
          <w:szCs w:val="28"/>
          <w14:ligatures w14:val="standardContextual"/>
        </w:rPr>
        <w:t>，</w:t>
      </w:r>
      <w:r w:rsidR="00F85C73" w:rsidRPr="00412B93">
        <w:rPr>
          <w:rFonts w:cs="BiauKai" w:hint="eastAsia"/>
          <w:color w:val="000000"/>
          <w:kern w:val="0"/>
          <w:szCs w:val="28"/>
          <w14:ligatures w14:val="standardContextual"/>
        </w:rPr>
        <w:t>有眾多獨居老人，尤其喪偶女性再婚率低，較不願搬離熟悉的環境，或擔憂與子女同住造成影響及負擔</w:t>
      </w:r>
      <w:r w:rsidR="00B87E79" w:rsidRPr="00412B93">
        <w:rPr>
          <w:rFonts w:cs="BiauKai" w:hint="eastAsia"/>
          <w:color w:val="000000"/>
          <w:kern w:val="0"/>
          <w:szCs w:val="28"/>
          <w14:ligatures w14:val="standardContextual"/>
        </w:rPr>
        <w:t>。</w:t>
      </w:r>
    </w:p>
    <w:p w14:paraId="7323B248" w14:textId="27CAFC4B" w:rsidR="00F85C73" w:rsidRPr="00412B93" w:rsidRDefault="00C83B66" w:rsidP="00FA7D34">
      <w:pPr>
        <w:widowControl/>
        <w:snapToGrid w:val="0"/>
        <w:ind w:firstLineChars="200" w:firstLine="560"/>
        <w:rPr>
          <w:rFonts w:cs="BiauKai"/>
          <w:color w:val="000000"/>
          <w:kern w:val="0"/>
          <w:szCs w:val="28"/>
          <w14:ligatures w14:val="standardContextual"/>
        </w:rPr>
      </w:pPr>
      <w:r w:rsidRPr="00412B93">
        <w:rPr>
          <w:rFonts w:cs="BiauKai" w:hint="eastAsia"/>
          <w:color w:val="000000"/>
          <w:kern w:val="0"/>
          <w:szCs w:val="28"/>
          <w14:ligatures w14:val="standardContextual"/>
        </w:rPr>
        <w:t>而「獨居」也隱藏著種種危機，最大風險在於身體若出現突發狀況，無法</w:t>
      </w:r>
      <w:r w:rsidR="002B2437">
        <w:rPr>
          <w:rFonts w:cs="BiauKai" w:hint="eastAsia"/>
          <w:color w:val="000000"/>
          <w:kern w:val="0"/>
          <w:szCs w:val="28"/>
          <w14:ligatures w14:val="standardContextual"/>
        </w:rPr>
        <w:t>即時</w:t>
      </w:r>
      <w:r w:rsidRPr="00412B93">
        <w:rPr>
          <w:rFonts w:cs="BiauKai" w:hint="eastAsia"/>
          <w:color w:val="000000"/>
          <w:kern w:val="0"/>
          <w:szCs w:val="28"/>
          <w14:ligatures w14:val="standardContextual"/>
        </w:rPr>
        <w:t>受到良好的照顧</w:t>
      </w:r>
      <w:r w:rsidR="00F85C73" w:rsidRPr="00412B93">
        <w:rPr>
          <w:rFonts w:cs="BiauKai" w:hint="eastAsia"/>
          <w:color w:val="000000"/>
          <w:kern w:val="0"/>
          <w:szCs w:val="28"/>
          <w14:ligatures w14:val="standardContextual"/>
        </w:rPr>
        <w:t>，並且在缺乏支持系統下，以致無人關心按時服藥、</w:t>
      </w:r>
      <w:r w:rsidR="000108A8">
        <w:rPr>
          <w:rFonts w:cs="BiauKai" w:hint="eastAsia"/>
          <w:color w:val="000000"/>
          <w:kern w:val="0"/>
          <w:szCs w:val="28"/>
          <w14:ligatures w14:val="standardContextual"/>
        </w:rPr>
        <w:t>回</w:t>
      </w:r>
      <w:r w:rsidR="00F85C73" w:rsidRPr="00412B93">
        <w:rPr>
          <w:rFonts w:cs="BiauKai" w:hint="eastAsia"/>
          <w:color w:val="000000"/>
          <w:kern w:val="0"/>
          <w:szCs w:val="28"/>
          <w14:ligatures w14:val="standardContextual"/>
        </w:rPr>
        <w:t>診等，延誤治療時機。因此賴理事長也建議建立支持網路系統，使年長者得以互動</w:t>
      </w:r>
      <w:r w:rsidR="00B87E79" w:rsidRPr="00412B93">
        <w:rPr>
          <w:rFonts w:cs="BiauKai" w:hint="eastAsia"/>
          <w:color w:val="000000"/>
          <w:kern w:val="0"/>
          <w:szCs w:val="28"/>
          <w14:ligatures w14:val="standardContextual"/>
        </w:rPr>
        <w:t>、緩解壓力，擁有健康身心，降低獨居老人自殺憂鬱等危險因子</w:t>
      </w:r>
      <w:r w:rsidR="000108A8">
        <w:rPr>
          <w:rFonts w:cs="BiauKai" w:hint="eastAsia"/>
          <w:color w:val="000000"/>
          <w:kern w:val="0"/>
          <w:szCs w:val="28"/>
          <w14:ligatures w14:val="standardContextual"/>
        </w:rPr>
        <w:t>。</w:t>
      </w:r>
      <w:r w:rsidR="00B87E79" w:rsidRPr="00412B93">
        <w:rPr>
          <w:rFonts w:cs="BiauKai" w:hint="eastAsia"/>
          <w:color w:val="000000"/>
          <w:kern w:val="0"/>
          <w:szCs w:val="28"/>
          <w14:ligatures w14:val="standardContextual"/>
        </w:rPr>
        <w:t>如圖</w:t>
      </w:r>
      <w:r w:rsidR="00B87E79" w:rsidRPr="00412B93">
        <w:rPr>
          <w:rFonts w:cs="BiauKai" w:hint="eastAsia"/>
          <w:color w:val="000000"/>
          <w:kern w:val="0"/>
          <w:szCs w:val="28"/>
          <w14:ligatures w14:val="standardContextual"/>
        </w:rPr>
        <w:t>1-2-1</w:t>
      </w:r>
      <w:r w:rsidR="00B87E79" w:rsidRPr="00412B93">
        <w:rPr>
          <w:rFonts w:cs="BiauKai" w:hint="eastAsia"/>
          <w:color w:val="000000"/>
          <w:kern w:val="0"/>
          <w:szCs w:val="28"/>
          <w14:ligatures w14:val="standardContextual"/>
        </w:rPr>
        <w:t>所示，希望「</w:t>
      </w:r>
      <w:proofErr w:type="spellStart"/>
      <w:r w:rsidR="00B87E79" w:rsidRPr="00412B93">
        <w:rPr>
          <w:rFonts w:cs="BiauKai" w:hint="eastAsia"/>
          <w:color w:val="000000"/>
          <w:kern w:val="0"/>
          <w:szCs w:val="28"/>
          <w14:ligatures w14:val="standardContextual"/>
        </w:rPr>
        <w:t>SilverEase</w:t>
      </w:r>
      <w:proofErr w:type="spellEnd"/>
      <w:r w:rsidR="00B87E79" w:rsidRPr="00412B93">
        <w:rPr>
          <w:rFonts w:cs="BiauKai" w:hint="eastAsia"/>
          <w:color w:val="000000"/>
          <w:kern w:val="0"/>
          <w:szCs w:val="28"/>
          <w14:ligatures w14:val="standardContextual"/>
        </w:rPr>
        <w:t>」</w:t>
      </w:r>
      <w:r w:rsidR="004A7A8E" w:rsidRPr="00412B93">
        <w:rPr>
          <w:rFonts w:cs="BiauKai" w:hint="eastAsia"/>
          <w:color w:val="000000"/>
          <w:kern w:val="0"/>
          <w:szCs w:val="28"/>
          <w14:ligatures w14:val="standardContextual"/>
        </w:rPr>
        <w:t>成為一代代連結相互關懷</w:t>
      </w:r>
      <w:r w:rsidR="00B87E79" w:rsidRPr="00412B93">
        <w:rPr>
          <w:rFonts w:cs="BiauKai" w:hint="eastAsia"/>
          <w:color w:val="000000"/>
          <w:kern w:val="0"/>
          <w:szCs w:val="28"/>
          <w14:ligatures w14:val="standardContextual"/>
        </w:rPr>
        <w:t>的形象概念。</w:t>
      </w:r>
    </w:p>
    <w:p w14:paraId="6A98AFDB" w14:textId="77777777" w:rsidR="00A26A4A" w:rsidRPr="00412B93" w:rsidRDefault="00A26A4A" w:rsidP="00FA7D34">
      <w:pPr>
        <w:keepNext/>
        <w:widowControl/>
        <w:snapToGrid w:val="0"/>
        <w:jc w:val="center"/>
      </w:pPr>
      <w:r w:rsidRPr="00412B93">
        <w:rPr>
          <w:rFonts w:cs="Arial"/>
          <w:noProof/>
          <w:color w:val="000000"/>
          <w:szCs w:val="28"/>
          <w:bdr w:val="none" w:sz="0" w:space="0" w:color="auto" w:frame="1"/>
        </w:rPr>
        <w:drawing>
          <wp:inline distT="0" distB="0" distL="0" distR="0" wp14:anchorId="42D28B0E" wp14:editId="1811596A">
            <wp:extent cx="3224807" cy="3219450"/>
            <wp:effectExtent l="0" t="0" r="0" b="0"/>
            <wp:docPr id="2056039469" name="圖片 6" descr="一張含有 服裝, 傢俱, 卡通, 人員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39469" name="圖片 6" descr="一張含有 服裝, 傢俱, 卡通, 人員 的圖片&#10;&#10;自動產生的描述"/>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28602" cy="3223239"/>
                    </a:xfrm>
                    <a:prstGeom prst="rect">
                      <a:avLst/>
                    </a:prstGeom>
                    <a:noFill/>
                    <a:ln>
                      <a:noFill/>
                    </a:ln>
                  </pic:spPr>
                </pic:pic>
              </a:graphicData>
            </a:graphic>
          </wp:inline>
        </w:drawing>
      </w:r>
    </w:p>
    <w:p w14:paraId="49421454" w14:textId="6683F6F9" w:rsidR="00A26A4A" w:rsidRPr="00412B93" w:rsidRDefault="00A26A4A" w:rsidP="00FA7D34">
      <w:pPr>
        <w:pStyle w:val="afa"/>
        <w:snapToGrid w:val="0"/>
        <w:ind w:left="280" w:right="280"/>
        <w:contextualSpacing/>
      </w:pPr>
      <w:bookmarkStart w:id="6" w:name="_Toc165927138"/>
      <w:bookmarkStart w:id="7" w:name="_Toc167232712"/>
      <w:r w:rsidRPr="00412B93">
        <w:rPr>
          <w:rFonts w:hint="eastAsia"/>
        </w:rPr>
        <w:t>圖</w:t>
      </w:r>
      <w:r w:rsidRPr="00412B93">
        <w:rPr>
          <w:rFonts w:hint="eastAsia"/>
        </w:rPr>
        <w:t>1-2-</w:t>
      </w:r>
      <w:r w:rsidRPr="00412B93">
        <w:fldChar w:fldCharType="begin"/>
      </w:r>
      <w:r w:rsidRPr="00412B93">
        <w:instrText xml:space="preserve"> </w:instrText>
      </w:r>
      <w:r w:rsidRPr="00412B93">
        <w:rPr>
          <w:rFonts w:hint="eastAsia"/>
        </w:rPr>
        <w:instrText xml:space="preserve">SEQ </w:instrText>
      </w:r>
      <w:r w:rsidRPr="00412B93">
        <w:rPr>
          <w:rFonts w:hint="eastAsia"/>
        </w:rPr>
        <w:instrText>圖</w:instrText>
      </w:r>
      <w:r w:rsidRPr="00412B93">
        <w:rPr>
          <w:rFonts w:hint="eastAsia"/>
        </w:rPr>
        <w:instrText>1-2- \* ARABIC</w:instrText>
      </w:r>
      <w:r w:rsidRPr="00412B93">
        <w:instrText xml:space="preserve"> </w:instrText>
      </w:r>
      <w:r w:rsidRPr="00412B93">
        <w:fldChar w:fldCharType="separate"/>
      </w:r>
      <w:r w:rsidR="001443CF">
        <w:rPr>
          <w:noProof/>
        </w:rPr>
        <w:t>1</w:t>
      </w:r>
      <w:r w:rsidRPr="00412B93">
        <w:fldChar w:fldCharType="end"/>
      </w:r>
      <w:bookmarkStart w:id="8" w:name="_Toc165927016"/>
      <w:r w:rsidRPr="00412B93">
        <w:rPr>
          <w:rFonts w:hint="eastAsia"/>
        </w:rPr>
        <w:t>、獨居長者示意圖</w:t>
      </w:r>
      <w:bookmarkEnd w:id="6"/>
      <w:bookmarkEnd w:id="7"/>
      <w:bookmarkEnd w:id="8"/>
    </w:p>
    <w:p w14:paraId="3E3D0D37" w14:textId="77777777" w:rsidR="000108A8" w:rsidRPr="00412B93" w:rsidRDefault="000108A8" w:rsidP="000108A8">
      <w:pPr>
        <w:widowControl/>
        <w:snapToGrid w:val="0"/>
        <w:ind w:firstLineChars="200" w:firstLine="560"/>
        <w:rPr>
          <w:rFonts w:cs="BiauKai"/>
          <w:color w:val="000000"/>
          <w:kern w:val="0"/>
          <w:szCs w:val="28"/>
          <w14:ligatures w14:val="standardContextual"/>
        </w:rPr>
      </w:pPr>
      <w:r w:rsidRPr="00412B93">
        <w:rPr>
          <w:rFonts w:cs="BiauKai" w:hint="eastAsia"/>
          <w:color w:val="000000"/>
          <w:kern w:val="0"/>
          <w:szCs w:val="28"/>
          <w14:ligatures w14:val="standardContextual"/>
        </w:rPr>
        <w:t>近年來也有許多老人出門走失的案例，新聞報導層出不窮，不禁也讓人擔心萬一有一天自己家中長輩也遇到這樣的危機該如何處理。</w:t>
      </w:r>
    </w:p>
    <w:p w14:paraId="4730B9BE" w14:textId="77777777" w:rsidR="000108A8" w:rsidRPr="00412B93" w:rsidRDefault="000108A8" w:rsidP="000108A8">
      <w:pPr>
        <w:widowControl/>
        <w:snapToGrid w:val="0"/>
        <w:ind w:firstLineChars="200" w:firstLine="560"/>
        <w:rPr>
          <w:rFonts w:cs="BiauKai"/>
          <w:color w:val="000000"/>
          <w:kern w:val="0"/>
          <w:szCs w:val="28"/>
          <w14:ligatures w14:val="standardContextual"/>
        </w:rPr>
      </w:pPr>
      <w:r w:rsidRPr="00412B93">
        <w:rPr>
          <w:rFonts w:cs="BiauKai" w:hint="eastAsia"/>
          <w:color w:val="000000"/>
          <w:kern w:val="0"/>
          <w:szCs w:val="28"/>
          <w14:ligatures w14:val="standardContextual"/>
        </w:rPr>
        <w:t>「</w:t>
      </w:r>
      <w:proofErr w:type="spellStart"/>
      <w:r w:rsidRPr="00412B93">
        <w:rPr>
          <w:rFonts w:cs="BiauKai" w:hint="eastAsia"/>
          <w:color w:val="000000"/>
          <w:kern w:val="0"/>
          <w:szCs w:val="28"/>
          <w14:ligatures w14:val="standardContextual"/>
        </w:rPr>
        <w:t>SilverEase</w:t>
      </w:r>
      <w:proofErr w:type="spellEnd"/>
      <w:r w:rsidRPr="00412B93">
        <w:rPr>
          <w:rFonts w:cs="BiauKai" w:hint="eastAsia"/>
          <w:color w:val="000000"/>
          <w:kern w:val="0"/>
          <w:szCs w:val="28"/>
          <w14:ligatures w14:val="standardContextual"/>
        </w:rPr>
        <w:t>」提供快速傳送定位功能，照護者可以即時了解長輩所在位置，讓長輩及照護者都安心，萬一長輩不小心走失長時間聯絡不到人，也可以減少救援難度，鎖定定位可以更有效尋找長輩，減少憾事的發生。</w:t>
      </w:r>
    </w:p>
    <w:p w14:paraId="74ECDF3D" w14:textId="40576303" w:rsidR="000108A8" w:rsidRPr="000108A8" w:rsidRDefault="000108A8" w:rsidP="000108A8">
      <w:pPr>
        <w:widowControl/>
        <w:snapToGrid w:val="0"/>
        <w:rPr>
          <w:rFonts w:cs="BiauKai"/>
          <w:color w:val="000000"/>
          <w:kern w:val="0"/>
          <w:szCs w:val="28"/>
          <w14:ligatures w14:val="standardContextual"/>
        </w:rPr>
      </w:pPr>
      <w:r w:rsidRPr="00412B93">
        <w:rPr>
          <w:rFonts w:cs="BiauKai"/>
          <w:color w:val="000000"/>
          <w:kern w:val="0"/>
          <w:szCs w:val="28"/>
          <w14:ligatures w14:val="standardContextual"/>
        </w:rPr>
        <w:tab/>
      </w:r>
      <w:r w:rsidRPr="00412B93">
        <w:rPr>
          <w:rFonts w:cs="BiauKai" w:hint="eastAsia"/>
          <w:color w:val="000000"/>
          <w:kern w:val="0"/>
          <w:szCs w:val="28"/>
          <w14:ligatures w14:val="standardContextual"/>
        </w:rPr>
        <w:t>「</w:t>
      </w:r>
      <w:proofErr w:type="spellStart"/>
      <w:r w:rsidRPr="00412B93">
        <w:rPr>
          <w:rFonts w:cs="BiauKai" w:hint="eastAsia"/>
          <w:color w:val="000000"/>
          <w:kern w:val="0"/>
          <w:szCs w:val="28"/>
          <w14:ligatures w14:val="standardContextual"/>
        </w:rPr>
        <w:t>SilverEase</w:t>
      </w:r>
      <w:proofErr w:type="spellEnd"/>
      <w:r w:rsidRPr="00412B93">
        <w:rPr>
          <w:rFonts w:cs="BiauKai" w:hint="eastAsia"/>
          <w:color w:val="000000"/>
          <w:kern w:val="0"/>
          <w:szCs w:val="28"/>
          <w14:ligatures w14:val="standardContextual"/>
        </w:rPr>
        <w:t>」這款</w:t>
      </w:r>
      <w:r w:rsidRPr="00412B93">
        <w:rPr>
          <w:rFonts w:cs="BiauKai" w:hint="eastAsia"/>
          <w:color w:val="000000"/>
          <w:kern w:val="0"/>
          <w:szCs w:val="28"/>
          <w14:ligatures w14:val="standardContextual"/>
        </w:rPr>
        <w:t>Line Bot</w:t>
      </w:r>
      <w:r w:rsidRPr="00412B93">
        <w:rPr>
          <w:rFonts w:cs="BiauKai" w:hint="eastAsia"/>
          <w:color w:val="000000"/>
          <w:kern w:val="0"/>
          <w:szCs w:val="28"/>
          <w14:ligatures w14:val="standardContextual"/>
        </w:rPr>
        <w:t>連結</w:t>
      </w:r>
      <w:r w:rsidRPr="00412B93">
        <w:rPr>
          <w:rFonts w:cs="BiauKai" w:hint="eastAsia"/>
          <w:color w:val="000000"/>
          <w:kern w:val="0"/>
          <w:szCs w:val="28"/>
          <w14:ligatures w14:val="standardContextual"/>
        </w:rPr>
        <w:t>IoT</w:t>
      </w:r>
      <w:r w:rsidRPr="00412B93">
        <w:rPr>
          <w:rFonts w:cs="BiauKai" w:hint="eastAsia"/>
          <w:color w:val="000000"/>
          <w:kern w:val="0"/>
          <w:szCs w:val="28"/>
          <w14:ligatures w14:val="standardContextual"/>
        </w:rPr>
        <w:t>老人照護應用，就是為了應對身旁沒有照護者的長輩遇到突發狀況也能透過裝置</w:t>
      </w:r>
      <w:r>
        <w:rPr>
          <w:rFonts w:cs="BiauKai" w:hint="eastAsia"/>
          <w:color w:val="000000"/>
          <w:kern w:val="0"/>
          <w:szCs w:val="28"/>
          <w14:ligatures w14:val="standardContextual"/>
        </w:rPr>
        <w:t>即時</w:t>
      </w:r>
      <w:r w:rsidRPr="00412B93">
        <w:rPr>
          <w:rFonts w:cs="BiauKai" w:hint="eastAsia"/>
          <w:color w:val="000000"/>
          <w:kern w:val="0"/>
          <w:szCs w:val="28"/>
          <w14:ligatures w14:val="standardContextual"/>
        </w:rPr>
        <w:t>求救，即時的發送緊急訊息及簡單的拍照，讓長輩在</w:t>
      </w:r>
      <w:del w:id="9" w:author="東圻 周" w:date="2024-05-22T22:37:00Z">
        <w:r w:rsidRPr="00412B93" w:rsidDel="001F7E6A">
          <w:rPr>
            <w:rFonts w:cs="BiauKai" w:hint="eastAsia"/>
            <w:color w:val="000000"/>
            <w:kern w:val="0"/>
            <w:szCs w:val="28"/>
            <w14:ligatures w14:val="standardContextual"/>
          </w:rPr>
          <w:delText>警</w:delText>
        </w:r>
      </w:del>
      <w:ins w:id="10" w:author="東圻 周" w:date="2024-05-22T22:37:00Z">
        <w:r w:rsidR="001F7E6A">
          <w:rPr>
            <w:rFonts w:cs="BiauKai" w:hint="eastAsia"/>
            <w:color w:val="000000"/>
            <w:kern w:val="0"/>
            <w:szCs w:val="28"/>
            <w14:ligatures w14:val="standardContextual"/>
          </w:rPr>
          <w:t>緊</w:t>
        </w:r>
      </w:ins>
      <w:r w:rsidRPr="00412B93">
        <w:rPr>
          <w:rFonts w:cs="BiauKai" w:hint="eastAsia"/>
          <w:color w:val="000000"/>
          <w:kern w:val="0"/>
          <w:szCs w:val="28"/>
          <w14:ligatures w14:val="standardContextual"/>
        </w:rPr>
        <w:t>急情況發生時較不慌張，照護者可以透過照片精</w:t>
      </w:r>
      <w:proofErr w:type="gramStart"/>
      <w:r w:rsidRPr="00412B93">
        <w:rPr>
          <w:rFonts w:cs="BiauKai" w:hint="eastAsia"/>
          <w:color w:val="000000"/>
          <w:kern w:val="0"/>
          <w:szCs w:val="28"/>
          <w14:ligatures w14:val="standardContextual"/>
        </w:rPr>
        <w:t>準</w:t>
      </w:r>
      <w:proofErr w:type="gramEnd"/>
      <w:r w:rsidRPr="00412B93">
        <w:rPr>
          <w:rFonts w:cs="BiauKai" w:hint="eastAsia"/>
          <w:color w:val="000000"/>
          <w:kern w:val="0"/>
          <w:szCs w:val="28"/>
          <w14:ligatures w14:val="standardContextual"/>
        </w:rPr>
        <w:t>判斷位置，可更快採取行動，不錯過救援黃金期。</w:t>
      </w:r>
    </w:p>
    <w:p w14:paraId="29623259" w14:textId="3FA6F920" w:rsidR="00C83B66" w:rsidRPr="00412B93" w:rsidRDefault="00C83B66" w:rsidP="00FA7D34">
      <w:pPr>
        <w:widowControl/>
        <w:snapToGrid w:val="0"/>
        <w:ind w:firstLineChars="200" w:firstLine="560"/>
        <w:rPr>
          <w:rFonts w:cs="BiauKai"/>
          <w:color w:val="000000"/>
          <w:kern w:val="0"/>
          <w:szCs w:val="28"/>
          <w14:ligatures w14:val="standardContextual"/>
        </w:rPr>
      </w:pPr>
      <w:r w:rsidRPr="00412B93">
        <w:rPr>
          <w:rFonts w:cs="BiauKai" w:hint="eastAsia"/>
          <w:color w:val="000000"/>
          <w:kern w:val="0"/>
          <w:szCs w:val="28"/>
          <w14:ligatures w14:val="standardContextual"/>
        </w:rPr>
        <w:t>慢性病不像一般傳染性疾病可經由藥物使用在短時間內治癒，但慢性病的進程，卻是可以預防及調適的，透過對自我健康管理意識的提升還有固定且準時的用藥習慣，將</w:t>
      </w:r>
      <w:r w:rsidR="00B87E79" w:rsidRPr="00412B93">
        <w:rPr>
          <w:rFonts w:cs="BiauKai" w:hint="eastAsia"/>
          <w:color w:val="000000"/>
          <w:kern w:val="0"/>
          <w:szCs w:val="28"/>
          <w14:ligatures w14:val="standardContextual"/>
        </w:rPr>
        <w:t>能</w:t>
      </w:r>
      <w:r w:rsidRPr="00412B93">
        <w:rPr>
          <w:rFonts w:cs="BiauKai" w:hint="eastAsia"/>
          <w:color w:val="000000"/>
          <w:kern w:val="0"/>
          <w:szCs w:val="28"/>
          <w14:ligatures w14:val="standardContextual"/>
        </w:rPr>
        <w:t>延緩甚至避免因慢性病導致的失能風險。</w:t>
      </w:r>
    </w:p>
    <w:p w14:paraId="5EDC2D7D" w14:textId="61D6B436" w:rsidR="00C83B66" w:rsidRPr="00412B93" w:rsidRDefault="00C83B66" w:rsidP="00FA7D34">
      <w:pPr>
        <w:widowControl/>
        <w:snapToGrid w:val="0"/>
        <w:ind w:firstLineChars="200" w:firstLine="560"/>
        <w:rPr>
          <w:rFonts w:cs="BiauKai"/>
          <w:color w:val="000000"/>
          <w:kern w:val="0"/>
          <w:szCs w:val="28"/>
          <w14:ligatures w14:val="standardContextual"/>
        </w:rPr>
      </w:pPr>
      <w:r w:rsidRPr="00412B93">
        <w:rPr>
          <w:rFonts w:cs="BiauKai" w:hint="eastAsia"/>
          <w:color w:val="000000"/>
          <w:kern w:val="0"/>
          <w:szCs w:val="28"/>
          <w14:ligatures w14:val="standardContextual"/>
        </w:rPr>
        <w:t>「</w:t>
      </w:r>
      <w:proofErr w:type="spellStart"/>
      <w:r w:rsidRPr="00412B93">
        <w:rPr>
          <w:rFonts w:cs="BiauKai" w:hint="eastAsia"/>
          <w:color w:val="000000"/>
          <w:kern w:val="0"/>
          <w:szCs w:val="28"/>
          <w14:ligatures w14:val="standardContextual"/>
        </w:rPr>
        <w:t>SilverEase</w:t>
      </w:r>
      <w:proofErr w:type="spellEnd"/>
      <w:r w:rsidRPr="00412B93">
        <w:rPr>
          <w:rFonts w:cs="BiauKai" w:hint="eastAsia"/>
          <w:color w:val="000000"/>
          <w:kern w:val="0"/>
          <w:szCs w:val="28"/>
          <w14:ligatures w14:val="standardContextual"/>
        </w:rPr>
        <w:t>」設定提醒，像是吃藥或回診時間，讓</w:t>
      </w:r>
      <w:r w:rsidR="00B87E79" w:rsidRPr="00412B93">
        <w:rPr>
          <w:rFonts w:cs="BiauKai" w:hint="eastAsia"/>
          <w:color w:val="000000"/>
          <w:kern w:val="0"/>
          <w:szCs w:val="28"/>
          <w14:ligatures w14:val="standardContextual"/>
        </w:rPr>
        <w:t>不在身邊</w:t>
      </w:r>
      <w:r w:rsidRPr="00412B93">
        <w:rPr>
          <w:rFonts w:cs="BiauKai" w:hint="eastAsia"/>
          <w:color w:val="000000"/>
          <w:kern w:val="0"/>
          <w:szCs w:val="28"/>
          <w14:ligatures w14:val="standardContextual"/>
        </w:rPr>
        <w:t>的照護者不用因為擔心長輩因健忘而忘記吃藥導致舊病復發，或忘記回診導致無法有效追蹤病情。</w:t>
      </w:r>
    </w:p>
    <w:p w14:paraId="69B84356" w14:textId="4015598D" w:rsidR="00A11DF8" w:rsidRPr="00412B93" w:rsidRDefault="00A11DF8" w:rsidP="00FA7D34">
      <w:pPr>
        <w:pStyle w:val="1-1"/>
      </w:pPr>
      <w:bookmarkStart w:id="11" w:name="_Toc167232664"/>
      <w:r w:rsidRPr="00412B93">
        <w:rPr>
          <w:rFonts w:hint="eastAsia"/>
        </w:rPr>
        <w:lastRenderedPageBreak/>
        <w:t xml:space="preserve">1-3 </w:t>
      </w:r>
      <w:r w:rsidRPr="00412B93">
        <w:rPr>
          <w:rFonts w:hint="eastAsia"/>
        </w:rPr>
        <w:t>系統目的與目標</w:t>
      </w:r>
      <w:bookmarkEnd w:id="11"/>
    </w:p>
    <w:p w14:paraId="4D864D7B" w14:textId="77777777" w:rsidR="004332AA" w:rsidRPr="00412B93" w:rsidRDefault="00A11DF8" w:rsidP="00FA7D34">
      <w:pPr>
        <w:widowControl/>
        <w:snapToGrid w:val="0"/>
        <w:ind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w:t>
      </w:r>
      <w:proofErr w:type="spellStart"/>
      <w:r w:rsidRPr="00412B93">
        <w:rPr>
          <w:rFonts w:cs="BiauKai" w:hint="eastAsia"/>
          <w:color w:val="000000"/>
          <w:kern w:val="0"/>
          <w:szCs w:val="28"/>
          <w14:ligatures w14:val="standardContextual"/>
        </w:rPr>
        <w:t>SilverEase</w:t>
      </w:r>
      <w:proofErr w:type="spellEnd"/>
      <w:r w:rsidRPr="00412B93">
        <w:rPr>
          <w:rFonts w:cs="BiauKai" w:hint="eastAsia"/>
          <w:color w:val="000000"/>
          <w:kern w:val="0"/>
          <w:szCs w:val="28"/>
          <w14:ligatures w14:val="standardContextual"/>
        </w:rPr>
        <w:t>」是一款協助老人照護的</w:t>
      </w:r>
      <w:r w:rsidRPr="00412B93">
        <w:rPr>
          <w:rFonts w:cs="BiauKai" w:hint="eastAsia"/>
          <w:color w:val="000000"/>
          <w:kern w:val="0"/>
          <w:szCs w:val="28"/>
          <w14:ligatures w14:val="standardContextual"/>
        </w:rPr>
        <w:t>Line Bot</w:t>
      </w:r>
      <w:r w:rsidRPr="00412B93">
        <w:rPr>
          <w:rFonts w:cs="BiauKai" w:hint="eastAsia"/>
          <w:color w:val="000000"/>
          <w:kern w:val="0"/>
          <w:szCs w:val="28"/>
          <w14:ligatures w14:val="standardContextual"/>
        </w:rPr>
        <w:t>介面應用，</w:t>
      </w:r>
      <w:r w:rsidR="004332AA" w:rsidRPr="00412B93">
        <w:rPr>
          <w:rFonts w:cs="BiauKai" w:hint="eastAsia"/>
          <w:color w:val="000000"/>
          <w:kern w:val="0"/>
          <w:szCs w:val="28"/>
          <w14:ligatures w14:val="standardContextual"/>
        </w:rPr>
        <w:t>「</w:t>
      </w:r>
      <w:r w:rsidR="004332AA" w:rsidRPr="00412B93">
        <w:rPr>
          <w:rFonts w:cs="BiauKai" w:hint="eastAsia"/>
          <w:color w:val="000000"/>
          <w:kern w:val="0"/>
          <w:szCs w:val="28"/>
          <w14:ligatures w14:val="standardContextual"/>
        </w:rPr>
        <w:t>Silver</w:t>
      </w:r>
      <w:r w:rsidR="004332AA" w:rsidRPr="00412B93">
        <w:rPr>
          <w:rFonts w:cs="BiauKai" w:hint="eastAsia"/>
          <w:color w:val="000000"/>
          <w:kern w:val="0"/>
          <w:szCs w:val="28"/>
          <w14:ligatures w14:val="standardContextual"/>
        </w:rPr>
        <w:t>」有銀的意思，寓意為銀髮族，而「</w:t>
      </w:r>
      <w:r w:rsidR="004332AA" w:rsidRPr="00412B93">
        <w:rPr>
          <w:rFonts w:cs="BiauKai" w:hint="eastAsia"/>
          <w:color w:val="000000"/>
          <w:kern w:val="0"/>
          <w:szCs w:val="28"/>
          <w14:ligatures w14:val="standardContextual"/>
        </w:rPr>
        <w:t>Ease</w:t>
      </w:r>
      <w:r w:rsidR="004332AA" w:rsidRPr="00412B93">
        <w:rPr>
          <w:rFonts w:cs="BiauKai" w:hint="eastAsia"/>
          <w:color w:val="000000"/>
          <w:kern w:val="0"/>
          <w:szCs w:val="28"/>
          <w14:ligatures w14:val="standardContextual"/>
        </w:rPr>
        <w:t>」就是簡單，象徵著方便、容易使用的意思。</w:t>
      </w:r>
    </w:p>
    <w:p w14:paraId="5CFC2217" w14:textId="41DCC535" w:rsidR="00A11DF8" w:rsidRPr="00412B93" w:rsidRDefault="00A11DF8" w:rsidP="00FA7D34">
      <w:pPr>
        <w:widowControl/>
        <w:snapToGrid w:val="0"/>
        <w:ind w:firstLine="48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旨在為提供使用者線上遠端老人照護，</w:t>
      </w:r>
      <w:r w:rsidR="00B67B5B" w:rsidRPr="00412B93">
        <w:rPr>
          <w:rFonts w:cs="BiauKai" w:hint="eastAsia"/>
          <w:color w:val="000000"/>
          <w:kern w:val="0"/>
          <w:szCs w:val="28"/>
          <w14:ligatures w14:val="standardContextual"/>
        </w:rPr>
        <w:t>並結合</w:t>
      </w:r>
      <w:r w:rsidR="00B67B5B" w:rsidRPr="00412B93">
        <w:rPr>
          <w:rFonts w:cs="BiauKai" w:hint="eastAsia"/>
          <w:color w:val="000000"/>
          <w:kern w:val="0"/>
          <w:szCs w:val="28"/>
          <w14:ligatures w14:val="standardContextual"/>
        </w:rPr>
        <w:t>IoT</w:t>
      </w:r>
      <w:r w:rsidR="00B67B5B" w:rsidRPr="00412B93">
        <w:rPr>
          <w:rFonts w:cs="BiauKai" w:hint="eastAsia"/>
          <w:color w:val="000000"/>
          <w:kern w:val="0"/>
          <w:szCs w:val="28"/>
          <w14:ligatures w14:val="standardContextual"/>
        </w:rPr>
        <w:t>將老人的求助即時的發送給家中晚輩</w:t>
      </w:r>
      <w:r w:rsidR="009121E5" w:rsidRPr="00412B93">
        <w:rPr>
          <w:rFonts w:cs="BiauKai" w:hint="eastAsia"/>
          <w:color w:val="000000"/>
          <w:kern w:val="0"/>
          <w:szCs w:val="28"/>
          <w14:ligatures w14:val="standardContextual"/>
        </w:rPr>
        <w:t>，如圖</w:t>
      </w:r>
      <w:r w:rsidR="009121E5" w:rsidRPr="00412B93">
        <w:rPr>
          <w:rFonts w:cs="BiauKai" w:hint="eastAsia"/>
          <w:color w:val="000000"/>
          <w:kern w:val="0"/>
          <w:szCs w:val="28"/>
          <w14:ligatures w14:val="standardContextual"/>
        </w:rPr>
        <w:t>1-3-1</w:t>
      </w:r>
      <w:r w:rsidR="009121E5" w:rsidRPr="00412B93">
        <w:rPr>
          <w:rFonts w:cs="BiauKai" w:hint="eastAsia"/>
          <w:color w:val="000000"/>
          <w:kern w:val="0"/>
          <w:szCs w:val="28"/>
          <w14:ligatures w14:val="standardContextual"/>
        </w:rPr>
        <w:t>所示</w:t>
      </w:r>
      <w:r w:rsidR="00B67B5B" w:rsidRPr="00412B93">
        <w:rPr>
          <w:rFonts w:cs="BiauKai" w:hint="eastAsia"/>
          <w:color w:val="000000"/>
          <w:kern w:val="0"/>
          <w:szCs w:val="28"/>
          <w14:ligatures w14:val="standardContextual"/>
        </w:rPr>
        <w:t>，</w:t>
      </w:r>
      <w:r w:rsidRPr="00412B93">
        <w:rPr>
          <w:rFonts w:cs="BiauKai" w:hint="eastAsia"/>
          <w:color w:val="000000"/>
          <w:kern w:val="0"/>
          <w:szCs w:val="28"/>
          <w14:ligatures w14:val="standardContextual"/>
        </w:rPr>
        <w:t>幫助家中有老人或是獨居的老人實現即時、便利、自動化的生活照護。為了實現這個願景，我們設立以下系統目標：</w:t>
      </w:r>
    </w:p>
    <w:p w14:paraId="4FB4C31E" w14:textId="6B5CD2F5" w:rsidR="00A11DF8" w:rsidRPr="00412B93" w:rsidRDefault="00A11DF8" w:rsidP="00FA7D34">
      <w:pPr>
        <w:pStyle w:val="aa"/>
        <w:widowControl/>
        <w:numPr>
          <w:ilvl w:val="0"/>
          <w:numId w:val="16"/>
        </w:numPr>
        <w:snapToGrid w:val="0"/>
        <w:jc w:val="both"/>
        <w:rPr>
          <w:rFonts w:cs="BiauKai"/>
          <w:color w:val="000000"/>
          <w:kern w:val="0"/>
          <w:szCs w:val="28"/>
          <w14:ligatures w14:val="standardContextual"/>
        </w:rPr>
      </w:pPr>
      <w:r w:rsidRPr="00412B93">
        <w:rPr>
          <w:rFonts w:cs="BiauKai" w:hint="eastAsia"/>
          <w:color w:val="000000"/>
          <w:kern w:val="0"/>
          <w:szCs w:val="28"/>
          <w14:ligatures w14:val="standardContextual"/>
        </w:rPr>
        <w:t>緊急狀況的即時求救：穿戴式裝置能透過按鈕即時傳送簡訊和照片給已設定的聯絡人。</w:t>
      </w:r>
      <w:r w:rsidRPr="00412B93">
        <w:rPr>
          <w:rFonts w:cs="BiauKai" w:hint="eastAsia"/>
          <w:color w:val="000000"/>
          <w:kern w:val="0"/>
          <w:szCs w:val="28"/>
          <w14:ligatures w14:val="standardContextual"/>
        </w:rPr>
        <w:t xml:space="preserve"> </w:t>
      </w:r>
    </w:p>
    <w:p w14:paraId="64AE2BEA" w14:textId="066F5AFD" w:rsidR="00A11DF8" w:rsidRPr="00412B93" w:rsidRDefault="00A11DF8" w:rsidP="00FA7D34">
      <w:pPr>
        <w:pStyle w:val="aa"/>
        <w:widowControl/>
        <w:numPr>
          <w:ilvl w:val="0"/>
          <w:numId w:val="16"/>
        </w:numPr>
        <w:snapToGrid w:val="0"/>
        <w:jc w:val="both"/>
        <w:rPr>
          <w:rFonts w:cs="BiauKai"/>
          <w:color w:val="000000"/>
          <w:kern w:val="0"/>
          <w:szCs w:val="28"/>
          <w14:ligatures w14:val="standardContextual"/>
        </w:rPr>
      </w:pPr>
      <w:r w:rsidRPr="00412B93">
        <w:rPr>
          <w:rFonts w:cs="BiauKai" w:hint="eastAsia"/>
          <w:color w:val="000000"/>
          <w:kern w:val="0"/>
          <w:szCs w:val="28"/>
          <w14:ligatures w14:val="standardContextual"/>
        </w:rPr>
        <w:t>日程提醒：包括回診時間排程跟吃藥的定時提醒，由家中晚輩提前設定並且回傳給</w:t>
      </w:r>
      <w:r w:rsidR="00687C6B">
        <w:rPr>
          <w:rFonts w:cs="BiauKai" w:hint="eastAsia"/>
          <w:color w:val="000000"/>
          <w:kern w:val="0"/>
          <w:szCs w:val="28"/>
          <w14:ligatures w14:val="standardContextual"/>
        </w:rPr>
        <w:t>長輩</w:t>
      </w:r>
      <w:r w:rsidRPr="00412B93">
        <w:rPr>
          <w:rFonts w:cs="BiauKai" w:hint="eastAsia"/>
          <w:color w:val="000000"/>
          <w:kern w:val="0"/>
          <w:szCs w:val="28"/>
          <w14:ligatures w14:val="standardContextual"/>
        </w:rPr>
        <w:t>。</w:t>
      </w:r>
    </w:p>
    <w:p w14:paraId="08D79DEE" w14:textId="4B372FE9" w:rsidR="00A11DF8" w:rsidRPr="00412B93" w:rsidRDefault="00A11DF8" w:rsidP="00FA7D34">
      <w:pPr>
        <w:pStyle w:val="aa"/>
        <w:widowControl/>
        <w:numPr>
          <w:ilvl w:val="0"/>
          <w:numId w:val="16"/>
        </w:numPr>
        <w:snapToGrid w:val="0"/>
        <w:jc w:val="both"/>
        <w:rPr>
          <w:rFonts w:cs="BiauKai"/>
          <w:color w:val="000000"/>
          <w:kern w:val="0"/>
          <w:szCs w:val="28"/>
          <w14:ligatures w14:val="standardContextual"/>
        </w:rPr>
      </w:pPr>
      <w:r w:rsidRPr="00412B93">
        <w:rPr>
          <w:rFonts w:cs="BiauKai" w:hint="eastAsia"/>
          <w:color w:val="000000"/>
          <w:kern w:val="0"/>
          <w:szCs w:val="28"/>
          <w14:ligatures w14:val="standardContextual"/>
        </w:rPr>
        <w:t>定位</w:t>
      </w:r>
    </w:p>
    <w:p w14:paraId="52D278D8" w14:textId="351ECC07" w:rsidR="00A11DF8" w:rsidRPr="00412B93" w:rsidRDefault="00A11DF8" w:rsidP="00FA7D34">
      <w:pPr>
        <w:pStyle w:val="aa"/>
        <w:widowControl/>
        <w:numPr>
          <w:ilvl w:val="0"/>
          <w:numId w:val="16"/>
        </w:numPr>
        <w:snapToGrid w:val="0"/>
        <w:jc w:val="both"/>
        <w:rPr>
          <w:rFonts w:cs="BiauKai"/>
          <w:color w:val="000000"/>
          <w:kern w:val="0"/>
          <w:szCs w:val="28"/>
          <w14:ligatures w14:val="standardContextual"/>
        </w:rPr>
      </w:pPr>
      <w:r w:rsidRPr="00412B93">
        <w:rPr>
          <w:rFonts w:cs="BiauKai" w:hint="eastAsia"/>
          <w:color w:val="000000"/>
          <w:kern w:val="0"/>
          <w:szCs w:val="28"/>
          <w14:ligatures w14:val="standardContextual"/>
        </w:rPr>
        <w:t>AI</w:t>
      </w:r>
      <w:r w:rsidRPr="00412B93">
        <w:rPr>
          <w:rFonts w:cs="BiauKai" w:hint="eastAsia"/>
          <w:color w:val="000000"/>
          <w:kern w:val="0"/>
          <w:szCs w:val="28"/>
          <w14:ligatures w14:val="standardContextual"/>
        </w:rPr>
        <w:t>語音聊天機器人</w:t>
      </w:r>
    </w:p>
    <w:p w14:paraId="361201B1" w14:textId="6C61DC93" w:rsidR="00947723" w:rsidRPr="00412B93" w:rsidRDefault="009121E5" w:rsidP="00FA7D34">
      <w:pPr>
        <w:widowControl/>
        <w:snapToGrid w:val="0"/>
        <w:jc w:val="center"/>
        <w:rPr>
          <w:rFonts w:cs="BiauKai"/>
          <w:color w:val="000000"/>
          <w:kern w:val="0"/>
          <w:sz w:val="32"/>
          <w:szCs w:val="32"/>
          <w14:ligatures w14:val="standardContextual"/>
        </w:rPr>
      </w:pPr>
      <w:r w:rsidRPr="00412B93">
        <w:rPr>
          <w:rFonts w:cs="BiauKai"/>
          <w:noProof/>
          <w:color w:val="000000"/>
          <w:kern w:val="0"/>
          <w:szCs w:val="28"/>
          <w14:ligatures w14:val="standardContextual"/>
        </w:rPr>
        <w:drawing>
          <wp:inline distT="0" distB="0" distL="0" distR="0" wp14:anchorId="12EA291D" wp14:editId="5B0F68EB">
            <wp:extent cx="4389532" cy="4320000"/>
            <wp:effectExtent l="0" t="0" r="0" b="4445"/>
            <wp:docPr id="1452777375" name="圖片 3" descr="一張含有 圖解, 寫生, 動畫卡通, 美工圖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77375" name="圖片 3" descr="一張含有 圖解, 寫生, 動畫卡通, 美工圖案 的圖片&#10;&#10;自動產生的描述"/>
                    <pic:cNvPicPr>
                      <a:picLocks noChangeAspect="1" noChangeArrowheads="1"/>
                    </pic:cNvPicPr>
                  </pic:nvPicPr>
                  <pic:blipFill rotWithShape="1">
                    <a:blip r:embed="rId14">
                      <a:extLst>
                        <a:ext uri="{28A0092B-C50C-407E-A947-70E740481C1C}">
                          <a14:useLocalDpi xmlns:a14="http://schemas.microsoft.com/office/drawing/2010/main" val="0"/>
                        </a:ext>
                      </a:extLst>
                    </a:blip>
                    <a:srcRect l="4660" t="2750" r="3464" b="3885"/>
                    <a:stretch/>
                  </pic:blipFill>
                  <pic:spPr bwMode="auto">
                    <a:xfrm>
                      <a:off x="0" y="0"/>
                      <a:ext cx="4389532" cy="4320000"/>
                    </a:xfrm>
                    <a:prstGeom prst="rect">
                      <a:avLst/>
                    </a:prstGeom>
                    <a:noFill/>
                    <a:ln>
                      <a:noFill/>
                    </a:ln>
                    <a:extLst>
                      <a:ext uri="{53640926-AAD7-44D8-BBD7-CCE9431645EC}">
                        <a14:shadowObscured xmlns:a14="http://schemas.microsoft.com/office/drawing/2010/main"/>
                      </a:ext>
                    </a:extLst>
                  </pic:spPr>
                </pic:pic>
              </a:graphicData>
            </a:graphic>
          </wp:inline>
        </w:drawing>
      </w:r>
    </w:p>
    <w:p w14:paraId="2B2DAAE5" w14:textId="3B5F21DD" w:rsidR="00E750B8" w:rsidRPr="00412B93" w:rsidRDefault="009121E5" w:rsidP="005D1A83">
      <w:pPr>
        <w:pStyle w:val="afa"/>
        <w:ind w:left="280" w:right="280"/>
      </w:pPr>
      <w:bookmarkStart w:id="12" w:name="_Toc167232713"/>
      <w:r w:rsidRPr="00412B93">
        <w:rPr>
          <w:rFonts w:hint="eastAsia"/>
        </w:rPr>
        <w:t>圖</w:t>
      </w:r>
      <w:r w:rsidRPr="00412B93">
        <w:rPr>
          <w:rFonts w:hint="eastAsia"/>
        </w:rPr>
        <w:t>1-3-1</w:t>
      </w:r>
      <w:r w:rsidR="00E750B8" w:rsidRPr="00412B93">
        <w:rPr>
          <w:rFonts w:hint="eastAsia"/>
        </w:rPr>
        <w:t>、</w:t>
      </w:r>
      <w:r w:rsidR="00E750B8" w:rsidRPr="00412B93">
        <w:rPr>
          <w:rFonts w:cs="BiauKai" w:hint="eastAsia"/>
          <w:color w:val="000000"/>
          <w:kern w:val="0"/>
          <w14:ligatures w14:val="standardContextual"/>
        </w:rPr>
        <w:t>緊急求救</w:t>
      </w:r>
      <w:r w:rsidR="00E750B8" w:rsidRPr="00412B93">
        <w:rPr>
          <w:rFonts w:hint="eastAsia"/>
        </w:rPr>
        <w:t>示意圖</w:t>
      </w:r>
      <w:bookmarkEnd w:id="12"/>
    </w:p>
    <w:p w14:paraId="0741AF18" w14:textId="77777777" w:rsidR="009121E5" w:rsidRPr="00412B93" w:rsidRDefault="009121E5" w:rsidP="00FA7D34">
      <w:pPr>
        <w:widowControl/>
        <w:snapToGrid w:val="0"/>
        <w:rPr>
          <w:rFonts w:cs="BiauKai"/>
          <w:color w:val="000000"/>
          <w:kern w:val="0"/>
          <w:szCs w:val="28"/>
          <w14:ligatures w14:val="standardContextual"/>
        </w:rPr>
      </w:pPr>
    </w:p>
    <w:p w14:paraId="23D36B2F" w14:textId="4083EE95" w:rsidR="00A11DF8" w:rsidRPr="00412B93" w:rsidRDefault="00A11DF8" w:rsidP="00FA7D34">
      <w:pPr>
        <w:pStyle w:val="1-1"/>
      </w:pPr>
      <w:bookmarkStart w:id="13" w:name="_Toc167232665"/>
      <w:r w:rsidRPr="00412B93">
        <w:rPr>
          <w:rFonts w:hint="eastAsia"/>
        </w:rPr>
        <w:t xml:space="preserve">1-4 </w:t>
      </w:r>
      <w:r w:rsidRPr="00412B93">
        <w:rPr>
          <w:rFonts w:hint="eastAsia"/>
        </w:rPr>
        <w:t>預期成果</w:t>
      </w:r>
      <w:bookmarkEnd w:id="13"/>
    </w:p>
    <w:p w14:paraId="00C39EC1" w14:textId="53937F34" w:rsidR="00A11DF8" w:rsidRPr="00412B93" w:rsidRDefault="00A11DF8" w:rsidP="00FA7D34">
      <w:pPr>
        <w:widowControl/>
        <w:snapToGrid w:val="0"/>
        <w:ind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由上述系統目標，我們預期達到以下成果：</w:t>
      </w:r>
    </w:p>
    <w:p w14:paraId="6BADF9D3" w14:textId="77777777" w:rsidR="00A11DF8" w:rsidRPr="00412B93" w:rsidRDefault="00A11DF8" w:rsidP="00FA7D34">
      <w:pPr>
        <w:pStyle w:val="aa"/>
        <w:widowControl/>
        <w:numPr>
          <w:ilvl w:val="0"/>
          <w:numId w:val="12"/>
        </w:numPr>
        <w:snapToGrid w:val="0"/>
        <w:ind w:left="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幫助家裡有高齡者的家庭或是獨居的老人有更高的生活品質。</w:t>
      </w:r>
    </w:p>
    <w:p w14:paraId="0C55F7D6" w14:textId="77777777" w:rsidR="00A11DF8" w:rsidRPr="00412B93" w:rsidRDefault="00A11DF8" w:rsidP="00FA7D34">
      <w:pPr>
        <w:pStyle w:val="aa"/>
        <w:widowControl/>
        <w:numPr>
          <w:ilvl w:val="0"/>
          <w:numId w:val="12"/>
        </w:numPr>
        <w:snapToGrid w:val="0"/>
        <w:ind w:left="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避免老年人遇到突發狀況沒有得到即時的救援。</w:t>
      </w:r>
    </w:p>
    <w:p w14:paraId="55D99121" w14:textId="3AA22460" w:rsidR="00B67B5B" w:rsidRPr="00412B93" w:rsidRDefault="00B67B5B" w:rsidP="00FA7D34">
      <w:pPr>
        <w:pStyle w:val="aa"/>
        <w:widowControl/>
        <w:numPr>
          <w:ilvl w:val="0"/>
          <w:numId w:val="12"/>
        </w:numPr>
        <w:snapToGrid w:val="0"/>
        <w:ind w:left="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照護者可以透過系統即時且清楚的了解家中長輩的狀況。</w:t>
      </w:r>
    </w:p>
    <w:p w14:paraId="7A1CF499" w14:textId="0003AEAE" w:rsidR="00412B93" w:rsidRDefault="00B67B5B" w:rsidP="00FA7D34">
      <w:pPr>
        <w:pStyle w:val="aa"/>
        <w:widowControl/>
        <w:numPr>
          <w:ilvl w:val="0"/>
          <w:numId w:val="12"/>
        </w:numPr>
        <w:snapToGrid w:val="0"/>
        <w:ind w:left="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提供照護者對長輩健康狀況</w:t>
      </w:r>
      <w:r w:rsidR="00687C6B">
        <w:rPr>
          <w:rFonts w:cs="BiauKai" w:hint="eastAsia"/>
          <w:color w:val="000000"/>
          <w:kern w:val="0"/>
          <w:szCs w:val="28"/>
          <w14:ligatures w14:val="standardContextual"/>
        </w:rPr>
        <w:t>即時</w:t>
      </w:r>
      <w:r w:rsidRPr="00412B93">
        <w:rPr>
          <w:rFonts w:cs="BiauKai" w:hint="eastAsia"/>
          <w:color w:val="000000"/>
          <w:kern w:val="0"/>
          <w:szCs w:val="28"/>
          <w14:ligatures w14:val="standardContextual"/>
        </w:rPr>
        <w:t>追蹤，有問題時可採取行動。</w:t>
      </w:r>
    </w:p>
    <w:p w14:paraId="27E191F4" w14:textId="2E0A95A6" w:rsidR="009D16D6" w:rsidRPr="009D16D6" w:rsidRDefault="009D16D6" w:rsidP="009D16D6">
      <w:pPr>
        <w:pStyle w:val="aa"/>
        <w:widowControl/>
        <w:numPr>
          <w:ilvl w:val="0"/>
          <w:numId w:val="12"/>
        </w:numPr>
        <w:snapToGrid w:val="0"/>
        <w:ind w:left="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讓晚年生活即使沒有老伴在身邊也能聽到他們的聲音。</w:t>
      </w:r>
    </w:p>
    <w:p w14:paraId="74B2B4A0" w14:textId="6C72785B" w:rsidR="00412B93" w:rsidRPr="00412B93" w:rsidRDefault="00412B93" w:rsidP="00FA7D34">
      <w:pPr>
        <w:widowControl/>
        <w:snapToGrid w:val="0"/>
        <w:rPr>
          <w:rFonts w:cs="BiauKai"/>
          <w:color w:val="000000"/>
          <w:kern w:val="0"/>
          <w:szCs w:val="28"/>
          <w14:ligatures w14:val="standardContextual"/>
        </w:rPr>
      </w:pPr>
      <w:r w:rsidRPr="00412B93">
        <w:rPr>
          <w:rFonts w:cs="BiauKai"/>
          <w:color w:val="000000"/>
          <w:kern w:val="0"/>
          <w:szCs w:val="28"/>
          <w14:ligatures w14:val="standardContextual"/>
        </w:rPr>
        <w:br w:type="page"/>
      </w:r>
    </w:p>
    <w:p w14:paraId="6804A818" w14:textId="53F85D37" w:rsidR="00181A08" w:rsidRPr="00412B93" w:rsidRDefault="00181A08" w:rsidP="00FA7D34">
      <w:pPr>
        <w:pStyle w:val="afb"/>
      </w:pPr>
      <w:bookmarkStart w:id="14" w:name="_Toc167232666"/>
      <w:r w:rsidRPr="00412B93">
        <w:rPr>
          <w:rFonts w:hint="eastAsia"/>
        </w:rPr>
        <w:lastRenderedPageBreak/>
        <w:t>第二章</w:t>
      </w:r>
      <w:r w:rsidRPr="00412B93">
        <w:t xml:space="preserve"> </w:t>
      </w:r>
      <w:r w:rsidRPr="00412B93">
        <w:rPr>
          <w:rFonts w:hint="eastAsia"/>
        </w:rPr>
        <w:t>營運計畫</w:t>
      </w:r>
      <w:bookmarkEnd w:id="14"/>
    </w:p>
    <w:p w14:paraId="15B18CEB" w14:textId="491C5A07" w:rsidR="00181A08" w:rsidRPr="00412B93" w:rsidRDefault="00181A08" w:rsidP="00FA7D34">
      <w:pPr>
        <w:pStyle w:val="1-1"/>
      </w:pPr>
      <w:bookmarkStart w:id="15" w:name="_Toc167232667"/>
      <w:r w:rsidRPr="00412B93">
        <w:t xml:space="preserve">2-1 </w:t>
      </w:r>
      <w:r w:rsidRPr="00412B93">
        <w:rPr>
          <w:rFonts w:hint="eastAsia"/>
          <w:color w:val="000000" w:themeColor="text1"/>
        </w:rPr>
        <w:t>可行性分析</w:t>
      </w:r>
      <w:bookmarkEnd w:id="15"/>
    </w:p>
    <w:p w14:paraId="5777D1EF" w14:textId="3927CA33" w:rsidR="00181A08" w:rsidRPr="00412B93" w:rsidRDefault="00181A08"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可行性分析可分成</w:t>
      </w:r>
      <w:r w:rsidR="0081385A" w:rsidRPr="00412B93">
        <w:rPr>
          <w:rFonts w:cs="BiauKai" w:hint="eastAsia"/>
          <w:color w:val="000000"/>
          <w:kern w:val="0"/>
          <w:szCs w:val="28"/>
          <w14:ligatures w14:val="standardContextual"/>
        </w:rPr>
        <w:t>三</w:t>
      </w:r>
      <w:r w:rsidRPr="00412B93">
        <w:rPr>
          <w:rFonts w:cs="BiauKai" w:hint="eastAsia"/>
          <w:color w:val="000000"/>
          <w:kern w:val="0"/>
          <w:szCs w:val="28"/>
          <w14:ligatures w14:val="standardContextual"/>
        </w:rPr>
        <w:t>個構面來檢視，分別是操作</w:t>
      </w:r>
      <w:r w:rsidRPr="00412B93">
        <w:rPr>
          <w:rFonts w:cs="BiauKai"/>
          <w:color w:val="000000"/>
          <w:kern w:val="0"/>
          <w:szCs w:val="28"/>
          <w14:ligatures w14:val="standardContextual"/>
        </w:rPr>
        <w:t>(Operational)</w:t>
      </w:r>
      <w:r w:rsidRPr="00412B93">
        <w:rPr>
          <w:rFonts w:cs="BiauKai" w:hint="eastAsia"/>
          <w:color w:val="000000"/>
          <w:kern w:val="0"/>
          <w:szCs w:val="28"/>
          <w14:ligatures w14:val="standardContextual"/>
        </w:rPr>
        <w:t>可行性、技術</w:t>
      </w:r>
      <w:r w:rsidRPr="00412B93">
        <w:rPr>
          <w:rFonts w:cs="BiauKai"/>
          <w:color w:val="000000"/>
          <w:kern w:val="0"/>
          <w:szCs w:val="28"/>
          <w14:ligatures w14:val="standardContextual"/>
        </w:rPr>
        <w:t>(Technical)</w:t>
      </w:r>
      <w:r w:rsidRPr="00412B93">
        <w:rPr>
          <w:rFonts w:cs="BiauKai" w:hint="eastAsia"/>
          <w:color w:val="000000"/>
          <w:kern w:val="0"/>
          <w:szCs w:val="28"/>
          <w14:ligatures w14:val="standardContextual"/>
        </w:rPr>
        <w:t>可行性</w:t>
      </w:r>
      <w:r w:rsidR="0081385A" w:rsidRPr="00412B93">
        <w:rPr>
          <w:rFonts w:cs="BiauKai" w:hint="eastAsia"/>
          <w:color w:val="000000"/>
          <w:kern w:val="0"/>
          <w:szCs w:val="28"/>
          <w14:ligatures w14:val="standardContextual"/>
        </w:rPr>
        <w:t>和</w:t>
      </w:r>
      <w:r w:rsidRPr="00412B93">
        <w:rPr>
          <w:rFonts w:cs="BiauKai" w:hint="eastAsia"/>
          <w:color w:val="000000"/>
          <w:kern w:val="0"/>
          <w:szCs w:val="28"/>
          <w14:ligatures w14:val="standardContextual"/>
        </w:rPr>
        <w:t>時程</w:t>
      </w:r>
      <w:r w:rsidRPr="00412B93">
        <w:rPr>
          <w:rFonts w:cs="BiauKai"/>
          <w:color w:val="000000"/>
          <w:kern w:val="0"/>
          <w:szCs w:val="28"/>
          <w14:ligatures w14:val="standardContextual"/>
        </w:rPr>
        <w:t>(Schedule)</w:t>
      </w:r>
      <w:r w:rsidRPr="00412B93">
        <w:rPr>
          <w:rFonts w:cs="BiauKai" w:hint="eastAsia"/>
          <w:color w:val="000000"/>
          <w:kern w:val="0"/>
          <w:szCs w:val="28"/>
          <w14:ligatures w14:val="standardContextual"/>
        </w:rPr>
        <w:t>可行性。</w:t>
      </w:r>
    </w:p>
    <w:p w14:paraId="2ABDB15E" w14:textId="77777777" w:rsidR="00983186" w:rsidRPr="00412B93" w:rsidRDefault="00983186"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cs="BiauKai"/>
          <w:color w:val="000000"/>
          <w:kern w:val="0"/>
          <w:szCs w:val="28"/>
          <w14:ligatures w14:val="standardContextual"/>
        </w:rPr>
      </w:pPr>
    </w:p>
    <w:p w14:paraId="4A4A1A12" w14:textId="27684688" w:rsidR="00181A08" w:rsidRPr="00412B93" w:rsidRDefault="00181A08" w:rsidP="00FA7D34">
      <w:pPr>
        <w:pStyle w:val="1-1-1"/>
        <w:snapToGrid w:val="0"/>
      </w:pPr>
      <w:bookmarkStart w:id="16" w:name="_Toc167232668"/>
      <w:r w:rsidRPr="00412B93">
        <w:t xml:space="preserve">2-1-1 </w:t>
      </w:r>
      <w:r w:rsidRPr="00412B93">
        <w:rPr>
          <w:rFonts w:hint="eastAsia"/>
        </w:rPr>
        <w:t>操作可行</w:t>
      </w:r>
      <w:r w:rsidR="000E061F" w:rsidRPr="00412B93">
        <w:rPr>
          <w:rFonts w:hint="eastAsia"/>
        </w:rPr>
        <w:t>性</w:t>
      </w:r>
      <w:bookmarkEnd w:id="16"/>
    </w:p>
    <w:p w14:paraId="17D703DA" w14:textId="77777777" w:rsidR="00181A08" w:rsidRPr="00412B93" w:rsidRDefault="00181A08"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如表</w:t>
      </w:r>
      <w:r w:rsidRPr="00412B93">
        <w:rPr>
          <w:rFonts w:cs="BiauKai"/>
          <w:color w:val="000000"/>
          <w:kern w:val="0"/>
          <w:szCs w:val="28"/>
          <w14:ligatures w14:val="standardContextual"/>
        </w:rPr>
        <w:t xml:space="preserve"> </w:t>
      </w:r>
      <w:r w:rsidRPr="00412B93">
        <w:rPr>
          <w:color w:val="000000"/>
          <w:kern w:val="0"/>
          <w:szCs w:val="28"/>
          <w14:ligatures w14:val="standardContextual"/>
        </w:rPr>
        <w:t>2-1-1</w:t>
      </w:r>
      <w:r w:rsidRPr="00412B93">
        <w:rPr>
          <w:rFonts w:hint="eastAsia"/>
          <w:color w:val="000000"/>
          <w:kern w:val="0"/>
          <w:szCs w:val="28"/>
          <w14:ligatures w14:val="standardContextual"/>
        </w:rPr>
        <w:t xml:space="preserve"> </w:t>
      </w:r>
      <w:r w:rsidRPr="00412B93">
        <w:rPr>
          <w:rFonts w:cs="BiauKai" w:hint="eastAsia"/>
          <w:color w:val="000000"/>
          <w:kern w:val="0"/>
          <w:szCs w:val="28"/>
          <w14:ligatures w14:val="standardContextual"/>
        </w:rPr>
        <w:t>所示，在本系統對使用者的需求，</w:t>
      </w:r>
      <w:r w:rsidR="00DD069B" w:rsidRPr="00412B93">
        <w:rPr>
          <w:rFonts w:cs="BiauKai" w:hint="eastAsia"/>
          <w:color w:val="000000"/>
          <w:kern w:val="0"/>
          <w:szCs w:val="28"/>
          <w14:ligatures w14:val="standardContextual"/>
        </w:rPr>
        <w:t>利用</w:t>
      </w:r>
      <w:r w:rsidR="00DD069B" w:rsidRPr="00412B93">
        <w:rPr>
          <w:rFonts w:cs="BiauKai"/>
          <w:color w:val="000000"/>
          <w:kern w:val="0"/>
          <w:szCs w:val="28"/>
          <w14:ligatures w14:val="standardContextual"/>
        </w:rPr>
        <w:t>Line Bot</w:t>
      </w:r>
      <w:r w:rsidRPr="00412B93">
        <w:rPr>
          <w:rFonts w:cs="BiauKai" w:hint="eastAsia"/>
          <w:color w:val="000000"/>
          <w:kern w:val="0"/>
          <w:szCs w:val="28"/>
          <w14:ligatures w14:val="standardContextual"/>
        </w:rPr>
        <w:t>設計出易用的介面方便使用者即時</w:t>
      </w:r>
      <w:r w:rsidR="00DD069B" w:rsidRPr="00412B93">
        <w:rPr>
          <w:rFonts w:cs="BiauKai" w:hint="eastAsia"/>
          <w:color w:val="000000"/>
          <w:kern w:val="0"/>
          <w:szCs w:val="28"/>
          <w14:ligatures w14:val="standardContextual"/>
        </w:rPr>
        <w:t>收到訊息</w:t>
      </w:r>
      <w:r w:rsidRPr="00412B93">
        <w:rPr>
          <w:rFonts w:cs="BiauKai" w:hint="eastAsia"/>
          <w:color w:val="000000"/>
          <w:kern w:val="0"/>
          <w:szCs w:val="28"/>
          <w14:ligatures w14:val="standardContextual"/>
        </w:rPr>
        <w:t>。</w:t>
      </w:r>
    </w:p>
    <w:p w14:paraId="501B2EDD" w14:textId="77777777" w:rsidR="00A26A4A" w:rsidRPr="00412B93" w:rsidRDefault="00A26A4A"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cs="BiauKai"/>
          <w:color w:val="000000"/>
          <w:kern w:val="0"/>
          <w:szCs w:val="28"/>
          <w14:ligatures w14:val="standardContextual"/>
        </w:rPr>
      </w:pPr>
    </w:p>
    <w:p w14:paraId="252CB541" w14:textId="2A7A9124" w:rsidR="007477B1" w:rsidRPr="00412B93" w:rsidRDefault="007477B1" w:rsidP="00FA7D34">
      <w:pPr>
        <w:pStyle w:val="afd"/>
        <w:ind w:left="280" w:right="280"/>
      </w:pPr>
      <w:bookmarkStart w:id="17" w:name="_Toc167232757"/>
      <w:r w:rsidRPr="00412B93">
        <w:rPr>
          <w:rFonts w:hint="eastAsia"/>
        </w:rPr>
        <w:t>表</w:t>
      </w:r>
      <w:r w:rsidRPr="00412B93">
        <w:rPr>
          <w:rFonts w:hint="eastAsia"/>
        </w:rPr>
        <w:t>2-1-</w:t>
      </w:r>
      <w:r w:rsidRPr="00412B93">
        <w:fldChar w:fldCharType="begin"/>
      </w:r>
      <w:r w:rsidRPr="00412B93">
        <w:instrText xml:space="preserve"> </w:instrText>
      </w:r>
      <w:r w:rsidRPr="00412B93">
        <w:rPr>
          <w:rFonts w:hint="eastAsia"/>
        </w:rPr>
        <w:instrText xml:space="preserve">SEQ </w:instrText>
      </w:r>
      <w:r w:rsidRPr="00412B93">
        <w:rPr>
          <w:rFonts w:hint="eastAsia"/>
        </w:rPr>
        <w:instrText>表</w:instrText>
      </w:r>
      <w:r w:rsidRPr="00412B93">
        <w:rPr>
          <w:rFonts w:hint="eastAsia"/>
        </w:rPr>
        <w:instrText>2-1- \* ARABIC</w:instrText>
      </w:r>
      <w:r w:rsidRPr="00412B93">
        <w:instrText xml:space="preserve"> </w:instrText>
      </w:r>
      <w:r w:rsidRPr="00412B93">
        <w:fldChar w:fldCharType="separate"/>
      </w:r>
      <w:r w:rsidR="001443CF">
        <w:rPr>
          <w:noProof/>
        </w:rPr>
        <w:t>1</w:t>
      </w:r>
      <w:r w:rsidRPr="00412B93">
        <w:fldChar w:fldCharType="end"/>
      </w:r>
      <w:r w:rsidRPr="00412B93">
        <w:rPr>
          <w:rFonts w:hint="eastAsia"/>
        </w:rPr>
        <w:t>、操作可行性</w:t>
      </w:r>
      <w:bookmarkEnd w:id="17"/>
    </w:p>
    <w:tbl>
      <w:tblPr>
        <w:tblStyle w:val="af4"/>
        <w:tblW w:w="0" w:type="auto"/>
        <w:tblInd w:w="421" w:type="dxa"/>
        <w:tblLook w:val="04A0" w:firstRow="1" w:lastRow="0" w:firstColumn="1" w:lastColumn="0" w:noHBand="0" w:noVBand="1"/>
      </w:tblPr>
      <w:tblGrid>
        <w:gridCol w:w="1701"/>
        <w:gridCol w:w="8072"/>
      </w:tblGrid>
      <w:tr w:rsidR="00181A08" w:rsidRPr="00412B93" w14:paraId="0FB06CD4" w14:textId="77777777" w:rsidTr="009A4433">
        <w:tc>
          <w:tcPr>
            <w:tcW w:w="1701" w:type="dxa"/>
            <w:shd w:val="pct10" w:color="auto" w:fill="auto"/>
          </w:tcPr>
          <w:p w14:paraId="68E3160D" w14:textId="77777777" w:rsidR="00181A08" w:rsidRPr="00412B93" w:rsidRDefault="00181A08"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評估內容</w:t>
            </w:r>
          </w:p>
        </w:tc>
        <w:tc>
          <w:tcPr>
            <w:tcW w:w="8072" w:type="dxa"/>
            <w:shd w:val="pct10" w:color="auto" w:fill="auto"/>
          </w:tcPr>
          <w:p w14:paraId="6AD1DA4B" w14:textId="77777777" w:rsidR="00181A08" w:rsidRPr="00412B93" w:rsidRDefault="00181A08"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說明</w:t>
            </w:r>
          </w:p>
        </w:tc>
      </w:tr>
      <w:tr w:rsidR="00181A08" w:rsidRPr="00412B93" w14:paraId="480B49E6" w14:textId="77777777" w:rsidTr="009A4433">
        <w:tc>
          <w:tcPr>
            <w:tcW w:w="1701" w:type="dxa"/>
            <w:vAlign w:val="center"/>
          </w:tcPr>
          <w:p w14:paraId="7E4BC4F9" w14:textId="677976F2" w:rsidR="00CC08AE" w:rsidRPr="00412B93" w:rsidRDefault="00CC08AE"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使用者介面</w:t>
            </w:r>
          </w:p>
        </w:tc>
        <w:tc>
          <w:tcPr>
            <w:tcW w:w="8072" w:type="dxa"/>
            <w:vAlign w:val="center"/>
          </w:tcPr>
          <w:p w14:paraId="3BD07AFF" w14:textId="47D59F13" w:rsidR="00181A08" w:rsidRPr="00412B93" w:rsidRDefault="00CC08AE"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以年長者的角度，設計出容易理解且操作簡單的介面，讓使用者在不同年齡段都能快速上手。</w:t>
            </w:r>
          </w:p>
        </w:tc>
      </w:tr>
    </w:tbl>
    <w:p w14:paraId="139AD94B" w14:textId="6BD7A3F6" w:rsidR="00AB6DB5" w:rsidRPr="00412B93" w:rsidRDefault="00AB6DB5" w:rsidP="00FA7D34">
      <w:pPr>
        <w:widowControl/>
        <w:snapToGrid w:val="0"/>
        <w:rPr>
          <w:rFonts w:cs="BiauKai"/>
          <w:color w:val="000000"/>
          <w:kern w:val="0"/>
          <w:szCs w:val="28"/>
          <w14:ligatures w14:val="standardContextual"/>
        </w:rPr>
      </w:pPr>
    </w:p>
    <w:p w14:paraId="270AE3B4" w14:textId="26F464A7" w:rsidR="00DD069B" w:rsidRPr="00412B93" w:rsidRDefault="00DD069B" w:rsidP="00FA7D34">
      <w:pPr>
        <w:pStyle w:val="1-1-1"/>
        <w:snapToGrid w:val="0"/>
      </w:pPr>
      <w:bookmarkStart w:id="18" w:name="_Toc167232669"/>
      <w:r w:rsidRPr="00412B93">
        <w:t>2-1-</w:t>
      </w:r>
      <w:r w:rsidR="00504A91" w:rsidRPr="00412B93">
        <w:rPr>
          <w:rFonts w:hint="eastAsia"/>
        </w:rPr>
        <w:t>2</w:t>
      </w:r>
      <w:r w:rsidRPr="00412B93">
        <w:t xml:space="preserve"> </w:t>
      </w:r>
      <w:r w:rsidRPr="00412B93">
        <w:rPr>
          <w:rFonts w:hint="eastAsia"/>
        </w:rPr>
        <w:t>技術可行</w:t>
      </w:r>
      <w:r w:rsidR="000E061F" w:rsidRPr="00412B93">
        <w:rPr>
          <w:rFonts w:hint="eastAsia"/>
        </w:rPr>
        <w:t>性</w:t>
      </w:r>
      <w:bookmarkEnd w:id="18"/>
    </w:p>
    <w:p w14:paraId="0A63C0B7" w14:textId="0A68AD2B" w:rsidR="00B36756" w:rsidRPr="00412B93" w:rsidRDefault="00B36756"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Chars="200" w:firstLine="560"/>
        <w:contextualSpacing/>
        <w:jc w:val="both"/>
        <w:rPr>
          <w:color w:val="000000"/>
          <w:kern w:val="0"/>
          <w:szCs w:val="28"/>
          <w14:ligatures w14:val="standardContextual"/>
        </w:rPr>
      </w:pPr>
      <w:r w:rsidRPr="00412B93">
        <w:rPr>
          <w:rFonts w:hint="eastAsia"/>
          <w:color w:val="000000"/>
          <w:kern w:val="0"/>
          <w:szCs w:val="28"/>
          <w14:ligatures w14:val="standardContextual"/>
        </w:rPr>
        <w:t>如表</w:t>
      </w:r>
      <w:r w:rsidRPr="00412B93">
        <w:rPr>
          <w:rFonts w:hint="eastAsia"/>
          <w:color w:val="000000"/>
          <w:kern w:val="0"/>
          <w:szCs w:val="28"/>
          <w14:ligatures w14:val="standardContextual"/>
        </w:rPr>
        <w:t xml:space="preserve"> 2-1-</w:t>
      </w:r>
      <w:r w:rsidR="007477B1" w:rsidRPr="00412B93">
        <w:rPr>
          <w:rFonts w:hint="eastAsia"/>
          <w:color w:val="000000"/>
          <w:kern w:val="0"/>
          <w:szCs w:val="28"/>
          <w14:ligatures w14:val="standardContextual"/>
        </w:rPr>
        <w:t>2</w:t>
      </w:r>
      <w:r w:rsidRPr="00412B93">
        <w:rPr>
          <w:rFonts w:hint="eastAsia"/>
          <w:color w:val="000000"/>
          <w:kern w:val="0"/>
          <w:szCs w:val="28"/>
          <w14:ligatures w14:val="standardContextual"/>
        </w:rPr>
        <w:t xml:space="preserve"> </w:t>
      </w:r>
      <w:r w:rsidRPr="00412B93">
        <w:rPr>
          <w:rFonts w:hint="eastAsia"/>
          <w:color w:val="000000"/>
          <w:kern w:val="0"/>
          <w:szCs w:val="28"/>
          <w14:ligatures w14:val="standardContextual"/>
        </w:rPr>
        <w:t>所示</w:t>
      </w:r>
      <w:r w:rsidR="00A26A4A" w:rsidRPr="00412B93">
        <w:rPr>
          <w:rFonts w:hint="eastAsia"/>
          <w:color w:val="000000"/>
          <w:kern w:val="0"/>
          <w:szCs w:val="28"/>
          <w14:ligatures w14:val="standardContextual"/>
        </w:rPr>
        <w:t>。</w:t>
      </w:r>
      <w:r w:rsidRPr="00412B93">
        <w:rPr>
          <w:rFonts w:hint="eastAsia"/>
          <w:color w:val="000000"/>
          <w:kern w:val="0"/>
          <w:szCs w:val="28"/>
          <w14:ligatures w14:val="standardContextual"/>
        </w:rPr>
        <w:t>本系統開發所需軟硬體資源，例如</w:t>
      </w:r>
      <w:r w:rsidR="00C471FB" w:rsidRPr="00412B93">
        <w:rPr>
          <w:rFonts w:hint="eastAsia"/>
          <w:color w:val="000000"/>
          <w:kern w:val="0"/>
          <w:szCs w:val="28"/>
          <w14:ligatures w14:val="standardContextual"/>
        </w:rPr>
        <w:t>：</w:t>
      </w:r>
      <w:r w:rsidRPr="00412B93">
        <w:rPr>
          <w:rFonts w:hint="eastAsia"/>
          <w:color w:val="000000"/>
          <w:kern w:val="0"/>
          <w:szCs w:val="28"/>
          <w14:ligatures w14:val="standardContextual"/>
        </w:rPr>
        <w:t>取得</w:t>
      </w:r>
      <w:r w:rsidR="00C471FB" w:rsidRPr="00412B93">
        <w:rPr>
          <w:color w:val="000000"/>
          <w:kern w:val="0"/>
          <w:szCs w:val="28"/>
          <w14:ligatures w14:val="standardContextual"/>
        </w:rPr>
        <w:t>IoT</w:t>
      </w:r>
      <w:r w:rsidR="00C471FB" w:rsidRPr="00412B93">
        <w:rPr>
          <w:rFonts w:hint="eastAsia"/>
          <w:color w:val="000000"/>
          <w:kern w:val="0"/>
          <w:szCs w:val="28"/>
          <w14:ligatures w14:val="standardContextual"/>
        </w:rPr>
        <w:t>相關</w:t>
      </w:r>
      <w:r w:rsidRPr="00412B93">
        <w:rPr>
          <w:rFonts w:hint="eastAsia"/>
          <w:color w:val="000000"/>
          <w:kern w:val="0"/>
          <w:szCs w:val="28"/>
          <w14:ligatures w14:val="standardContextual"/>
        </w:rPr>
        <w:t>開發板、</w:t>
      </w:r>
      <w:r w:rsidR="00C471FB" w:rsidRPr="00412B93">
        <w:rPr>
          <w:rFonts w:hint="eastAsia"/>
          <w:color w:val="000000"/>
          <w:kern w:val="0"/>
          <w:szCs w:val="28"/>
          <w14:ligatures w14:val="standardContextual"/>
        </w:rPr>
        <w:t>網頁</w:t>
      </w:r>
      <w:r w:rsidRPr="00412B93">
        <w:rPr>
          <w:rFonts w:hint="eastAsia"/>
          <w:color w:val="000000"/>
          <w:kern w:val="0"/>
          <w:szCs w:val="28"/>
          <w14:ligatures w14:val="standardContextual"/>
        </w:rPr>
        <w:t>開發技術等，</w:t>
      </w:r>
      <w:r w:rsidR="002B4912" w:rsidRPr="00412B93">
        <w:rPr>
          <w:rFonts w:hint="eastAsia"/>
          <w:color w:val="000000"/>
          <w:kern w:val="0"/>
          <w:szCs w:val="28"/>
          <w14:ligatures w14:val="standardContextual"/>
        </w:rPr>
        <w:t>資源</w:t>
      </w:r>
      <w:r w:rsidR="00A1741F" w:rsidRPr="00412B93">
        <w:rPr>
          <w:rFonts w:hint="eastAsia"/>
          <w:color w:val="000000"/>
          <w:kern w:val="0"/>
          <w:szCs w:val="28"/>
          <w14:ligatures w14:val="standardContextual"/>
        </w:rPr>
        <w:t>相較</w:t>
      </w:r>
      <w:r w:rsidRPr="00412B93">
        <w:rPr>
          <w:rFonts w:hint="eastAsia"/>
          <w:color w:val="000000"/>
          <w:kern w:val="0"/>
          <w:szCs w:val="28"/>
          <w14:ligatures w14:val="standardContextual"/>
        </w:rPr>
        <w:t>容易取得，組員們也具備相關開發技術能力，因此在技術能力與資源項目，評估結果為符合</w:t>
      </w:r>
      <w:r w:rsidR="00163459" w:rsidRPr="00412B93">
        <w:rPr>
          <w:rFonts w:hint="eastAsia"/>
          <w:color w:val="000000"/>
          <w:kern w:val="0"/>
          <w:szCs w:val="28"/>
          <w14:ligatures w14:val="standardContextual"/>
        </w:rPr>
        <w:t>。</w:t>
      </w:r>
    </w:p>
    <w:p w14:paraId="7B852CB2" w14:textId="77777777" w:rsidR="002F47CC" w:rsidRPr="00412B93" w:rsidRDefault="002F47CC"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Chars="200" w:firstLine="560"/>
        <w:contextualSpacing/>
        <w:jc w:val="both"/>
        <w:rPr>
          <w:color w:val="000000"/>
          <w:kern w:val="0"/>
          <w:szCs w:val="28"/>
          <w14:ligatures w14:val="standardContextual"/>
        </w:rPr>
      </w:pPr>
    </w:p>
    <w:p w14:paraId="2E7CA239" w14:textId="194E3F24" w:rsidR="008E1CC3" w:rsidRPr="00412B93" w:rsidRDefault="008E1CC3" w:rsidP="00FA7D34">
      <w:pPr>
        <w:pStyle w:val="afd"/>
        <w:ind w:left="280" w:right="280"/>
      </w:pPr>
      <w:bookmarkStart w:id="19" w:name="_Toc167232758"/>
      <w:r w:rsidRPr="00412B93">
        <w:rPr>
          <w:rFonts w:hint="eastAsia"/>
        </w:rPr>
        <w:t>表</w:t>
      </w:r>
      <w:r w:rsidRPr="00412B93">
        <w:rPr>
          <w:rFonts w:hint="eastAsia"/>
        </w:rPr>
        <w:t>2-1-</w:t>
      </w:r>
      <w:r w:rsidRPr="00412B93">
        <w:fldChar w:fldCharType="begin"/>
      </w:r>
      <w:r w:rsidRPr="00412B93">
        <w:instrText xml:space="preserve"> </w:instrText>
      </w:r>
      <w:r w:rsidRPr="00412B93">
        <w:rPr>
          <w:rFonts w:hint="eastAsia"/>
        </w:rPr>
        <w:instrText xml:space="preserve">SEQ </w:instrText>
      </w:r>
      <w:r w:rsidRPr="00412B93">
        <w:rPr>
          <w:rFonts w:hint="eastAsia"/>
        </w:rPr>
        <w:instrText>表</w:instrText>
      </w:r>
      <w:r w:rsidRPr="00412B93">
        <w:rPr>
          <w:rFonts w:hint="eastAsia"/>
        </w:rPr>
        <w:instrText>2-1- \* ARABIC</w:instrText>
      </w:r>
      <w:r w:rsidRPr="00412B93">
        <w:instrText xml:space="preserve"> </w:instrText>
      </w:r>
      <w:r w:rsidRPr="00412B93">
        <w:fldChar w:fldCharType="separate"/>
      </w:r>
      <w:r w:rsidR="001443CF">
        <w:rPr>
          <w:noProof/>
        </w:rPr>
        <w:t>2</w:t>
      </w:r>
      <w:r w:rsidRPr="00412B93">
        <w:fldChar w:fldCharType="end"/>
      </w:r>
      <w:r w:rsidRPr="00412B93">
        <w:rPr>
          <w:rFonts w:hint="eastAsia"/>
        </w:rPr>
        <w:t>、技術可行性</w:t>
      </w:r>
      <w:bookmarkEnd w:id="19"/>
    </w:p>
    <w:tbl>
      <w:tblPr>
        <w:tblStyle w:val="af4"/>
        <w:tblW w:w="0" w:type="auto"/>
        <w:tblInd w:w="480" w:type="dxa"/>
        <w:tblLook w:val="04A0" w:firstRow="1" w:lastRow="0" w:firstColumn="1" w:lastColumn="0" w:noHBand="0" w:noVBand="1"/>
      </w:tblPr>
      <w:tblGrid>
        <w:gridCol w:w="2492"/>
        <w:gridCol w:w="1418"/>
        <w:gridCol w:w="5804"/>
      </w:tblGrid>
      <w:tr w:rsidR="008E1CC3" w:rsidRPr="00412B93" w14:paraId="727BAE8B" w14:textId="77777777" w:rsidTr="008E1CC3">
        <w:tc>
          <w:tcPr>
            <w:tcW w:w="2492" w:type="dxa"/>
            <w:shd w:val="pct10" w:color="auto" w:fill="auto"/>
          </w:tcPr>
          <w:p w14:paraId="7E682AB0"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color w:val="000000"/>
                <w:kern w:val="0"/>
                <w:szCs w:val="28"/>
                <w14:ligatures w14:val="standardContextual"/>
              </w:rPr>
            </w:pPr>
            <w:r w:rsidRPr="00412B93">
              <w:rPr>
                <w:rFonts w:hint="eastAsia"/>
                <w:color w:val="000000"/>
                <w:kern w:val="0"/>
                <w:szCs w:val="28"/>
                <w14:ligatures w14:val="standardContextual"/>
              </w:rPr>
              <w:t>評估內容</w:t>
            </w:r>
          </w:p>
        </w:tc>
        <w:tc>
          <w:tcPr>
            <w:tcW w:w="1418" w:type="dxa"/>
            <w:shd w:val="pct10" w:color="auto" w:fill="auto"/>
          </w:tcPr>
          <w:p w14:paraId="7D3A94CD"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color w:val="000000"/>
                <w:kern w:val="0"/>
                <w:szCs w:val="28"/>
                <w14:ligatures w14:val="standardContextual"/>
              </w:rPr>
            </w:pPr>
            <w:r w:rsidRPr="00412B93">
              <w:rPr>
                <w:rFonts w:hint="eastAsia"/>
                <w:color w:val="000000"/>
                <w:kern w:val="0"/>
                <w:szCs w:val="28"/>
                <w14:ligatures w14:val="standardContextual"/>
              </w:rPr>
              <w:t>評估結果</w:t>
            </w:r>
          </w:p>
        </w:tc>
        <w:tc>
          <w:tcPr>
            <w:tcW w:w="5804" w:type="dxa"/>
            <w:shd w:val="pct10" w:color="auto" w:fill="auto"/>
          </w:tcPr>
          <w:p w14:paraId="4B6B67D8"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contextualSpacing/>
              <w:jc w:val="center"/>
              <w:rPr>
                <w:color w:val="000000"/>
                <w:kern w:val="0"/>
                <w:szCs w:val="28"/>
                <w14:ligatures w14:val="standardContextual"/>
              </w:rPr>
            </w:pPr>
            <w:r w:rsidRPr="00412B93">
              <w:rPr>
                <w:rFonts w:hint="eastAsia"/>
                <w:color w:val="000000"/>
                <w:kern w:val="0"/>
                <w:szCs w:val="28"/>
                <w14:ligatures w14:val="standardContextual"/>
              </w:rPr>
              <w:t>說明</w:t>
            </w:r>
          </w:p>
        </w:tc>
      </w:tr>
      <w:tr w:rsidR="008E1CC3" w:rsidRPr="00412B93" w14:paraId="31979C8C" w14:textId="77777777" w:rsidTr="008E1CC3">
        <w:tc>
          <w:tcPr>
            <w:tcW w:w="2492" w:type="dxa"/>
          </w:tcPr>
          <w:p w14:paraId="0DE40BFA"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技術能力及資源</w:t>
            </w:r>
          </w:p>
        </w:tc>
        <w:tc>
          <w:tcPr>
            <w:tcW w:w="1418" w:type="dxa"/>
          </w:tcPr>
          <w:p w14:paraId="00AC2481"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符合</w:t>
            </w:r>
          </w:p>
        </w:tc>
        <w:tc>
          <w:tcPr>
            <w:tcW w:w="5804" w:type="dxa"/>
          </w:tcPr>
          <w:p w14:paraId="6701228E"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本團隊具備軟體開發技術。</w:t>
            </w:r>
          </w:p>
        </w:tc>
      </w:tr>
      <w:tr w:rsidR="008E1CC3" w:rsidRPr="00412B93" w14:paraId="5618B5CE" w14:textId="77777777" w:rsidTr="008E1CC3">
        <w:tc>
          <w:tcPr>
            <w:tcW w:w="2492" w:type="dxa"/>
          </w:tcPr>
          <w:p w14:paraId="205D6893"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伺服器平台及環境</w:t>
            </w:r>
          </w:p>
        </w:tc>
        <w:tc>
          <w:tcPr>
            <w:tcW w:w="1418" w:type="dxa"/>
          </w:tcPr>
          <w:p w14:paraId="3A818E58"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符合</w:t>
            </w:r>
          </w:p>
        </w:tc>
        <w:tc>
          <w:tcPr>
            <w:tcW w:w="5804" w:type="dxa"/>
          </w:tcPr>
          <w:p w14:paraId="173E8FA0" w14:textId="3A51A583"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採用校內刀鋒伺服器並建置</w:t>
            </w:r>
            <w:r w:rsidRPr="00412B93">
              <w:rPr>
                <w:rFonts w:hint="eastAsia"/>
                <w:color w:val="000000"/>
                <w:kern w:val="0"/>
                <w:szCs w:val="28"/>
                <w14:ligatures w14:val="standardContextual"/>
              </w:rPr>
              <w:t>IIS</w:t>
            </w:r>
            <w:r w:rsidRPr="00412B93">
              <w:rPr>
                <w:rFonts w:hint="eastAsia"/>
                <w:color w:val="000000"/>
                <w:kern w:val="0"/>
                <w:szCs w:val="28"/>
                <w14:ligatures w14:val="standardContextual"/>
              </w:rPr>
              <w:t>＋</w:t>
            </w:r>
            <w:proofErr w:type="spellStart"/>
            <w:r w:rsidRPr="00412B93">
              <w:rPr>
                <w:rFonts w:hint="eastAsia"/>
                <w:color w:val="000000"/>
                <w:kern w:val="0"/>
                <w:szCs w:val="28"/>
                <w14:ligatures w14:val="standardContextual"/>
              </w:rPr>
              <w:t>FastCGI</w:t>
            </w:r>
            <w:proofErr w:type="spellEnd"/>
          </w:p>
        </w:tc>
      </w:tr>
      <w:tr w:rsidR="008E1CC3" w:rsidRPr="00412B93" w14:paraId="771B77D9" w14:textId="77777777" w:rsidTr="008E1CC3">
        <w:tc>
          <w:tcPr>
            <w:tcW w:w="2492" w:type="dxa"/>
          </w:tcPr>
          <w:p w14:paraId="0D038105"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資料庫建置</w:t>
            </w:r>
          </w:p>
        </w:tc>
        <w:tc>
          <w:tcPr>
            <w:tcW w:w="1418" w:type="dxa"/>
          </w:tcPr>
          <w:p w14:paraId="5A7966D8"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符合</w:t>
            </w:r>
          </w:p>
        </w:tc>
        <w:tc>
          <w:tcPr>
            <w:tcW w:w="5804" w:type="dxa"/>
          </w:tcPr>
          <w:p w14:paraId="7E6B57FD"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採用校內</w:t>
            </w:r>
            <w:r w:rsidRPr="00412B93">
              <w:rPr>
                <w:rFonts w:hint="eastAsia"/>
                <w:color w:val="000000"/>
                <w:kern w:val="0"/>
                <w:szCs w:val="28"/>
                <w14:ligatures w14:val="standardContextual"/>
              </w:rPr>
              <w:t>MySQL Server</w:t>
            </w:r>
          </w:p>
        </w:tc>
      </w:tr>
      <w:tr w:rsidR="008E1CC3" w:rsidRPr="00412B93" w14:paraId="3A27A83B" w14:textId="77777777" w:rsidTr="008E1CC3">
        <w:tc>
          <w:tcPr>
            <w:tcW w:w="2492" w:type="dxa"/>
          </w:tcPr>
          <w:p w14:paraId="73D1B23F"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IoT</w:t>
            </w:r>
            <w:r w:rsidRPr="00412B93">
              <w:rPr>
                <w:rFonts w:hint="eastAsia"/>
                <w:color w:val="000000"/>
                <w:kern w:val="0"/>
                <w:szCs w:val="28"/>
                <w14:ligatures w14:val="standardContextual"/>
              </w:rPr>
              <w:t>硬體設備</w:t>
            </w:r>
          </w:p>
        </w:tc>
        <w:tc>
          <w:tcPr>
            <w:tcW w:w="1418" w:type="dxa"/>
          </w:tcPr>
          <w:p w14:paraId="4EB002D0"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符合</w:t>
            </w:r>
          </w:p>
        </w:tc>
        <w:tc>
          <w:tcPr>
            <w:tcW w:w="5804" w:type="dxa"/>
          </w:tcPr>
          <w:p w14:paraId="5168BD01"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選用</w:t>
            </w:r>
            <w:r w:rsidRPr="00412B93">
              <w:rPr>
                <w:rFonts w:hint="eastAsia"/>
                <w:color w:val="000000"/>
                <w:kern w:val="0"/>
                <w:szCs w:val="28"/>
                <w14:ligatures w14:val="standardContextual"/>
              </w:rPr>
              <w:t>ESP32</w:t>
            </w:r>
            <w:r w:rsidRPr="00412B93">
              <w:rPr>
                <w:rFonts w:hint="eastAsia"/>
                <w:color w:val="000000"/>
                <w:kern w:val="0"/>
                <w:szCs w:val="28"/>
                <w14:ligatures w14:val="standardContextual"/>
              </w:rPr>
              <w:t>開發板</w:t>
            </w:r>
          </w:p>
        </w:tc>
      </w:tr>
      <w:tr w:rsidR="008E1CC3" w:rsidRPr="00412B93" w14:paraId="5A1E6E6D" w14:textId="77777777" w:rsidTr="008E1CC3">
        <w:tc>
          <w:tcPr>
            <w:tcW w:w="2492" w:type="dxa"/>
          </w:tcPr>
          <w:p w14:paraId="1E6DA33F"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軟體服務</w:t>
            </w:r>
          </w:p>
        </w:tc>
        <w:tc>
          <w:tcPr>
            <w:tcW w:w="1418" w:type="dxa"/>
          </w:tcPr>
          <w:p w14:paraId="6F1C6A1F"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符合</w:t>
            </w:r>
          </w:p>
        </w:tc>
        <w:tc>
          <w:tcPr>
            <w:tcW w:w="5804" w:type="dxa"/>
          </w:tcPr>
          <w:p w14:paraId="302016FB"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利用</w:t>
            </w:r>
            <w:r w:rsidRPr="00412B93">
              <w:rPr>
                <w:rFonts w:hint="eastAsia"/>
                <w:color w:val="000000"/>
                <w:kern w:val="0"/>
                <w:szCs w:val="28"/>
                <w14:ligatures w14:val="standardContextual"/>
              </w:rPr>
              <w:t>LINE</w:t>
            </w:r>
            <w:r w:rsidRPr="00412B93">
              <w:rPr>
                <w:rFonts w:hint="eastAsia"/>
                <w:color w:val="000000"/>
                <w:kern w:val="0"/>
                <w:szCs w:val="28"/>
                <w14:ligatures w14:val="standardContextual"/>
              </w:rPr>
              <w:t>相關服務協助運作</w:t>
            </w:r>
          </w:p>
        </w:tc>
      </w:tr>
      <w:tr w:rsidR="008E1CC3" w:rsidRPr="00412B93" w14:paraId="60BD3A1F" w14:textId="77777777" w:rsidTr="008E1CC3">
        <w:tc>
          <w:tcPr>
            <w:tcW w:w="2492" w:type="dxa"/>
          </w:tcPr>
          <w:p w14:paraId="5C7F443B"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技術風險</w:t>
            </w:r>
          </w:p>
        </w:tc>
        <w:tc>
          <w:tcPr>
            <w:tcW w:w="1418" w:type="dxa"/>
          </w:tcPr>
          <w:p w14:paraId="19697636"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有風險</w:t>
            </w:r>
          </w:p>
        </w:tc>
        <w:tc>
          <w:tcPr>
            <w:tcW w:w="5804" w:type="dxa"/>
          </w:tcPr>
          <w:p w14:paraId="7DE8A2DF"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資訊安全知識不夠充足</w:t>
            </w:r>
          </w:p>
        </w:tc>
      </w:tr>
    </w:tbl>
    <w:p w14:paraId="37DD280A" w14:textId="77777777" w:rsidR="00A91956" w:rsidRPr="00412B93" w:rsidRDefault="00A91956" w:rsidP="00FA7D34">
      <w:pPr>
        <w:widowControl/>
        <w:snapToGrid w:val="0"/>
      </w:pPr>
      <w:r w:rsidRPr="00412B93">
        <w:br w:type="page"/>
      </w:r>
    </w:p>
    <w:p w14:paraId="1873162A" w14:textId="799A8494" w:rsidR="00181A08" w:rsidRPr="00412B93" w:rsidRDefault="00181A08" w:rsidP="00FA7D34">
      <w:pPr>
        <w:pStyle w:val="1-1-1"/>
        <w:snapToGrid w:val="0"/>
      </w:pPr>
      <w:bookmarkStart w:id="20" w:name="_Toc167232670"/>
      <w:r w:rsidRPr="00412B93">
        <w:lastRenderedPageBreak/>
        <w:t>2-1-</w:t>
      </w:r>
      <w:r w:rsidR="00504A91" w:rsidRPr="00412B93">
        <w:rPr>
          <w:rFonts w:hint="eastAsia"/>
        </w:rPr>
        <w:t>3</w:t>
      </w:r>
      <w:r w:rsidRPr="00412B93">
        <w:t xml:space="preserve"> </w:t>
      </w:r>
      <w:r w:rsidRPr="00412B93">
        <w:rPr>
          <w:rFonts w:hint="eastAsia"/>
        </w:rPr>
        <w:t>時程可行性</w:t>
      </w:r>
      <w:bookmarkEnd w:id="20"/>
    </w:p>
    <w:p w14:paraId="122618AF" w14:textId="45F9C976" w:rsidR="00181A08" w:rsidRPr="00412B93" w:rsidRDefault="00181A08"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在時程可行性方面，將估計專案需要多少時間來完成，如表</w:t>
      </w:r>
      <w:r w:rsidRPr="00412B93">
        <w:rPr>
          <w:rFonts w:cs="BiauKai"/>
          <w:color w:val="000000"/>
          <w:kern w:val="0"/>
          <w:szCs w:val="28"/>
          <w14:ligatures w14:val="standardContextual"/>
        </w:rPr>
        <w:t xml:space="preserve"> </w:t>
      </w:r>
      <w:r w:rsidRPr="00412B93">
        <w:rPr>
          <w:color w:val="000000"/>
          <w:kern w:val="0"/>
          <w:szCs w:val="28"/>
          <w14:ligatures w14:val="standardContextual"/>
        </w:rPr>
        <w:t>2-1-</w:t>
      </w:r>
      <w:r w:rsidR="007C679C" w:rsidRPr="00412B93">
        <w:rPr>
          <w:color w:val="000000"/>
          <w:kern w:val="0"/>
          <w:szCs w:val="28"/>
          <w14:ligatures w14:val="standardContextual"/>
        </w:rPr>
        <w:t>3</w:t>
      </w:r>
      <w:r w:rsidRPr="00412B93">
        <w:rPr>
          <w:color w:val="000000"/>
          <w:kern w:val="0"/>
          <w:szCs w:val="28"/>
          <w14:ligatures w14:val="standardContextual"/>
        </w:rPr>
        <w:t xml:space="preserve"> </w:t>
      </w:r>
      <w:r w:rsidRPr="00412B93">
        <w:rPr>
          <w:rFonts w:cs="BiauKai" w:hint="eastAsia"/>
          <w:color w:val="000000"/>
          <w:kern w:val="0"/>
          <w:szCs w:val="28"/>
          <w14:ligatures w14:val="standardContextual"/>
        </w:rPr>
        <w:t>所示，將此專案分成</w:t>
      </w:r>
      <w:r w:rsidR="00DD069B" w:rsidRPr="00412B93">
        <w:rPr>
          <w:rFonts w:cs="BiauKai" w:hint="eastAsia"/>
          <w:color w:val="000000"/>
          <w:kern w:val="0"/>
          <w:szCs w:val="28"/>
          <w14:ligatures w14:val="standardContextual"/>
        </w:rPr>
        <w:t>五</w:t>
      </w:r>
      <w:r w:rsidRPr="00412B93">
        <w:rPr>
          <w:rFonts w:cs="BiauKai" w:hint="eastAsia"/>
          <w:color w:val="000000"/>
          <w:kern w:val="0"/>
          <w:szCs w:val="28"/>
          <w14:ligatures w14:val="standardContextual"/>
        </w:rPr>
        <w:t>階段：</w:t>
      </w:r>
      <w:r w:rsidR="00DD069B" w:rsidRPr="00412B93">
        <w:rPr>
          <w:rFonts w:cs="BiauKai" w:hint="eastAsia"/>
          <w:color w:val="000000"/>
          <w:kern w:val="0"/>
          <w:szCs w:val="28"/>
          <w14:ligatures w14:val="standardContextual"/>
        </w:rPr>
        <w:t>系統規劃、</w:t>
      </w:r>
      <w:r w:rsidRPr="00412B93">
        <w:rPr>
          <w:rFonts w:cs="BiauKai" w:hint="eastAsia"/>
          <w:color w:val="000000"/>
          <w:kern w:val="0"/>
          <w:szCs w:val="28"/>
          <w14:ligatures w14:val="standardContextual"/>
        </w:rPr>
        <w:t>系統設計、系統開發、系統測試與系統驗收。</w:t>
      </w:r>
    </w:p>
    <w:p w14:paraId="53FF1192" w14:textId="77777777" w:rsidR="00412B93" w:rsidRPr="00412B93" w:rsidRDefault="00412B9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cs="BiauKai"/>
          <w:color w:val="000000"/>
          <w:kern w:val="0"/>
          <w:szCs w:val="28"/>
          <w14:ligatures w14:val="standardContextual"/>
        </w:rPr>
      </w:pPr>
    </w:p>
    <w:p w14:paraId="606F8821" w14:textId="47F4777F" w:rsidR="007477B1" w:rsidRPr="00412B93" w:rsidRDefault="007477B1" w:rsidP="00FA7D34">
      <w:pPr>
        <w:pStyle w:val="afd"/>
        <w:ind w:left="280" w:right="280"/>
      </w:pPr>
      <w:bookmarkStart w:id="21" w:name="_Toc167232759"/>
      <w:r w:rsidRPr="00412B93">
        <w:rPr>
          <w:rFonts w:hint="eastAsia"/>
        </w:rPr>
        <w:t>表</w:t>
      </w:r>
      <w:r w:rsidRPr="00412B93">
        <w:rPr>
          <w:rFonts w:hint="eastAsia"/>
        </w:rPr>
        <w:t>2-1-</w:t>
      </w:r>
      <w:r w:rsidRPr="00412B93">
        <w:fldChar w:fldCharType="begin"/>
      </w:r>
      <w:r w:rsidRPr="00412B93">
        <w:instrText xml:space="preserve"> </w:instrText>
      </w:r>
      <w:r w:rsidRPr="00412B93">
        <w:rPr>
          <w:rFonts w:hint="eastAsia"/>
        </w:rPr>
        <w:instrText xml:space="preserve">SEQ </w:instrText>
      </w:r>
      <w:r w:rsidRPr="00412B93">
        <w:rPr>
          <w:rFonts w:hint="eastAsia"/>
        </w:rPr>
        <w:instrText>表</w:instrText>
      </w:r>
      <w:r w:rsidRPr="00412B93">
        <w:rPr>
          <w:rFonts w:hint="eastAsia"/>
        </w:rPr>
        <w:instrText>2-1- \* ARABIC</w:instrText>
      </w:r>
      <w:r w:rsidRPr="00412B93">
        <w:instrText xml:space="preserve"> </w:instrText>
      </w:r>
      <w:r w:rsidRPr="00412B93">
        <w:fldChar w:fldCharType="separate"/>
      </w:r>
      <w:r w:rsidR="001443CF">
        <w:rPr>
          <w:noProof/>
        </w:rPr>
        <w:t>3</w:t>
      </w:r>
      <w:r w:rsidRPr="00412B93">
        <w:fldChar w:fldCharType="end"/>
      </w:r>
      <w:r w:rsidRPr="00412B93">
        <w:rPr>
          <w:rFonts w:hint="eastAsia"/>
        </w:rPr>
        <w:t>、時程可行性</w:t>
      </w:r>
      <w:bookmarkEnd w:id="21"/>
    </w:p>
    <w:tbl>
      <w:tblPr>
        <w:tblStyle w:val="af4"/>
        <w:tblW w:w="0" w:type="auto"/>
        <w:jc w:val="center"/>
        <w:tblLook w:val="04A0" w:firstRow="1" w:lastRow="0" w:firstColumn="1" w:lastColumn="0" w:noHBand="0" w:noVBand="1"/>
      </w:tblPr>
      <w:tblGrid>
        <w:gridCol w:w="846"/>
        <w:gridCol w:w="1937"/>
        <w:gridCol w:w="1937"/>
        <w:gridCol w:w="1938"/>
      </w:tblGrid>
      <w:tr w:rsidR="00DD069B" w:rsidRPr="00412B93" w14:paraId="41C9704B" w14:textId="77777777" w:rsidTr="0033371F">
        <w:trPr>
          <w:jc w:val="center"/>
        </w:trPr>
        <w:tc>
          <w:tcPr>
            <w:tcW w:w="846" w:type="dxa"/>
            <w:shd w:val="pct10" w:color="auto" w:fill="auto"/>
          </w:tcPr>
          <w:p w14:paraId="0A1B11B4" w14:textId="77777777" w:rsidR="00DD069B" w:rsidRPr="00412B93" w:rsidRDefault="00DD069B" w:rsidP="00FA7D34">
            <w:pPr>
              <w:autoSpaceDE w:val="0"/>
              <w:autoSpaceDN w:val="0"/>
              <w:snapToGrid w:val="0"/>
              <w:contextualSpacing/>
              <w:jc w:val="both"/>
              <w:rPr>
                <w:color w:val="000000"/>
                <w:kern w:val="0"/>
                <w:szCs w:val="28"/>
                <w14:ligatures w14:val="standardContextual"/>
              </w:rPr>
            </w:pPr>
            <w:r w:rsidRPr="00412B93">
              <w:rPr>
                <w:rFonts w:cs="BiauKai" w:hint="eastAsia"/>
                <w:color w:val="000000"/>
                <w:kern w:val="0"/>
                <w:szCs w:val="28"/>
                <w14:ligatures w14:val="standardContextual"/>
              </w:rPr>
              <w:t>編號</w:t>
            </w:r>
          </w:p>
        </w:tc>
        <w:tc>
          <w:tcPr>
            <w:tcW w:w="1937" w:type="dxa"/>
            <w:shd w:val="pct10" w:color="auto" w:fill="auto"/>
            <w:vAlign w:val="center"/>
          </w:tcPr>
          <w:p w14:paraId="4B82E6E7" w14:textId="77777777" w:rsidR="00DD069B" w:rsidRPr="00412B93" w:rsidRDefault="00DD069B" w:rsidP="00FA7D34">
            <w:pPr>
              <w:autoSpaceDE w:val="0"/>
              <w:autoSpaceDN w:val="0"/>
              <w:snapToGrid w:val="0"/>
              <w:contextualSpacing/>
              <w:jc w:val="center"/>
              <w:rPr>
                <w:color w:val="000000"/>
                <w:kern w:val="0"/>
                <w:szCs w:val="28"/>
                <w14:ligatures w14:val="standardContextual"/>
              </w:rPr>
            </w:pPr>
            <w:r w:rsidRPr="00412B93">
              <w:rPr>
                <w:rFonts w:cs="BiauKai" w:hint="eastAsia"/>
                <w:color w:val="000000"/>
                <w:kern w:val="0"/>
                <w:szCs w:val="28"/>
                <w14:ligatures w14:val="standardContextual"/>
              </w:rPr>
              <w:t>工作名稱</w:t>
            </w:r>
          </w:p>
        </w:tc>
        <w:tc>
          <w:tcPr>
            <w:tcW w:w="1937" w:type="dxa"/>
            <w:shd w:val="pct10" w:color="auto" w:fill="auto"/>
            <w:vAlign w:val="center"/>
          </w:tcPr>
          <w:p w14:paraId="77E114D1" w14:textId="77777777" w:rsidR="00DD069B" w:rsidRPr="00412B93" w:rsidRDefault="00DD069B" w:rsidP="00FA7D34">
            <w:pPr>
              <w:autoSpaceDE w:val="0"/>
              <w:autoSpaceDN w:val="0"/>
              <w:snapToGrid w:val="0"/>
              <w:contextualSpacing/>
              <w:jc w:val="center"/>
              <w:rPr>
                <w:color w:val="000000"/>
                <w:kern w:val="0"/>
                <w:szCs w:val="28"/>
                <w14:ligatures w14:val="standardContextual"/>
              </w:rPr>
            </w:pPr>
            <w:r w:rsidRPr="00412B93">
              <w:rPr>
                <w:rFonts w:cs="BiauKai" w:hint="eastAsia"/>
                <w:color w:val="000000"/>
                <w:kern w:val="0"/>
                <w:szCs w:val="28"/>
                <w14:ligatures w14:val="standardContextual"/>
              </w:rPr>
              <w:t>開始日期</w:t>
            </w:r>
          </w:p>
        </w:tc>
        <w:tc>
          <w:tcPr>
            <w:tcW w:w="1938" w:type="dxa"/>
            <w:shd w:val="pct10" w:color="auto" w:fill="auto"/>
            <w:vAlign w:val="center"/>
          </w:tcPr>
          <w:p w14:paraId="10E87B28"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結束日期</w:t>
            </w:r>
          </w:p>
        </w:tc>
      </w:tr>
      <w:tr w:rsidR="00DD069B" w:rsidRPr="00412B93" w14:paraId="4AE18CC5" w14:textId="77777777" w:rsidTr="0033371F">
        <w:trPr>
          <w:jc w:val="center"/>
        </w:trPr>
        <w:tc>
          <w:tcPr>
            <w:tcW w:w="846" w:type="dxa"/>
            <w:vAlign w:val="center"/>
          </w:tcPr>
          <w:p w14:paraId="67E5C104"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1</w:t>
            </w:r>
          </w:p>
        </w:tc>
        <w:tc>
          <w:tcPr>
            <w:tcW w:w="1937" w:type="dxa"/>
            <w:vAlign w:val="center"/>
          </w:tcPr>
          <w:p w14:paraId="742A9323"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系統規劃</w:t>
            </w:r>
          </w:p>
        </w:tc>
        <w:tc>
          <w:tcPr>
            <w:tcW w:w="1937" w:type="dxa"/>
            <w:vAlign w:val="center"/>
          </w:tcPr>
          <w:p w14:paraId="205B9A01"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w:t>
            </w:r>
            <w:r w:rsidR="00993C69" w:rsidRPr="00412B93">
              <w:rPr>
                <w:rFonts w:cs="BiauKai"/>
                <w:color w:val="000000"/>
                <w:kern w:val="0"/>
                <w:szCs w:val="28"/>
                <w14:ligatures w14:val="standardContextual"/>
              </w:rPr>
              <w:t>24</w:t>
            </w:r>
            <w:r w:rsidRPr="00412B93">
              <w:rPr>
                <w:rFonts w:cs="BiauKai"/>
                <w:color w:val="000000"/>
                <w:kern w:val="0"/>
                <w:szCs w:val="28"/>
                <w14:ligatures w14:val="standardContextual"/>
              </w:rPr>
              <w:t>/</w:t>
            </w:r>
            <w:r w:rsidR="00993C69" w:rsidRPr="00412B93">
              <w:rPr>
                <w:rFonts w:cs="BiauKai"/>
                <w:color w:val="000000"/>
                <w:kern w:val="0"/>
                <w:szCs w:val="28"/>
                <w14:ligatures w14:val="standardContextual"/>
              </w:rPr>
              <w:t>01/01</w:t>
            </w:r>
          </w:p>
        </w:tc>
        <w:tc>
          <w:tcPr>
            <w:tcW w:w="1938" w:type="dxa"/>
            <w:vAlign w:val="center"/>
          </w:tcPr>
          <w:p w14:paraId="752FEE9A" w14:textId="77777777" w:rsidR="00DD069B" w:rsidRPr="00412B93" w:rsidRDefault="00993C69" w:rsidP="00FA7D34">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2024/0</w:t>
            </w:r>
            <w:r w:rsidR="000E061F" w:rsidRPr="00412B93">
              <w:rPr>
                <w:rFonts w:cs="BiauKai"/>
                <w:color w:val="000000"/>
                <w:kern w:val="0"/>
                <w:szCs w:val="28"/>
                <w14:ligatures w14:val="standardContextual"/>
              </w:rPr>
              <w:t>3</w:t>
            </w:r>
            <w:r w:rsidRPr="00412B93">
              <w:rPr>
                <w:rFonts w:cs="BiauKai"/>
                <w:color w:val="000000"/>
                <w:kern w:val="0"/>
                <w:szCs w:val="28"/>
                <w14:ligatures w14:val="standardContextual"/>
              </w:rPr>
              <w:t>/01</w:t>
            </w:r>
          </w:p>
        </w:tc>
      </w:tr>
      <w:tr w:rsidR="00DD069B" w:rsidRPr="00412B93" w14:paraId="50AD96A6" w14:textId="77777777" w:rsidTr="0033371F">
        <w:trPr>
          <w:jc w:val="center"/>
        </w:trPr>
        <w:tc>
          <w:tcPr>
            <w:tcW w:w="846" w:type="dxa"/>
            <w:vAlign w:val="center"/>
          </w:tcPr>
          <w:p w14:paraId="49E2411A"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2</w:t>
            </w:r>
          </w:p>
        </w:tc>
        <w:tc>
          <w:tcPr>
            <w:tcW w:w="1937" w:type="dxa"/>
            <w:vAlign w:val="center"/>
          </w:tcPr>
          <w:p w14:paraId="07E84CA1"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系統設計</w:t>
            </w:r>
          </w:p>
        </w:tc>
        <w:tc>
          <w:tcPr>
            <w:tcW w:w="1937" w:type="dxa"/>
            <w:vAlign w:val="center"/>
          </w:tcPr>
          <w:p w14:paraId="75D06938" w14:textId="77777777" w:rsidR="00DD069B" w:rsidRPr="00412B93" w:rsidRDefault="00993C69" w:rsidP="00FA7D34">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2024/02/01</w:t>
            </w:r>
          </w:p>
        </w:tc>
        <w:tc>
          <w:tcPr>
            <w:tcW w:w="1938" w:type="dxa"/>
            <w:vAlign w:val="center"/>
          </w:tcPr>
          <w:p w14:paraId="5761740A" w14:textId="77777777" w:rsidR="00DD069B" w:rsidRPr="00412B93" w:rsidRDefault="00993C69" w:rsidP="00FA7D34">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2024/04/01</w:t>
            </w:r>
          </w:p>
        </w:tc>
      </w:tr>
      <w:tr w:rsidR="00DD069B" w:rsidRPr="00412B93" w14:paraId="7D93CA96" w14:textId="77777777" w:rsidTr="0033371F">
        <w:trPr>
          <w:jc w:val="center"/>
        </w:trPr>
        <w:tc>
          <w:tcPr>
            <w:tcW w:w="846" w:type="dxa"/>
            <w:vAlign w:val="center"/>
          </w:tcPr>
          <w:p w14:paraId="2E79312D"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3</w:t>
            </w:r>
          </w:p>
        </w:tc>
        <w:tc>
          <w:tcPr>
            <w:tcW w:w="1937" w:type="dxa"/>
            <w:vAlign w:val="center"/>
          </w:tcPr>
          <w:p w14:paraId="7A606123"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系統開發</w:t>
            </w:r>
          </w:p>
        </w:tc>
        <w:tc>
          <w:tcPr>
            <w:tcW w:w="1937" w:type="dxa"/>
            <w:vAlign w:val="center"/>
          </w:tcPr>
          <w:p w14:paraId="5E7B7B17" w14:textId="77777777" w:rsidR="00DD069B" w:rsidRPr="00412B93" w:rsidRDefault="00993C69" w:rsidP="00FA7D34">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2024/04/01</w:t>
            </w:r>
          </w:p>
        </w:tc>
        <w:tc>
          <w:tcPr>
            <w:tcW w:w="1938" w:type="dxa"/>
            <w:vAlign w:val="center"/>
          </w:tcPr>
          <w:p w14:paraId="422E1977" w14:textId="77777777" w:rsidR="00DD069B" w:rsidRPr="00412B93" w:rsidRDefault="00993C69" w:rsidP="00FA7D34">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2024/10/01</w:t>
            </w:r>
          </w:p>
        </w:tc>
      </w:tr>
      <w:tr w:rsidR="00DD069B" w:rsidRPr="00412B93" w14:paraId="176EBEBC" w14:textId="77777777" w:rsidTr="0033371F">
        <w:trPr>
          <w:jc w:val="center"/>
        </w:trPr>
        <w:tc>
          <w:tcPr>
            <w:tcW w:w="846" w:type="dxa"/>
            <w:vAlign w:val="center"/>
          </w:tcPr>
          <w:p w14:paraId="29CFCCF6"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4</w:t>
            </w:r>
          </w:p>
        </w:tc>
        <w:tc>
          <w:tcPr>
            <w:tcW w:w="1937" w:type="dxa"/>
            <w:vAlign w:val="center"/>
          </w:tcPr>
          <w:p w14:paraId="23F6C592"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系統測試</w:t>
            </w:r>
          </w:p>
        </w:tc>
        <w:tc>
          <w:tcPr>
            <w:tcW w:w="1937" w:type="dxa"/>
            <w:vAlign w:val="center"/>
          </w:tcPr>
          <w:p w14:paraId="4D064176" w14:textId="77777777" w:rsidR="00DD069B" w:rsidRPr="00412B93" w:rsidRDefault="00993C69" w:rsidP="00FA7D34">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2024/07/01</w:t>
            </w:r>
          </w:p>
        </w:tc>
        <w:tc>
          <w:tcPr>
            <w:tcW w:w="1938" w:type="dxa"/>
            <w:vAlign w:val="center"/>
          </w:tcPr>
          <w:p w14:paraId="040A3A64" w14:textId="77777777" w:rsidR="00DD069B" w:rsidRPr="00412B93" w:rsidRDefault="00993C69" w:rsidP="00FA7D34">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2024/10/01</w:t>
            </w:r>
          </w:p>
        </w:tc>
      </w:tr>
      <w:tr w:rsidR="00DD069B" w:rsidRPr="00412B93" w14:paraId="54DED16C" w14:textId="77777777" w:rsidTr="0033371F">
        <w:trPr>
          <w:jc w:val="center"/>
        </w:trPr>
        <w:tc>
          <w:tcPr>
            <w:tcW w:w="846" w:type="dxa"/>
            <w:vAlign w:val="center"/>
          </w:tcPr>
          <w:p w14:paraId="0E97F2D0"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5</w:t>
            </w:r>
          </w:p>
        </w:tc>
        <w:tc>
          <w:tcPr>
            <w:tcW w:w="1937" w:type="dxa"/>
            <w:vAlign w:val="center"/>
          </w:tcPr>
          <w:p w14:paraId="764AD819"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系統驗收</w:t>
            </w:r>
          </w:p>
        </w:tc>
        <w:tc>
          <w:tcPr>
            <w:tcW w:w="1937" w:type="dxa"/>
            <w:vAlign w:val="center"/>
          </w:tcPr>
          <w:p w14:paraId="30511C50" w14:textId="77777777" w:rsidR="00DD069B" w:rsidRPr="00412B93" w:rsidRDefault="00993C69" w:rsidP="00FA7D34">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2024/09/01</w:t>
            </w:r>
          </w:p>
        </w:tc>
        <w:tc>
          <w:tcPr>
            <w:tcW w:w="1938" w:type="dxa"/>
            <w:vAlign w:val="center"/>
          </w:tcPr>
          <w:p w14:paraId="32B7EBD3" w14:textId="77777777" w:rsidR="00DD069B" w:rsidRPr="00412B93" w:rsidRDefault="00993C69" w:rsidP="00FA7D34">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2024/10/01</w:t>
            </w:r>
          </w:p>
        </w:tc>
      </w:tr>
    </w:tbl>
    <w:p w14:paraId="0314F8ED" w14:textId="77777777" w:rsidR="007E5C20" w:rsidRPr="00412B93" w:rsidRDefault="007E5C20" w:rsidP="00FA7D34">
      <w:pPr>
        <w:pStyle w:val="aa"/>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0"/>
        <w:jc w:val="both"/>
        <w:rPr>
          <w:rFonts w:cs="Arial"/>
          <w:color w:val="000000"/>
          <w:kern w:val="0"/>
          <w:szCs w:val="28"/>
          <w14:ligatures w14:val="standardContextual"/>
        </w:rPr>
      </w:pPr>
      <w:r w:rsidRPr="00412B93">
        <w:rPr>
          <w:rFonts w:cs="BiauKai" w:hint="eastAsia"/>
          <w:color w:val="000000"/>
          <w:kern w:val="0"/>
          <w:szCs w:val="28"/>
          <w14:ligatures w14:val="standardContextual"/>
        </w:rPr>
        <w:t>系統規劃，預計時間為</w:t>
      </w:r>
      <w:r w:rsidRPr="00412B93">
        <w:rPr>
          <w:rFonts w:cs="BiauKai"/>
          <w:color w:val="000000"/>
          <w:kern w:val="0"/>
          <w:szCs w:val="28"/>
          <w14:ligatures w14:val="standardContextual"/>
        </w:rPr>
        <w:t xml:space="preserve"> </w:t>
      </w:r>
      <w:r w:rsidRPr="00412B93">
        <w:rPr>
          <w:color w:val="000000"/>
          <w:kern w:val="0"/>
          <w:szCs w:val="28"/>
          <w14:ligatures w14:val="standardContextual"/>
        </w:rPr>
        <w:t xml:space="preserve">2 </w:t>
      </w:r>
      <w:r w:rsidRPr="00412B93">
        <w:rPr>
          <w:rFonts w:cs="BiauKai" w:hint="eastAsia"/>
          <w:color w:val="000000"/>
          <w:kern w:val="0"/>
          <w:szCs w:val="28"/>
          <w14:ligatures w14:val="standardContextual"/>
        </w:rPr>
        <w:t>個月</w:t>
      </w:r>
    </w:p>
    <w:p w14:paraId="569E43A9" w14:textId="77777777" w:rsidR="00181A08" w:rsidRPr="00412B93" w:rsidRDefault="00181A08" w:rsidP="00FA7D34">
      <w:pPr>
        <w:pStyle w:val="aa"/>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0"/>
        <w:jc w:val="both"/>
        <w:rPr>
          <w:rFonts w:cs="BiauKai"/>
          <w:color w:val="000000"/>
          <w:kern w:val="0"/>
          <w:szCs w:val="28"/>
          <w14:ligatures w14:val="standardContextual"/>
        </w:rPr>
      </w:pPr>
      <w:r w:rsidRPr="00412B93">
        <w:rPr>
          <w:rFonts w:cs="BiauKai" w:hint="eastAsia"/>
          <w:color w:val="000000"/>
          <w:kern w:val="0"/>
          <w:szCs w:val="28"/>
          <w14:ligatures w14:val="standardContextual"/>
        </w:rPr>
        <w:t>進行系統設計，預計時間為</w:t>
      </w:r>
      <w:r w:rsidRPr="00412B93">
        <w:rPr>
          <w:rFonts w:cs="BiauKai"/>
          <w:color w:val="000000"/>
          <w:kern w:val="0"/>
          <w:szCs w:val="28"/>
          <w14:ligatures w14:val="standardContextual"/>
        </w:rPr>
        <w:t xml:space="preserve"> </w:t>
      </w:r>
      <w:r w:rsidR="007E5C20" w:rsidRPr="00412B93">
        <w:rPr>
          <w:color w:val="000000"/>
          <w:kern w:val="0"/>
          <w:szCs w:val="28"/>
          <w14:ligatures w14:val="standardContextual"/>
        </w:rPr>
        <w:t>2</w:t>
      </w:r>
      <w:r w:rsidRPr="00412B93">
        <w:rPr>
          <w:color w:val="000000"/>
          <w:kern w:val="0"/>
          <w:szCs w:val="28"/>
          <w14:ligatures w14:val="standardContextual"/>
        </w:rPr>
        <w:t xml:space="preserve"> </w:t>
      </w:r>
      <w:r w:rsidRPr="00412B93">
        <w:rPr>
          <w:rFonts w:cs="BiauKai" w:hint="eastAsia"/>
          <w:color w:val="000000"/>
          <w:kern w:val="0"/>
          <w:szCs w:val="28"/>
          <w14:ligatures w14:val="standardContextual"/>
        </w:rPr>
        <w:t>個月</w:t>
      </w:r>
    </w:p>
    <w:p w14:paraId="109680A4" w14:textId="77777777" w:rsidR="00181A08" w:rsidRPr="00412B93" w:rsidRDefault="00181A08" w:rsidP="00FA7D34">
      <w:pPr>
        <w:pStyle w:val="aa"/>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0"/>
        <w:jc w:val="both"/>
        <w:rPr>
          <w:rFonts w:cs="BiauKai"/>
          <w:color w:val="000000"/>
          <w:kern w:val="0"/>
          <w:szCs w:val="28"/>
          <w14:ligatures w14:val="standardContextual"/>
        </w:rPr>
      </w:pPr>
      <w:r w:rsidRPr="00412B93">
        <w:rPr>
          <w:rFonts w:cs="BiauKai" w:hint="eastAsia"/>
          <w:color w:val="000000"/>
          <w:kern w:val="0"/>
          <w:szCs w:val="28"/>
          <w14:ligatures w14:val="standardContextual"/>
        </w:rPr>
        <w:t>系統開發，預計時間為</w:t>
      </w:r>
      <w:r w:rsidRPr="00412B93">
        <w:rPr>
          <w:rFonts w:cs="BiauKai"/>
          <w:color w:val="000000"/>
          <w:kern w:val="0"/>
          <w:szCs w:val="28"/>
          <w14:ligatures w14:val="standardContextual"/>
        </w:rPr>
        <w:t xml:space="preserve"> </w:t>
      </w:r>
      <w:r w:rsidR="00993C69" w:rsidRPr="00412B93">
        <w:rPr>
          <w:color w:val="000000"/>
          <w:kern w:val="0"/>
          <w:szCs w:val="28"/>
          <w14:ligatures w14:val="standardContextual"/>
        </w:rPr>
        <w:t>6</w:t>
      </w:r>
      <w:r w:rsidRPr="00412B93">
        <w:rPr>
          <w:color w:val="000000"/>
          <w:kern w:val="0"/>
          <w:szCs w:val="28"/>
          <w14:ligatures w14:val="standardContextual"/>
        </w:rPr>
        <w:t xml:space="preserve"> </w:t>
      </w:r>
      <w:r w:rsidRPr="00412B93">
        <w:rPr>
          <w:rFonts w:cs="BiauKai" w:hint="eastAsia"/>
          <w:color w:val="000000"/>
          <w:kern w:val="0"/>
          <w:szCs w:val="28"/>
          <w14:ligatures w14:val="standardContextual"/>
        </w:rPr>
        <w:t>個月</w:t>
      </w:r>
    </w:p>
    <w:p w14:paraId="78D1E0AD" w14:textId="77777777" w:rsidR="00181A08" w:rsidRPr="00412B93" w:rsidRDefault="00181A08" w:rsidP="00FA7D34">
      <w:pPr>
        <w:pStyle w:val="aa"/>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0"/>
        <w:jc w:val="both"/>
        <w:rPr>
          <w:rFonts w:cs="BiauKai"/>
          <w:color w:val="000000"/>
          <w:kern w:val="0"/>
          <w:szCs w:val="28"/>
          <w14:ligatures w14:val="standardContextual"/>
        </w:rPr>
      </w:pPr>
      <w:r w:rsidRPr="00412B93">
        <w:rPr>
          <w:rFonts w:cs="BiauKai" w:hint="eastAsia"/>
          <w:color w:val="000000"/>
          <w:kern w:val="0"/>
          <w:szCs w:val="28"/>
          <w14:ligatures w14:val="standardContextual"/>
        </w:rPr>
        <w:t>完成系統設計和開發後，需要進行測試和修改，預計時間為</w:t>
      </w:r>
      <w:r w:rsidRPr="00412B93">
        <w:rPr>
          <w:rFonts w:cs="BiauKai"/>
          <w:color w:val="000000"/>
          <w:kern w:val="0"/>
          <w:szCs w:val="28"/>
          <w14:ligatures w14:val="standardContextual"/>
        </w:rPr>
        <w:t xml:space="preserve"> </w:t>
      </w:r>
      <w:r w:rsidRPr="00412B93">
        <w:rPr>
          <w:color w:val="000000"/>
          <w:kern w:val="0"/>
          <w:szCs w:val="28"/>
          <w14:ligatures w14:val="standardContextual"/>
        </w:rPr>
        <w:t xml:space="preserve">3 </w:t>
      </w:r>
      <w:r w:rsidRPr="00412B93">
        <w:rPr>
          <w:rFonts w:cs="BiauKai" w:hint="eastAsia"/>
          <w:color w:val="000000"/>
          <w:kern w:val="0"/>
          <w:szCs w:val="28"/>
          <w14:ligatures w14:val="standardContextual"/>
        </w:rPr>
        <w:t>個月</w:t>
      </w:r>
    </w:p>
    <w:p w14:paraId="36463438" w14:textId="0A5D3B89" w:rsidR="00264156" w:rsidRPr="00412B93" w:rsidRDefault="00181A08" w:rsidP="00FA7D34">
      <w:pPr>
        <w:pStyle w:val="aa"/>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0"/>
        <w:jc w:val="both"/>
        <w:rPr>
          <w:rFonts w:cs="BiauKai"/>
          <w:color w:val="000000"/>
          <w:kern w:val="0"/>
          <w:szCs w:val="28"/>
          <w14:ligatures w14:val="standardContextual"/>
        </w:rPr>
      </w:pPr>
      <w:r w:rsidRPr="00412B93">
        <w:rPr>
          <w:rFonts w:cs="BiauKai" w:hint="eastAsia"/>
          <w:color w:val="000000"/>
          <w:kern w:val="0"/>
          <w:szCs w:val="28"/>
          <w14:ligatures w14:val="standardContextual"/>
        </w:rPr>
        <w:t>系統測試和修改完成後，需要進行驗收，預計時間為</w:t>
      </w:r>
      <w:r w:rsidRPr="00412B93">
        <w:rPr>
          <w:rFonts w:cs="BiauKai"/>
          <w:color w:val="000000"/>
          <w:kern w:val="0"/>
          <w:szCs w:val="28"/>
          <w14:ligatures w14:val="standardContextual"/>
        </w:rPr>
        <w:t xml:space="preserve"> </w:t>
      </w:r>
      <w:r w:rsidRPr="00412B93">
        <w:rPr>
          <w:color w:val="000000"/>
          <w:kern w:val="0"/>
          <w:szCs w:val="28"/>
          <w14:ligatures w14:val="standardContextual"/>
        </w:rPr>
        <w:t xml:space="preserve">1 </w:t>
      </w:r>
      <w:r w:rsidRPr="00412B93">
        <w:rPr>
          <w:rFonts w:cs="BiauKai" w:hint="eastAsia"/>
          <w:color w:val="000000"/>
          <w:kern w:val="0"/>
          <w:szCs w:val="28"/>
          <w14:ligatures w14:val="standardContextual"/>
        </w:rPr>
        <w:t>個月</w:t>
      </w:r>
    </w:p>
    <w:p w14:paraId="35C1B662" w14:textId="77777777" w:rsidR="000C5DF2" w:rsidRPr="00412B93" w:rsidRDefault="000C5DF2" w:rsidP="00FA7D34">
      <w:pPr>
        <w:pStyle w:val="aa"/>
        <w:widowControl/>
        <w:snapToGrid w:val="0"/>
        <w:ind w:left="1042"/>
        <w:jc w:val="both"/>
        <w:rPr>
          <w:rFonts w:cs="BiauKai"/>
          <w:color w:val="000000"/>
          <w:kern w:val="0"/>
          <w:szCs w:val="28"/>
          <w14:ligatures w14:val="standardContextual"/>
        </w:rPr>
      </w:pPr>
    </w:p>
    <w:p w14:paraId="3E4E2B53" w14:textId="3725710A" w:rsidR="00D55B52" w:rsidRPr="00412B93" w:rsidRDefault="00D55B52" w:rsidP="00FA7D34">
      <w:pPr>
        <w:pStyle w:val="1-1"/>
      </w:pPr>
      <w:bookmarkStart w:id="22" w:name="_Toc167232671"/>
      <w:r w:rsidRPr="00412B93">
        <w:t xml:space="preserve">2-2 </w:t>
      </w:r>
      <w:r w:rsidRPr="00412B93">
        <w:rPr>
          <w:rFonts w:hint="eastAsia"/>
        </w:rPr>
        <w:t>商業模式－</w:t>
      </w:r>
      <w:r w:rsidRPr="00412B93">
        <w:t>Business model</w:t>
      </w:r>
      <w:bookmarkEnd w:id="22"/>
    </w:p>
    <w:p w14:paraId="57E0E6F8" w14:textId="77777777" w:rsidR="00264156" w:rsidRPr="00412B93" w:rsidRDefault="00264156"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根據商業模式內容可細分為九個關鍵要素，將「</w:t>
      </w:r>
      <w:proofErr w:type="spellStart"/>
      <w:r w:rsidR="00D3710C" w:rsidRPr="00412B93">
        <w:rPr>
          <w:color w:val="000000"/>
          <w:kern w:val="0"/>
          <w:szCs w:val="28"/>
          <w14:ligatures w14:val="standardContextual"/>
        </w:rPr>
        <w:t>SliverEase</w:t>
      </w:r>
      <w:proofErr w:type="spellEnd"/>
      <w:r w:rsidRPr="00412B93">
        <w:rPr>
          <w:rFonts w:cs="BiauKai" w:hint="eastAsia"/>
          <w:color w:val="000000"/>
          <w:kern w:val="0"/>
          <w:szCs w:val="28"/>
          <w14:ligatures w14:val="standardContextual"/>
        </w:rPr>
        <w:t>」從這九大面向進行分析及規劃，並將商業模式可視化，如表</w:t>
      </w:r>
      <w:r w:rsidRPr="00412B93">
        <w:rPr>
          <w:rFonts w:cs="BiauKai"/>
          <w:color w:val="000000"/>
          <w:kern w:val="0"/>
          <w:szCs w:val="28"/>
          <w14:ligatures w14:val="standardContextual"/>
        </w:rPr>
        <w:t xml:space="preserve"> </w:t>
      </w:r>
      <w:r w:rsidRPr="00412B93">
        <w:rPr>
          <w:color w:val="000000"/>
          <w:kern w:val="0"/>
          <w:szCs w:val="28"/>
          <w14:ligatures w14:val="standardContextual"/>
        </w:rPr>
        <w:t xml:space="preserve">2-2-1 </w:t>
      </w:r>
      <w:r w:rsidRPr="00412B93">
        <w:rPr>
          <w:rFonts w:cs="BiauKai" w:hint="eastAsia"/>
          <w:color w:val="000000"/>
          <w:kern w:val="0"/>
          <w:szCs w:val="28"/>
          <w14:ligatures w14:val="standardContextual"/>
        </w:rPr>
        <w:t>所示。</w:t>
      </w:r>
    </w:p>
    <w:p w14:paraId="1865B655" w14:textId="77777777" w:rsidR="00A26A4A" w:rsidRPr="00412B93" w:rsidRDefault="00A26A4A"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cs="BiauKai"/>
          <w:color w:val="000000"/>
          <w:kern w:val="0"/>
          <w:szCs w:val="28"/>
          <w14:ligatures w14:val="standardContextual"/>
        </w:rPr>
      </w:pPr>
    </w:p>
    <w:p w14:paraId="1B27A65E" w14:textId="06C31170" w:rsidR="005117D4" w:rsidRPr="00412B93" w:rsidRDefault="005117D4" w:rsidP="00FA7D34">
      <w:pPr>
        <w:pStyle w:val="afd"/>
        <w:ind w:left="280" w:right="280"/>
      </w:pPr>
      <w:bookmarkStart w:id="23" w:name="_Toc167232760"/>
      <w:r w:rsidRPr="00412B93">
        <w:rPr>
          <w:rFonts w:hint="eastAsia"/>
        </w:rPr>
        <w:t>表</w:t>
      </w:r>
      <w:r w:rsidRPr="00412B93">
        <w:rPr>
          <w:rFonts w:hint="eastAsia"/>
        </w:rPr>
        <w:t>2-2-</w:t>
      </w:r>
      <w:r w:rsidRPr="00412B93">
        <w:fldChar w:fldCharType="begin"/>
      </w:r>
      <w:r w:rsidRPr="00412B93">
        <w:instrText xml:space="preserve"> </w:instrText>
      </w:r>
      <w:r w:rsidRPr="00412B93">
        <w:rPr>
          <w:rFonts w:hint="eastAsia"/>
        </w:rPr>
        <w:instrText xml:space="preserve">SEQ </w:instrText>
      </w:r>
      <w:r w:rsidRPr="00412B93">
        <w:rPr>
          <w:rFonts w:hint="eastAsia"/>
        </w:rPr>
        <w:instrText>表</w:instrText>
      </w:r>
      <w:r w:rsidRPr="00412B93">
        <w:rPr>
          <w:rFonts w:hint="eastAsia"/>
        </w:rPr>
        <w:instrText>2-2- \* ARABIC</w:instrText>
      </w:r>
      <w:r w:rsidRPr="00412B93">
        <w:instrText xml:space="preserve"> </w:instrText>
      </w:r>
      <w:r w:rsidRPr="00412B93">
        <w:fldChar w:fldCharType="separate"/>
      </w:r>
      <w:r w:rsidR="001443CF">
        <w:rPr>
          <w:noProof/>
        </w:rPr>
        <w:t>1</w:t>
      </w:r>
      <w:r w:rsidRPr="00412B93">
        <w:fldChar w:fldCharType="end"/>
      </w:r>
      <w:r w:rsidRPr="00412B93">
        <w:rPr>
          <w:rFonts w:hint="eastAsia"/>
        </w:rPr>
        <w:t>、商業模式九宮格</w:t>
      </w:r>
      <w:bookmarkEnd w:id="23"/>
    </w:p>
    <w:tbl>
      <w:tblPr>
        <w:tblStyle w:val="af4"/>
        <w:tblW w:w="0" w:type="auto"/>
        <w:tblLook w:val="04A0" w:firstRow="1" w:lastRow="0" w:firstColumn="1" w:lastColumn="0" w:noHBand="0" w:noVBand="1"/>
      </w:tblPr>
      <w:tblGrid>
        <w:gridCol w:w="2038"/>
        <w:gridCol w:w="2039"/>
        <w:gridCol w:w="1020"/>
        <w:gridCol w:w="1019"/>
        <w:gridCol w:w="2039"/>
        <w:gridCol w:w="2039"/>
      </w:tblGrid>
      <w:tr w:rsidR="00264156" w:rsidRPr="00412B93" w14:paraId="0D10898C" w14:textId="77777777" w:rsidTr="00264156">
        <w:tc>
          <w:tcPr>
            <w:tcW w:w="2038" w:type="dxa"/>
            <w:vMerge w:val="restart"/>
          </w:tcPr>
          <w:p w14:paraId="0B83D742" w14:textId="77777777" w:rsidR="00264156" w:rsidRPr="00412B93" w:rsidRDefault="009F0B78" w:rsidP="00FA7D34">
            <w:pPr>
              <w:widowControl/>
              <w:snapToGrid w:val="0"/>
              <w:contextualSpacing/>
              <w:jc w:val="center"/>
              <w:rPr>
                <w:rFonts w:cs="BiauKai"/>
                <w:color w:val="000000"/>
                <w:kern w:val="0"/>
                <w:szCs w:val="28"/>
                <w:shd w:val="pct15" w:color="auto" w:fill="FFFFFF"/>
                <w14:ligatures w14:val="standardContextual"/>
              </w:rPr>
            </w:pPr>
            <w:r w:rsidRPr="00412B93">
              <w:rPr>
                <w:rFonts w:cs="BiauKai" w:hint="eastAsia"/>
                <w:color w:val="000000"/>
                <w:kern w:val="0"/>
                <w:szCs w:val="28"/>
                <w:shd w:val="pct15" w:color="auto" w:fill="FFFFFF"/>
                <w14:ligatures w14:val="standardContextual"/>
              </w:rPr>
              <w:t>關鍵合作夥伴</w:t>
            </w:r>
          </w:p>
          <w:p w14:paraId="0630EB23" w14:textId="77777777" w:rsidR="003A4E21" w:rsidRPr="00412B93" w:rsidRDefault="00172A99" w:rsidP="00FA7D34">
            <w:pPr>
              <w:pStyle w:val="aa"/>
              <w:widowControl/>
              <w:numPr>
                <w:ilvl w:val="0"/>
                <w:numId w:val="3"/>
              </w:numPr>
              <w:snapToGrid w:val="0"/>
              <w:jc w:val="both"/>
              <w:rPr>
                <w:rFonts w:cs="BiauKai"/>
                <w:color w:val="000000"/>
                <w:kern w:val="0"/>
                <w14:ligatures w14:val="standardContextual"/>
              </w:rPr>
            </w:pPr>
            <w:r w:rsidRPr="00412B93">
              <w:rPr>
                <w:rFonts w:cs="BiauKai" w:hint="eastAsia"/>
                <w:color w:val="000000"/>
                <w:kern w:val="0"/>
                <w14:ligatures w14:val="standardContextual"/>
              </w:rPr>
              <w:t>開發板</w:t>
            </w:r>
          </w:p>
          <w:p w14:paraId="5BE5C316" w14:textId="35C94A37" w:rsidR="005A626D" w:rsidRPr="00412B93" w:rsidRDefault="00172A99" w:rsidP="00FA7D34">
            <w:pPr>
              <w:pStyle w:val="aa"/>
              <w:widowControl/>
              <w:snapToGrid w:val="0"/>
              <w:ind w:left="480"/>
              <w:jc w:val="both"/>
              <w:rPr>
                <w:rFonts w:cs="BiauKai"/>
                <w:color w:val="000000"/>
                <w:kern w:val="0"/>
                <w14:ligatures w14:val="standardContextual"/>
              </w:rPr>
            </w:pPr>
            <w:r w:rsidRPr="00412B93">
              <w:rPr>
                <w:rFonts w:cs="BiauKai" w:hint="eastAsia"/>
                <w:color w:val="000000"/>
                <w:kern w:val="0"/>
                <w14:ligatures w14:val="standardContextual"/>
              </w:rPr>
              <w:t>製造商</w:t>
            </w:r>
          </w:p>
          <w:p w14:paraId="187A011B" w14:textId="77777777" w:rsidR="00172A99" w:rsidRPr="00412B93" w:rsidRDefault="00172A99" w:rsidP="00FA7D34">
            <w:pPr>
              <w:pStyle w:val="aa"/>
              <w:widowControl/>
              <w:numPr>
                <w:ilvl w:val="0"/>
                <w:numId w:val="3"/>
              </w:numPr>
              <w:snapToGrid w:val="0"/>
              <w:jc w:val="both"/>
              <w:rPr>
                <w:rFonts w:cs="BiauKai"/>
                <w:color w:val="000000"/>
                <w:kern w:val="0"/>
                <w14:ligatures w14:val="standardContextual"/>
              </w:rPr>
            </w:pPr>
            <w:r w:rsidRPr="00412B93">
              <w:rPr>
                <w:rFonts w:cs="BiauKai" w:hint="eastAsia"/>
                <w:color w:val="000000"/>
                <w:kern w:val="0"/>
                <w14:ligatures w14:val="standardContextual"/>
              </w:rPr>
              <w:t>電商平台</w:t>
            </w:r>
          </w:p>
          <w:p w14:paraId="1B8921AF" w14:textId="77777777" w:rsidR="00172A99" w:rsidRPr="00412B93" w:rsidRDefault="00172A99" w:rsidP="00FA7D34">
            <w:pPr>
              <w:pStyle w:val="aa"/>
              <w:widowControl/>
              <w:numPr>
                <w:ilvl w:val="0"/>
                <w:numId w:val="3"/>
              </w:numPr>
              <w:snapToGrid w:val="0"/>
              <w:jc w:val="both"/>
              <w:rPr>
                <w:rFonts w:cs="BiauKai"/>
                <w:color w:val="000000"/>
                <w:kern w:val="0"/>
                <w14:ligatures w14:val="standardContextual"/>
              </w:rPr>
            </w:pPr>
            <w:r w:rsidRPr="00412B93">
              <w:rPr>
                <w:rFonts w:cs="BiauKai" w:hint="eastAsia"/>
                <w:color w:val="000000"/>
                <w:kern w:val="0"/>
                <w14:ligatures w14:val="standardContextual"/>
              </w:rPr>
              <w:t>社群媒體</w:t>
            </w:r>
          </w:p>
        </w:tc>
        <w:tc>
          <w:tcPr>
            <w:tcW w:w="2039" w:type="dxa"/>
          </w:tcPr>
          <w:p w14:paraId="76DDE4E0" w14:textId="77777777" w:rsidR="00264156" w:rsidRPr="00412B93" w:rsidRDefault="009F0B78" w:rsidP="00FA7D34">
            <w:pPr>
              <w:widowControl/>
              <w:snapToGrid w:val="0"/>
              <w:contextualSpacing/>
              <w:jc w:val="center"/>
              <w:rPr>
                <w:rFonts w:cs="BiauKai"/>
                <w:color w:val="000000"/>
                <w:kern w:val="0"/>
                <w:szCs w:val="28"/>
                <w:shd w:val="pct15" w:color="auto" w:fill="FFFFFF"/>
                <w14:ligatures w14:val="standardContextual"/>
              </w:rPr>
            </w:pPr>
            <w:r w:rsidRPr="00412B93">
              <w:rPr>
                <w:rFonts w:cs="BiauKai" w:hint="eastAsia"/>
                <w:color w:val="000000"/>
                <w:kern w:val="0"/>
                <w:szCs w:val="28"/>
                <w:shd w:val="pct15" w:color="auto" w:fill="FFFFFF"/>
                <w14:ligatures w14:val="standardContextual"/>
              </w:rPr>
              <w:t>關鍵活動</w:t>
            </w:r>
          </w:p>
          <w:p w14:paraId="39A26F52" w14:textId="77777777" w:rsidR="005A626D" w:rsidRPr="00412B93" w:rsidRDefault="00172A99" w:rsidP="00FA7D34">
            <w:pPr>
              <w:pStyle w:val="aa"/>
              <w:widowControl/>
              <w:numPr>
                <w:ilvl w:val="0"/>
                <w:numId w:val="4"/>
              </w:numPr>
              <w:snapToGrid w:val="0"/>
              <w:jc w:val="both"/>
              <w:rPr>
                <w:rFonts w:cs="BiauKai"/>
                <w:color w:val="000000"/>
                <w:kern w:val="0"/>
                <w14:ligatures w14:val="standardContextual"/>
              </w:rPr>
            </w:pPr>
            <w:r w:rsidRPr="00412B93">
              <w:rPr>
                <w:rFonts w:cs="BiauKai" w:hint="eastAsia"/>
                <w:color w:val="000000"/>
                <w:kern w:val="0"/>
                <w14:ligatures w14:val="standardContextual"/>
              </w:rPr>
              <w:t>行銷</w:t>
            </w:r>
          </w:p>
          <w:p w14:paraId="27955FB4" w14:textId="77777777" w:rsidR="00172A99" w:rsidRPr="00412B93" w:rsidRDefault="00172A99" w:rsidP="00FA7D34">
            <w:pPr>
              <w:pStyle w:val="aa"/>
              <w:widowControl/>
              <w:numPr>
                <w:ilvl w:val="0"/>
                <w:numId w:val="4"/>
              </w:numPr>
              <w:snapToGrid w:val="0"/>
              <w:jc w:val="both"/>
              <w:rPr>
                <w:rFonts w:cs="BiauKai"/>
                <w:color w:val="000000"/>
                <w:kern w:val="0"/>
                <w14:ligatures w14:val="standardContextual"/>
              </w:rPr>
            </w:pPr>
            <w:r w:rsidRPr="00412B93">
              <w:rPr>
                <w:rFonts w:cs="BiauKai" w:hint="eastAsia"/>
                <w:color w:val="000000"/>
                <w:kern w:val="0"/>
                <w14:ligatures w14:val="standardContextual"/>
              </w:rPr>
              <w:t>維護及優化平台</w:t>
            </w:r>
          </w:p>
        </w:tc>
        <w:tc>
          <w:tcPr>
            <w:tcW w:w="2039" w:type="dxa"/>
            <w:gridSpan w:val="2"/>
            <w:vMerge w:val="restart"/>
          </w:tcPr>
          <w:p w14:paraId="288537BC" w14:textId="77777777" w:rsidR="00264156" w:rsidRPr="00412B93" w:rsidRDefault="009F0B78" w:rsidP="00FA7D34">
            <w:pPr>
              <w:widowControl/>
              <w:snapToGrid w:val="0"/>
              <w:contextualSpacing/>
              <w:jc w:val="center"/>
              <w:rPr>
                <w:rFonts w:cs="BiauKai"/>
                <w:color w:val="000000"/>
                <w:kern w:val="0"/>
                <w:szCs w:val="28"/>
                <w:shd w:val="pct15" w:color="auto" w:fill="FFFFFF"/>
                <w14:ligatures w14:val="standardContextual"/>
              </w:rPr>
            </w:pPr>
            <w:r w:rsidRPr="00412B93">
              <w:rPr>
                <w:rFonts w:cs="BiauKai" w:hint="eastAsia"/>
                <w:color w:val="000000"/>
                <w:kern w:val="0"/>
                <w:szCs w:val="28"/>
                <w:shd w:val="pct15" w:color="auto" w:fill="FFFFFF"/>
                <w14:ligatures w14:val="standardContextual"/>
              </w:rPr>
              <w:t>價</w:t>
            </w:r>
            <w:r w:rsidR="00172A99" w:rsidRPr="00412B93">
              <w:rPr>
                <w:rFonts w:cs="BiauKai" w:hint="eastAsia"/>
                <w:color w:val="000000"/>
                <w:kern w:val="0"/>
                <w:szCs w:val="28"/>
                <w:shd w:val="pct15" w:color="auto" w:fill="FFFFFF"/>
                <w14:ligatures w14:val="standardContextual"/>
              </w:rPr>
              <w:t>值</w:t>
            </w:r>
            <w:r w:rsidRPr="00412B93">
              <w:rPr>
                <w:rFonts w:cs="BiauKai" w:hint="eastAsia"/>
                <w:color w:val="000000"/>
                <w:kern w:val="0"/>
                <w:szCs w:val="28"/>
                <w:shd w:val="pct15" w:color="auto" w:fill="FFFFFF"/>
                <w14:ligatures w14:val="standardContextual"/>
              </w:rPr>
              <w:t>主張</w:t>
            </w:r>
          </w:p>
          <w:p w14:paraId="0A4DA652" w14:textId="25C09973" w:rsidR="00487E49" w:rsidRPr="00412B93" w:rsidRDefault="00A86B2E" w:rsidP="00FA7D34">
            <w:pPr>
              <w:pStyle w:val="aa"/>
              <w:widowControl/>
              <w:numPr>
                <w:ilvl w:val="0"/>
                <w:numId w:val="7"/>
              </w:numPr>
              <w:snapToGrid w:val="0"/>
              <w:jc w:val="both"/>
              <w:rPr>
                <w:rFonts w:cs="BiauKai"/>
                <w:color w:val="000000"/>
                <w:kern w:val="0"/>
                <w14:ligatures w14:val="standardContextual"/>
              </w:rPr>
            </w:pPr>
            <w:r w:rsidRPr="00412B93">
              <w:rPr>
                <w:rFonts w:cs="BiauKai" w:hint="eastAsia"/>
                <w:color w:val="000000"/>
                <w:kern w:val="0"/>
                <w14:ligatures w14:val="standardContextual"/>
              </w:rPr>
              <w:t>協助提醒事項</w:t>
            </w:r>
          </w:p>
          <w:p w14:paraId="5272AFFB" w14:textId="77777777" w:rsidR="00487E49" w:rsidRPr="00412B93" w:rsidRDefault="00487E49" w:rsidP="00FA7D34">
            <w:pPr>
              <w:pStyle w:val="aa"/>
              <w:widowControl/>
              <w:numPr>
                <w:ilvl w:val="0"/>
                <w:numId w:val="7"/>
              </w:numPr>
              <w:snapToGrid w:val="0"/>
              <w:jc w:val="both"/>
              <w:rPr>
                <w:rFonts w:cs="BiauKai"/>
                <w:color w:val="000000"/>
                <w:kern w:val="0"/>
                <w14:ligatures w14:val="standardContextual"/>
              </w:rPr>
            </w:pPr>
            <w:r w:rsidRPr="00412B93">
              <w:rPr>
                <w:rFonts w:cs="BiauKai" w:hint="eastAsia"/>
                <w:color w:val="000000"/>
                <w:kern w:val="0"/>
                <w14:ligatures w14:val="standardContextual"/>
              </w:rPr>
              <w:t>提高生活環境品質</w:t>
            </w:r>
          </w:p>
          <w:p w14:paraId="19B7FBBE" w14:textId="1336C164" w:rsidR="00487E49" w:rsidRPr="00412B93" w:rsidRDefault="00487E49" w:rsidP="00FA7D34">
            <w:pPr>
              <w:pStyle w:val="aa"/>
              <w:widowControl/>
              <w:numPr>
                <w:ilvl w:val="0"/>
                <w:numId w:val="7"/>
              </w:numPr>
              <w:snapToGrid w:val="0"/>
              <w:jc w:val="both"/>
              <w:rPr>
                <w:rFonts w:cs="BiauKai"/>
                <w:color w:val="000000"/>
                <w:kern w:val="0"/>
                <w14:ligatures w14:val="standardContextual"/>
              </w:rPr>
            </w:pPr>
            <w:r w:rsidRPr="00412B93">
              <w:rPr>
                <w:rFonts w:cs="BiauKai" w:hint="eastAsia"/>
                <w:color w:val="000000"/>
                <w:kern w:val="0"/>
                <w14:ligatures w14:val="standardContextual"/>
              </w:rPr>
              <w:t>提高求援機率</w:t>
            </w:r>
          </w:p>
        </w:tc>
        <w:tc>
          <w:tcPr>
            <w:tcW w:w="2039" w:type="dxa"/>
          </w:tcPr>
          <w:p w14:paraId="424176B3" w14:textId="77777777" w:rsidR="00264156" w:rsidRPr="00412B93" w:rsidRDefault="009F0B78" w:rsidP="00FA7D34">
            <w:pPr>
              <w:widowControl/>
              <w:snapToGrid w:val="0"/>
              <w:contextualSpacing/>
              <w:jc w:val="center"/>
              <w:rPr>
                <w:rFonts w:cs="BiauKai"/>
                <w:color w:val="000000"/>
                <w:kern w:val="0"/>
                <w:szCs w:val="28"/>
                <w:shd w:val="pct15" w:color="auto" w:fill="FFFFFF"/>
                <w14:ligatures w14:val="standardContextual"/>
              </w:rPr>
            </w:pPr>
            <w:r w:rsidRPr="00412B93">
              <w:rPr>
                <w:rFonts w:cs="BiauKai" w:hint="eastAsia"/>
                <w:color w:val="000000"/>
                <w:kern w:val="0"/>
                <w:szCs w:val="28"/>
                <w:shd w:val="pct15" w:color="auto" w:fill="FFFFFF"/>
                <w14:ligatures w14:val="standardContextual"/>
              </w:rPr>
              <w:t>顧客關係</w:t>
            </w:r>
          </w:p>
          <w:p w14:paraId="6473803A" w14:textId="77777777" w:rsidR="00F06369" w:rsidRPr="00412B93" w:rsidRDefault="00F06369" w:rsidP="00FA7D34">
            <w:pPr>
              <w:pStyle w:val="aa"/>
              <w:widowControl/>
              <w:numPr>
                <w:ilvl w:val="0"/>
                <w:numId w:val="7"/>
              </w:numPr>
              <w:snapToGrid w:val="0"/>
              <w:jc w:val="both"/>
              <w:rPr>
                <w:rFonts w:cs="BiauKai"/>
                <w:color w:val="000000"/>
                <w:kern w:val="0"/>
                <w14:ligatures w14:val="standardContextual"/>
              </w:rPr>
            </w:pPr>
            <w:r w:rsidRPr="00412B93">
              <w:rPr>
                <w:rFonts w:cs="BiauKai" w:hint="eastAsia"/>
                <w:color w:val="000000"/>
                <w:kern w:val="0"/>
                <w14:ligatures w14:val="standardContextual"/>
              </w:rPr>
              <w:t>客服</w:t>
            </w:r>
          </w:p>
          <w:p w14:paraId="5E445CA6" w14:textId="77777777" w:rsidR="00F06369" w:rsidRPr="00412B93" w:rsidRDefault="00F06369" w:rsidP="00FA7D34">
            <w:pPr>
              <w:pStyle w:val="aa"/>
              <w:widowControl/>
              <w:numPr>
                <w:ilvl w:val="0"/>
                <w:numId w:val="7"/>
              </w:numPr>
              <w:snapToGrid w:val="0"/>
              <w:jc w:val="both"/>
              <w:rPr>
                <w:rFonts w:cs="BiauKai"/>
                <w:color w:val="000000"/>
                <w:kern w:val="0"/>
                <w14:ligatures w14:val="standardContextual"/>
              </w:rPr>
            </w:pPr>
            <w:r w:rsidRPr="00412B93">
              <w:rPr>
                <w:rFonts w:cs="BiauKai" w:hint="eastAsia"/>
                <w:color w:val="000000"/>
                <w:kern w:val="0"/>
                <w14:ligatures w14:val="standardContextual"/>
              </w:rPr>
              <w:t>保固</w:t>
            </w:r>
          </w:p>
          <w:p w14:paraId="3E0B0AAF" w14:textId="6F420945" w:rsidR="00487E49" w:rsidRPr="00412B93" w:rsidRDefault="00487E49" w:rsidP="00FA7D34">
            <w:pPr>
              <w:pStyle w:val="aa"/>
              <w:widowControl/>
              <w:numPr>
                <w:ilvl w:val="0"/>
                <w:numId w:val="7"/>
              </w:numPr>
              <w:snapToGrid w:val="0"/>
              <w:jc w:val="both"/>
              <w:rPr>
                <w:rFonts w:cs="BiauKai"/>
                <w:color w:val="000000"/>
                <w:kern w:val="0"/>
                <w14:ligatures w14:val="standardContextual"/>
              </w:rPr>
            </w:pPr>
            <w:r w:rsidRPr="00412B93">
              <w:rPr>
                <w:rFonts w:cs="BiauKai" w:hint="eastAsia"/>
                <w:color w:val="000000"/>
                <w:kern w:val="0"/>
                <w14:ligatures w14:val="standardContextual"/>
              </w:rPr>
              <w:t>反饋</w:t>
            </w:r>
          </w:p>
        </w:tc>
        <w:tc>
          <w:tcPr>
            <w:tcW w:w="2039" w:type="dxa"/>
            <w:vMerge w:val="restart"/>
          </w:tcPr>
          <w:p w14:paraId="48A5BEB4" w14:textId="77777777" w:rsidR="00264156" w:rsidRPr="00412B93" w:rsidRDefault="009F0B78" w:rsidP="00FA7D34">
            <w:pPr>
              <w:widowControl/>
              <w:snapToGrid w:val="0"/>
              <w:contextualSpacing/>
              <w:jc w:val="center"/>
              <w:rPr>
                <w:rFonts w:cs="BiauKai"/>
                <w:color w:val="000000"/>
                <w:kern w:val="0"/>
                <w:szCs w:val="28"/>
                <w:shd w:val="pct15" w:color="auto" w:fill="FFFFFF"/>
                <w14:ligatures w14:val="standardContextual"/>
              </w:rPr>
            </w:pPr>
            <w:r w:rsidRPr="00412B93">
              <w:rPr>
                <w:rFonts w:cs="BiauKai" w:hint="eastAsia"/>
                <w:color w:val="000000"/>
                <w:kern w:val="0"/>
                <w:szCs w:val="28"/>
                <w:shd w:val="pct15" w:color="auto" w:fill="FFFFFF"/>
                <w14:ligatures w14:val="standardContextual"/>
              </w:rPr>
              <w:t>目標客群</w:t>
            </w:r>
          </w:p>
          <w:p w14:paraId="1991E525" w14:textId="77777777" w:rsidR="005A626D" w:rsidRPr="00412B93" w:rsidRDefault="000A407B" w:rsidP="00FA7D34">
            <w:pPr>
              <w:pStyle w:val="aa"/>
              <w:widowControl/>
              <w:numPr>
                <w:ilvl w:val="0"/>
                <w:numId w:val="9"/>
              </w:numPr>
              <w:snapToGrid w:val="0"/>
              <w:jc w:val="both"/>
              <w:rPr>
                <w:rFonts w:cs="BiauKai"/>
                <w:color w:val="000000"/>
                <w:kern w:val="0"/>
                <w14:ligatures w14:val="standardContextual"/>
              </w:rPr>
            </w:pPr>
            <w:r w:rsidRPr="00412B93">
              <w:rPr>
                <w:rFonts w:cs="BiauKai" w:hint="eastAsia"/>
                <w:color w:val="000000"/>
                <w:kern w:val="0"/>
                <w14:ligatures w14:val="standardContextual"/>
              </w:rPr>
              <w:t>家中有長輩的家庭</w:t>
            </w:r>
          </w:p>
        </w:tc>
      </w:tr>
      <w:tr w:rsidR="00264156" w:rsidRPr="00412B93" w14:paraId="6DA04DF1" w14:textId="77777777" w:rsidTr="00264156">
        <w:tc>
          <w:tcPr>
            <w:tcW w:w="2038" w:type="dxa"/>
            <w:vMerge/>
          </w:tcPr>
          <w:p w14:paraId="4E796FD0" w14:textId="77777777" w:rsidR="00264156" w:rsidRPr="00412B93" w:rsidRDefault="00264156" w:rsidP="00FA7D34">
            <w:pPr>
              <w:widowControl/>
              <w:snapToGrid w:val="0"/>
              <w:contextualSpacing/>
              <w:jc w:val="both"/>
              <w:rPr>
                <w:rFonts w:cs="BiauKai"/>
                <w:color w:val="000000"/>
                <w:kern w:val="0"/>
                <w:szCs w:val="28"/>
                <w14:ligatures w14:val="standardContextual"/>
              </w:rPr>
            </w:pPr>
          </w:p>
        </w:tc>
        <w:tc>
          <w:tcPr>
            <w:tcW w:w="2039" w:type="dxa"/>
          </w:tcPr>
          <w:p w14:paraId="23C361FF" w14:textId="77777777" w:rsidR="00264156" w:rsidRPr="00412B93" w:rsidRDefault="009F0B78" w:rsidP="00FA7D34">
            <w:pPr>
              <w:widowControl/>
              <w:snapToGrid w:val="0"/>
              <w:contextualSpacing/>
              <w:jc w:val="center"/>
              <w:rPr>
                <w:rFonts w:cs="BiauKai"/>
                <w:color w:val="000000"/>
                <w:kern w:val="0"/>
                <w:szCs w:val="28"/>
                <w:shd w:val="pct15" w:color="auto" w:fill="FFFFFF"/>
                <w14:ligatures w14:val="standardContextual"/>
              </w:rPr>
            </w:pPr>
            <w:r w:rsidRPr="00412B93">
              <w:rPr>
                <w:rFonts w:cs="BiauKai" w:hint="eastAsia"/>
                <w:color w:val="000000"/>
                <w:kern w:val="0"/>
                <w:szCs w:val="28"/>
                <w:shd w:val="pct15" w:color="auto" w:fill="FFFFFF"/>
                <w14:ligatures w14:val="standardContextual"/>
              </w:rPr>
              <w:t>關鍵資源</w:t>
            </w:r>
          </w:p>
          <w:p w14:paraId="1993288A" w14:textId="77777777" w:rsidR="005A626D" w:rsidRPr="00412B93" w:rsidRDefault="00172A99" w:rsidP="00FA7D34">
            <w:pPr>
              <w:pStyle w:val="aa"/>
              <w:widowControl/>
              <w:numPr>
                <w:ilvl w:val="0"/>
                <w:numId w:val="5"/>
              </w:numPr>
              <w:snapToGrid w:val="0"/>
              <w:jc w:val="both"/>
              <w:rPr>
                <w:rFonts w:cs="BiauKai"/>
                <w:color w:val="000000"/>
                <w:kern w:val="0"/>
                <w14:ligatures w14:val="standardContextual"/>
              </w:rPr>
            </w:pPr>
            <w:r w:rsidRPr="00412B93">
              <w:rPr>
                <w:rFonts w:cs="BiauKai" w:hint="eastAsia"/>
                <w:color w:val="000000"/>
                <w:kern w:val="0"/>
                <w14:ligatures w14:val="standardContextual"/>
              </w:rPr>
              <w:t>功能維護</w:t>
            </w:r>
          </w:p>
        </w:tc>
        <w:tc>
          <w:tcPr>
            <w:tcW w:w="2039" w:type="dxa"/>
            <w:gridSpan w:val="2"/>
            <w:vMerge/>
          </w:tcPr>
          <w:p w14:paraId="3D86F2C0" w14:textId="77777777" w:rsidR="00264156" w:rsidRPr="00412B93" w:rsidRDefault="00264156" w:rsidP="00FA7D34">
            <w:pPr>
              <w:widowControl/>
              <w:snapToGrid w:val="0"/>
              <w:contextualSpacing/>
              <w:jc w:val="both"/>
              <w:rPr>
                <w:rFonts w:cs="BiauKai"/>
                <w:color w:val="000000"/>
                <w:kern w:val="0"/>
                <w:szCs w:val="28"/>
                <w14:ligatures w14:val="standardContextual"/>
              </w:rPr>
            </w:pPr>
          </w:p>
        </w:tc>
        <w:tc>
          <w:tcPr>
            <w:tcW w:w="2039" w:type="dxa"/>
          </w:tcPr>
          <w:p w14:paraId="7D1B8790" w14:textId="77777777" w:rsidR="00264156" w:rsidRPr="00412B93" w:rsidRDefault="009F0B78" w:rsidP="00FA7D34">
            <w:pPr>
              <w:widowControl/>
              <w:snapToGrid w:val="0"/>
              <w:contextualSpacing/>
              <w:jc w:val="both"/>
              <w:rPr>
                <w:rFonts w:cs="BiauKai"/>
                <w:color w:val="000000"/>
                <w:kern w:val="0"/>
                <w:szCs w:val="28"/>
                <w:shd w:val="pct15" w:color="auto" w:fill="FFFFFF"/>
                <w14:ligatures w14:val="standardContextual"/>
              </w:rPr>
            </w:pPr>
            <w:r w:rsidRPr="00412B93">
              <w:rPr>
                <w:rFonts w:cs="BiauKai" w:hint="eastAsia"/>
                <w:color w:val="000000"/>
                <w:kern w:val="0"/>
                <w:szCs w:val="28"/>
                <w:shd w:val="pct15" w:color="auto" w:fill="FFFFFF"/>
                <w14:ligatures w14:val="standardContextual"/>
              </w:rPr>
              <w:t>通路</w:t>
            </w:r>
          </w:p>
          <w:p w14:paraId="242C9B05" w14:textId="77777777" w:rsidR="005A626D" w:rsidRPr="00412B93" w:rsidRDefault="00172A99" w:rsidP="00FA7D34">
            <w:pPr>
              <w:pStyle w:val="aa"/>
              <w:widowControl/>
              <w:numPr>
                <w:ilvl w:val="0"/>
                <w:numId w:val="5"/>
              </w:numPr>
              <w:snapToGrid w:val="0"/>
              <w:jc w:val="both"/>
              <w:rPr>
                <w:rFonts w:cs="BiauKai"/>
                <w:color w:val="000000"/>
                <w:kern w:val="0"/>
                <w14:ligatures w14:val="standardContextual"/>
              </w:rPr>
            </w:pPr>
            <w:r w:rsidRPr="00412B93">
              <w:rPr>
                <w:rFonts w:cs="BiauKai" w:hint="eastAsia"/>
                <w:color w:val="000000"/>
                <w:kern w:val="0"/>
                <w14:ligatures w14:val="standardContextual"/>
              </w:rPr>
              <w:t>電商平台</w:t>
            </w:r>
          </w:p>
        </w:tc>
        <w:tc>
          <w:tcPr>
            <w:tcW w:w="2039" w:type="dxa"/>
            <w:vMerge/>
          </w:tcPr>
          <w:p w14:paraId="5E43E475" w14:textId="77777777" w:rsidR="00264156" w:rsidRPr="00412B93" w:rsidRDefault="00264156" w:rsidP="00FA7D34">
            <w:pPr>
              <w:widowControl/>
              <w:snapToGrid w:val="0"/>
              <w:contextualSpacing/>
              <w:jc w:val="both"/>
              <w:rPr>
                <w:rFonts w:cs="BiauKai"/>
                <w:color w:val="000000"/>
                <w:kern w:val="0"/>
                <w:szCs w:val="28"/>
                <w14:ligatures w14:val="standardContextual"/>
              </w:rPr>
            </w:pPr>
          </w:p>
        </w:tc>
      </w:tr>
      <w:tr w:rsidR="00264156" w:rsidRPr="00412B93" w14:paraId="0FA2B43E" w14:textId="77777777" w:rsidTr="00A172EB">
        <w:tc>
          <w:tcPr>
            <w:tcW w:w="5097" w:type="dxa"/>
            <w:gridSpan w:val="3"/>
          </w:tcPr>
          <w:p w14:paraId="39DB16E7" w14:textId="77777777" w:rsidR="00264156" w:rsidRPr="00412B93" w:rsidRDefault="009F0B78" w:rsidP="00FA7D34">
            <w:pPr>
              <w:widowControl/>
              <w:snapToGrid w:val="0"/>
              <w:contextualSpacing/>
              <w:jc w:val="center"/>
              <w:rPr>
                <w:rFonts w:cs="BiauKai"/>
                <w:color w:val="000000"/>
                <w:kern w:val="0"/>
                <w:szCs w:val="28"/>
                <w:shd w:val="pct15" w:color="auto" w:fill="FFFFFF"/>
                <w14:ligatures w14:val="standardContextual"/>
              </w:rPr>
            </w:pPr>
            <w:r w:rsidRPr="00412B93">
              <w:rPr>
                <w:rFonts w:cs="BiauKai" w:hint="eastAsia"/>
                <w:color w:val="000000"/>
                <w:kern w:val="0"/>
                <w:szCs w:val="28"/>
                <w:shd w:val="pct15" w:color="auto" w:fill="FFFFFF"/>
                <w14:ligatures w14:val="standardContextual"/>
              </w:rPr>
              <w:t>成本結構</w:t>
            </w:r>
          </w:p>
          <w:p w14:paraId="250A7B9A" w14:textId="77777777" w:rsidR="00277E97" w:rsidRPr="00412B93" w:rsidRDefault="00277E97" w:rsidP="00FA7D34">
            <w:pPr>
              <w:pStyle w:val="aa"/>
              <w:widowControl/>
              <w:numPr>
                <w:ilvl w:val="0"/>
                <w:numId w:val="5"/>
              </w:numPr>
              <w:snapToGrid w:val="0"/>
              <w:jc w:val="both"/>
              <w:rPr>
                <w:rFonts w:cs="BiauKai"/>
                <w:color w:val="000000"/>
                <w:kern w:val="0"/>
                <w14:ligatures w14:val="standardContextual"/>
              </w:rPr>
            </w:pPr>
            <w:r w:rsidRPr="00412B93">
              <w:rPr>
                <w:rFonts w:cs="BiauKai" w:hint="eastAsia"/>
                <w:color w:val="000000"/>
                <w:kern w:val="0"/>
                <w14:ligatures w14:val="standardContextual"/>
              </w:rPr>
              <w:t>開發成本：人事、時間、硬體資源</w:t>
            </w:r>
          </w:p>
          <w:p w14:paraId="1E349B10" w14:textId="77777777" w:rsidR="00277E97" w:rsidRPr="00412B93" w:rsidRDefault="00277E97" w:rsidP="00FA7D34">
            <w:pPr>
              <w:pStyle w:val="aa"/>
              <w:widowControl/>
              <w:numPr>
                <w:ilvl w:val="0"/>
                <w:numId w:val="5"/>
              </w:numPr>
              <w:snapToGrid w:val="0"/>
              <w:jc w:val="both"/>
              <w:rPr>
                <w:rFonts w:cs="BiauKai"/>
                <w:color w:val="000000"/>
                <w:kern w:val="0"/>
                <w14:ligatures w14:val="standardContextual"/>
              </w:rPr>
            </w:pPr>
            <w:r w:rsidRPr="00412B93">
              <w:rPr>
                <w:rFonts w:cs="BiauKai" w:hint="eastAsia"/>
                <w:color w:val="000000"/>
                <w:kern w:val="0"/>
                <w14:ligatures w14:val="standardContextual"/>
              </w:rPr>
              <w:t>未來成本：維護</w:t>
            </w:r>
          </w:p>
          <w:p w14:paraId="632D7FAA" w14:textId="77777777" w:rsidR="000E061F" w:rsidRPr="00412B93" w:rsidRDefault="000E061F" w:rsidP="00FA7D34">
            <w:pPr>
              <w:pStyle w:val="aa"/>
              <w:widowControl/>
              <w:numPr>
                <w:ilvl w:val="0"/>
                <w:numId w:val="5"/>
              </w:numPr>
              <w:snapToGrid w:val="0"/>
              <w:jc w:val="both"/>
              <w:rPr>
                <w:rFonts w:cs="BiauKai"/>
                <w:color w:val="000000"/>
                <w:kern w:val="0"/>
                <w14:ligatures w14:val="standardContextual"/>
              </w:rPr>
            </w:pPr>
            <w:r w:rsidRPr="00412B93">
              <w:rPr>
                <w:rFonts w:cs="BiauKai" w:hint="eastAsia"/>
                <w:color w:val="000000"/>
                <w:kern w:val="0"/>
                <w14:ligatures w14:val="standardContextual"/>
              </w:rPr>
              <w:t>其他費用</w:t>
            </w:r>
          </w:p>
        </w:tc>
        <w:tc>
          <w:tcPr>
            <w:tcW w:w="5097" w:type="dxa"/>
            <w:gridSpan w:val="3"/>
          </w:tcPr>
          <w:p w14:paraId="63878834" w14:textId="77777777" w:rsidR="00264156" w:rsidRPr="00412B93" w:rsidRDefault="009F0B78" w:rsidP="00FA7D34">
            <w:pPr>
              <w:widowControl/>
              <w:snapToGrid w:val="0"/>
              <w:contextualSpacing/>
              <w:jc w:val="center"/>
              <w:rPr>
                <w:rFonts w:cs="BiauKai"/>
                <w:color w:val="000000"/>
                <w:kern w:val="0"/>
                <w:szCs w:val="28"/>
                <w:shd w:val="pct15" w:color="auto" w:fill="FFFFFF"/>
                <w14:ligatures w14:val="standardContextual"/>
              </w:rPr>
            </w:pPr>
            <w:r w:rsidRPr="00412B93">
              <w:rPr>
                <w:rFonts w:cs="BiauKai" w:hint="eastAsia"/>
                <w:color w:val="000000"/>
                <w:kern w:val="0"/>
                <w:szCs w:val="28"/>
                <w:shd w:val="pct15" w:color="auto" w:fill="FFFFFF"/>
                <w14:ligatures w14:val="standardContextual"/>
              </w:rPr>
              <w:t>收入來源</w:t>
            </w:r>
          </w:p>
          <w:p w14:paraId="61811EDC" w14:textId="77777777" w:rsidR="005A626D" w:rsidRPr="00412B93" w:rsidRDefault="00D47F4A" w:rsidP="00FA7D34">
            <w:pPr>
              <w:pStyle w:val="aa"/>
              <w:widowControl/>
              <w:numPr>
                <w:ilvl w:val="0"/>
                <w:numId w:val="8"/>
              </w:numPr>
              <w:snapToGrid w:val="0"/>
              <w:jc w:val="both"/>
              <w:rPr>
                <w:rFonts w:cs="BiauKai"/>
                <w:color w:val="000000"/>
                <w:kern w:val="0"/>
                <w14:ligatures w14:val="standardContextual"/>
              </w:rPr>
            </w:pPr>
            <w:r w:rsidRPr="00412B93">
              <w:rPr>
                <w:rFonts w:cs="BiauKai" w:hint="eastAsia"/>
                <w:color w:val="000000"/>
                <w:kern w:val="0"/>
                <w14:ligatures w14:val="standardContextual"/>
              </w:rPr>
              <w:t>產品收入</w:t>
            </w:r>
          </w:p>
          <w:p w14:paraId="3189D44F" w14:textId="77777777" w:rsidR="00D47F4A" w:rsidRPr="00412B93" w:rsidRDefault="00D47F4A" w:rsidP="00FA7D34">
            <w:pPr>
              <w:pStyle w:val="aa"/>
              <w:widowControl/>
              <w:numPr>
                <w:ilvl w:val="0"/>
                <w:numId w:val="8"/>
              </w:numPr>
              <w:snapToGrid w:val="0"/>
              <w:jc w:val="both"/>
              <w:rPr>
                <w:rFonts w:cs="BiauKai"/>
                <w:color w:val="000000"/>
                <w:kern w:val="0"/>
                <w14:ligatures w14:val="standardContextual"/>
              </w:rPr>
            </w:pPr>
            <w:r w:rsidRPr="00412B93">
              <w:rPr>
                <w:rFonts w:cs="BiauKai" w:hint="eastAsia"/>
                <w:color w:val="000000"/>
                <w:kern w:val="0"/>
                <w14:ligatures w14:val="standardContextual"/>
              </w:rPr>
              <w:t>服務收入</w:t>
            </w:r>
          </w:p>
        </w:tc>
      </w:tr>
    </w:tbl>
    <w:p w14:paraId="5C51D905" w14:textId="77777777" w:rsidR="00E54039" w:rsidRPr="00412B93" w:rsidRDefault="00E54039" w:rsidP="00FA7D34">
      <w:pPr>
        <w:widowControl/>
        <w:snapToGrid w:val="0"/>
        <w:contextualSpacing/>
        <w:jc w:val="both"/>
        <w:rPr>
          <w:color w:val="000000"/>
          <w:kern w:val="0"/>
          <w:szCs w:val="28"/>
          <w14:ligatures w14:val="standardContextual"/>
        </w:rPr>
      </w:pPr>
    </w:p>
    <w:p w14:paraId="08D7D1BD" w14:textId="77777777" w:rsidR="00A91956" w:rsidRPr="00412B93" w:rsidRDefault="00A91956" w:rsidP="00FA7D34">
      <w:pPr>
        <w:widowControl/>
        <w:snapToGrid w:val="0"/>
        <w:rPr>
          <w:rFonts w:cs="BiauKai"/>
          <w:color w:val="000000"/>
          <w:kern w:val="0"/>
          <w:sz w:val="32"/>
          <w:szCs w:val="32"/>
          <w14:ligatures w14:val="standardContextual"/>
        </w:rPr>
      </w:pPr>
      <w:r w:rsidRPr="00412B93">
        <w:br w:type="page"/>
      </w:r>
    </w:p>
    <w:p w14:paraId="300F6A54" w14:textId="3A55CE4A" w:rsidR="0065799B" w:rsidRPr="00412B93" w:rsidRDefault="0065799B" w:rsidP="00FA7D34">
      <w:pPr>
        <w:pStyle w:val="1-1"/>
      </w:pPr>
      <w:bookmarkStart w:id="24" w:name="_Toc167232672"/>
      <w:r w:rsidRPr="00412B93">
        <w:lastRenderedPageBreak/>
        <w:t xml:space="preserve">2-3 </w:t>
      </w:r>
      <w:r w:rsidRPr="00412B93">
        <w:rPr>
          <w:rFonts w:hint="eastAsia"/>
        </w:rPr>
        <w:t>市場分析</w:t>
      </w:r>
      <w:r w:rsidRPr="00412B93">
        <w:rPr>
          <w:rFonts w:hint="eastAsia"/>
        </w:rPr>
        <w:t>S</w:t>
      </w:r>
      <w:r w:rsidRPr="00412B93">
        <w:t>TP</w:t>
      </w:r>
      <w:bookmarkEnd w:id="24"/>
    </w:p>
    <w:p w14:paraId="37869CC7" w14:textId="7B4C4279" w:rsidR="0065799B" w:rsidRPr="00412B93" w:rsidRDefault="0065799B" w:rsidP="00FA7D34">
      <w:pPr>
        <w:pStyle w:val="1-1-1"/>
        <w:snapToGrid w:val="0"/>
        <w:contextualSpacing/>
      </w:pPr>
      <w:bookmarkStart w:id="25" w:name="_Toc167232673"/>
      <w:r w:rsidRPr="00412B93">
        <w:rPr>
          <w:rFonts w:hint="eastAsia"/>
        </w:rPr>
        <w:t>2</w:t>
      </w:r>
      <w:r w:rsidRPr="00412B93">
        <w:t xml:space="preserve">-3-1 </w:t>
      </w:r>
      <w:r w:rsidRPr="00412B93">
        <w:rPr>
          <w:rFonts w:hint="eastAsia"/>
        </w:rPr>
        <w:t>區隔市場</w:t>
      </w:r>
      <w:r w:rsidR="00A21B08" w:rsidRPr="00412B93">
        <w:rPr>
          <w:rFonts w:hint="eastAsia"/>
        </w:rPr>
        <w:t xml:space="preserve"> </w:t>
      </w:r>
      <w:r w:rsidR="00A21B08" w:rsidRPr="00412B93">
        <w:t>Segmenting</w:t>
      </w:r>
      <w:bookmarkEnd w:id="25"/>
    </w:p>
    <w:p w14:paraId="7252688B" w14:textId="77777777" w:rsidR="00AB6DB5" w:rsidRPr="00412B93" w:rsidRDefault="00AB6DB5" w:rsidP="00FA7D34">
      <w:pPr>
        <w:pStyle w:val="aa"/>
        <w:widowControl/>
        <w:numPr>
          <w:ilvl w:val="0"/>
          <w:numId w:val="17"/>
        </w:numPr>
        <w:snapToGrid w:val="0"/>
        <w:ind w:leftChars="200" w:left="56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長輩需要照護的家庭</w:t>
      </w:r>
    </w:p>
    <w:p w14:paraId="5E81961A" w14:textId="77777777" w:rsidR="00AB6DB5" w:rsidRPr="00412B93" w:rsidRDefault="00AB6DB5" w:rsidP="00FA7D34">
      <w:pPr>
        <w:pStyle w:val="aa"/>
        <w:widowControl/>
        <w:numPr>
          <w:ilvl w:val="0"/>
          <w:numId w:val="17"/>
        </w:numPr>
        <w:snapToGrid w:val="0"/>
        <w:ind w:leftChars="200" w:left="56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獨居年長者</w:t>
      </w:r>
    </w:p>
    <w:p w14:paraId="2C685C28" w14:textId="77777777" w:rsidR="00AB6DB5" w:rsidRPr="00412B93" w:rsidRDefault="00AB6DB5" w:rsidP="00FA7D34">
      <w:pPr>
        <w:pStyle w:val="aa"/>
        <w:widowControl/>
        <w:numPr>
          <w:ilvl w:val="0"/>
          <w:numId w:val="17"/>
        </w:numPr>
        <w:snapToGrid w:val="0"/>
        <w:ind w:leftChars="200" w:left="56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慢性病患者</w:t>
      </w:r>
    </w:p>
    <w:p w14:paraId="2683D0E5" w14:textId="4F756187" w:rsidR="00705030" w:rsidRDefault="00AB6DB5" w:rsidP="00FA7D34">
      <w:pPr>
        <w:pStyle w:val="aa"/>
        <w:widowControl/>
        <w:numPr>
          <w:ilvl w:val="0"/>
          <w:numId w:val="17"/>
        </w:numPr>
        <w:snapToGrid w:val="0"/>
        <w:ind w:leftChars="200" w:left="56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其他需要提醒及緊急求救者</w:t>
      </w:r>
    </w:p>
    <w:p w14:paraId="5B8D8D52" w14:textId="77777777" w:rsidR="00D362CF" w:rsidRPr="00D362CF" w:rsidRDefault="00D362CF" w:rsidP="00D362CF">
      <w:pPr>
        <w:widowControl/>
        <w:snapToGrid w:val="0"/>
        <w:jc w:val="both"/>
        <w:rPr>
          <w:rFonts w:cs="BiauKai"/>
          <w:color w:val="000000"/>
          <w:kern w:val="0"/>
          <w:szCs w:val="28"/>
          <w14:ligatures w14:val="standardContextual"/>
        </w:rPr>
      </w:pPr>
    </w:p>
    <w:p w14:paraId="7089C617" w14:textId="22C67803" w:rsidR="0065799B" w:rsidRPr="00412B93" w:rsidRDefault="0065799B" w:rsidP="00FA7D34">
      <w:pPr>
        <w:pStyle w:val="1-1-1"/>
        <w:snapToGrid w:val="0"/>
        <w:contextualSpacing/>
      </w:pPr>
      <w:bookmarkStart w:id="26" w:name="_Toc167232674"/>
      <w:r w:rsidRPr="00412B93">
        <w:rPr>
          <w:rFonts w:hint="eastAsia"/>
        </w:rPr>
        <w:t>2</w:t>
      </w:r>
      <w:r w:rsidRPr="00412B93">
        <w:t xml:space="preserve">-3-2 </w:t>
      </w:r>
      <w:r w:rsidRPr="00412B93">
        <w:rPr>
          <w:rFonts w:hint="eastAsia"/>
        </w:rPr>
        <w:t>目標市場</w:t>
      </w:r>
      <w:r w:rsidR="00A21B08" w:rsidRPr="00412B93">
        <w:rPr>
          <w:rFonts w:hint="eastAsia"/>
        </w:rPr>
        <w:t xml:space="preserve"> </w:t>
      </w:r>
      <w:r w:rsidR="00A21B08" w:rsidRPr="00412B93">
        <w:t>Targeting</w:t>
      </w:r>
      <w:bookmarkEnd w:id="26"/>
    </w:p>
    <w:p w14:paraId="432288EF" w14:textId="77777777" w:rsidR="00487E49" w:rsidRPr="00412B93" w:rsidRDefault="00AB6DB5" w:rsidP="00FA7D34">
      <w:pPr>
        <w:widowControl/>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主要目標鎖定於年長者</w:t>
      </w:r>
      <w:r w:rsidR="00947723" w:rsidRPr="00412B93">
        <w:rPr>
          <w:rFonts w:cs="BiauKai" w:hint="eastAsia"/>
          <w:color w:val="000000"/>
          <w:kern w:val="0"/>
          <w:szCs w:val="28"/>
          <w14:ligatures w14:val="standardContextual"/>
        </w:rPr>
        <w:t>。</w:t>
      </w:r>
    </w:p>
    <w:p w14:paraId="1E04824A" w14:textId="64900D91" w:rsidR="00487E49" w:rsidRPr="00412B93" w:rsidRDefault="00AB6DB5" w:rsidP="00FA7D34">
      <w:pPr>
        <w:widowControl/>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我國國家發展委員會人口統計：</w:t>
      </w:r>
      <w:r w:rsidRPr="00412B93">
        <w:rPr>
          <w:rFonts w:cs="BiauKai" w:hint="eastAsia"/>
          <w:color w:val="000000"/>
          <w:kern w:val="0"/>
          <w:szCs w:val="28"/>
          <w14:ligatures w14:val="standardContextual"/>
        </w:rPr>
        <w:t>2300</w:t>
      </w:r>
      <w:r w:rsidRPr="00412B93">
        <w:rPr>
          <w:rFonts w:cs="BiauKai" w:hint="eastAsia"/>
          <w:color w:val="000000"/>
          <w:kern w:val="0"/>
          <w:szCs w:val="28"/>
          <w14:ligatures w14:val="standardContextual"/>
        </w:rPr>
        <w:t>多萬人口中，老年人口佔近</w:t>
      </w:r>
      <w:r w:rsidRPr="00412B93">
        <w:rPr>
          <w:rFonts w:cs="BiauKai" w:hint="eastAsia"/>
          <w:color w:val="000000"/>
          <w:kern w:val="0"/>
          <w:szCs w:val="28"/>
          <w14:ligatures w14:val="standardContextual"/>
        </w:rPr>
        <w:t>430</w:t>
      </w:r>
      <w:r w:rsidRPr="00412B93">
        <w:rPr>
          <w:rFonts w:cs="BiauKai" w:hint="eastAsia"/>
          <w:color w:val="000000"/>
          <w:kern w:val="0"/>
          <w:szCs w:val="28"/>
          <w14:ligatures w14:val="standardContextual"/>
        </w:rPr>
        <w:t>萬約</w:t>
      </w:r>
      <w:r w:rsidRPr="00412B93">
        <w:rPr>
          <w:rFonts w:cs="BiauKai" w:hint="eastAsia"/>
          <w:color w:val="000000"/>
          <w:kern w:val="0"/>
          <w:szCs w:val="28"/>
          <w14:ligatures w14:val="standardContextual"/>
        </w:rPr>
        <w:t>18%</w:t>
      </w:r>
      <w:r w:rsidRPr="00412B93">
        <w:rPr>
          <w:rFonts w:cs="BiauKai" w:hint="eastAsia"/>
          <w:color w:val="000000"/>
          <w:kern w:val="0"/>
          <w:szCs w:val="28"/>
          <w14:ligatures w14:val="standardContextual"/>
        </w:rPr>
        <w:t>，扶老比高達</w:t>
      </w:r>
      <w:r w:rsidRPr="00412B93">
        <w:rPr>
          <w:rFonts w:cs="BiauKai" w:hint="eastAsia"/>
          <w:color w:val="000000"/>
          <w:kern w:val="0"/>
          <w:szCs w:val="28"/>
          <w14:ligatures w14:val="standardContextual"/>
        </w:rPr>
        <w:t>26.38</w:t>
      </w:r>
      <w:r w:rsidR="00687C6B">
        <w:rPr>
          <w:rFonts w:cs="BiauKai"/>
          <w:color w:val="000000"/>
          <w:kern w:val="0"/>
          <w:szCs w:val="28"/>
          <w14:ligatures w14:val="standardContextual"/>
        </w:rPr>
        <w:t>%</w:t>
      </w:r>
      <w:r w:rsidRPr="00412B93">
        <w:rPr>
          <w:rFonts w:cs="BiauKai" w:hint="eastAsia"/>
          <w:color w:val="000000"/>
          <w:kern w:val="0"/>
          <w:szCs w:val="28"/>
          <w14:ligatures w14:val="standardContextual"/>
        </w:rPr>
        <w:t>。</w:t>
      </w:r>
    </w:p>
    <w:p w14:paraId="2992746E" w14:textId="28437D7A" w:rsidR="00487E49" w:rsidRPr="00412B93" w:rsidRDefault="00AB6DB5" w:rsidP="00FA7D34">
      <w:pPr>
        <w:widowControl/>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臺灣內政部不動產資訊平台的資料顯示：獨居老人近</w:t>
      </w:r>
      <w:r w:rsidRPr="00412B93">
        <w:rPr>
          <w:rFonts w:cs="BiauKai" w:hint="eastAsia"/>
          <w:color w:val="000000"/>
          <w:kern w:val="0"/>
          <w:szCs w:val="28"/>
          <w14:ligatures w14:val="standardContextual"/>
        </w:rPr>
        <w:t>1</w:t>
      </w:r>
      <w:r w:rsidRPr="00412B93">
        <w:rPr>
          <w:rFonts w:cs="BiauKai" w:hint="eastAsia"/>
          <w:color w:val="000000"/>
          <w:kern w:val="0"/>
          <w:szCs w:val="28"/>
          <w14:ligatures w14:val="standardContextual"/>
        </w:rPr>
        <w:t>成、僅與老伴同住佔</w:t>
      </w:r>
      <w:r w:rsidRPr="00412B93">
        <w:rPr>
          <w:rFonts w:cs="BiauKai" w:hint="eastAsia"/>
          <w:color w:val="000000"/>
          <w:kern w:val="0"/>
          <w:szCs w:val="28"/>
          <w14:ligatures w14:val="standardContextual"/>
        </w:rPr>
        <w:t>2</w:t>
      </w:r>
      <w:r w:rsidRPr="00412B93">
        <w:rPr>
          <w:rFonts w:cs="BiauKai" w:hint="eastAsia"/>
          <w:color w:val="000000"/>
          <w:kern w:val="0"/>
          <w:szCs w:val="28"/>
          <w14:ligatures w14:val="standardContextual"/>
        </w:rPr>
        <w:t>成，可見</w:t>
      </w:r>
      <w:r w:rsidRPr="00412B93">
        <w:rPr>
          <w:rFonts w:cs="BiauKai" w:hint="eastAsia"/>
          <w:color w:val="000000"/>
          <w:kern w:val="0"/>
          <w:szCs w:val="28"/>
          <w14:ligatures w14:val="standardContextual"/>
        </w:rPr>
        <w:t>3</w:t>
      </w:r>
      <w:r w:rsidRPr="00412B93">
        <w:rPr>
          <w:rFonts w:cs="BiauKai" w:hint="eastAsia"/>
          <w:color w:val="000000"/>
          <w:kern w:val="0"/>
          <w:szCs w:val="28"/>
          <w14:ligatures w14:val="standardContextual"/>
        </w:rPr>
        <w:t>成長者時常無子女照料，並且截至民國</w:t>
      </w:r>
      <w:r w:rsidRPr="00412B93">
        <w:rPr>
          <w:rFonts w:cs="BiauKai"/>
          <w:color w:val="000000"/>
          <w:kern w:val="0"/>
          <w:szCs w:val="28"/>
          <w14:ligatures w14:val="standardContextual"/>
        </w:rPr>
        <w:t>111</w:t>
      </w:r>
      <w:r w:rsidRPr="00412B93">
        <w:rPr>
          <w:rFonts w:cs="BiauKai" w:hint="eastAsia"/>
          <w:color w:val="000000"/>
          <w:kern w:val="0"/>
          <w:szCs w:val="28"/>
          <w14:ligatures w14:val="standardContextual"/>
        </w:rPr>
        <w:t>年第三季，已有</w:t>
      </w:r>
      <w:r w:rsidRPr="00412B93">
        <w:rPr>
          <w:rFonts w:cs="BiauKai" w:hint="eastAsia"/>
          <w:color w:val="000000"/>
          <w:kern w:val="0"/>
          <w:szCs w:val="28"/>
          <w14:ligatures w14:val="standardContextual"/>
        </w:rPr>
        <w:t>5</w:t>
      </w:r>
      <w:r w:rsidRPr="00412B93">
        <w:rPr>
          <w:rFonts w:cs="BiauKai"/>
          <w:color w:val="000000"/>
          <w:kern w:val="0"/>
          <w:szCs w:val="28"/>
          <w14:ligatures w14:val="standardContextual"/>
        </w:rPr>
        <w:t>2</w:t>
      </w:r>
      <w:r w:rsidRPr="00412B93">
        <w:rPr>
          <w:rFonts w:cs="BiauKai" w:hint="eastAsia"/>
          <w:color w:val="000000"/>
          <w:kern w:val="0"/>
          <w:szCs w:val="28"/>
          <w14:ligatures w14:val="standardContextual"/>
        </w:rPr>
        <w:t>萬獨居老人，如圖</w:t>
      </w:r>
      <w:r w:rsidRPr="00412B93">
        <w:rPr>
          <w:rFonts w:cs="BiauKai" w:hint="eastAsia"/>
          <w:color w:val="000000"/>
          <w:kern w:val="0"/>
          <w:szCs w:val="28"/>
          <w14:ligatures w14:val="standardContextual"/>
        </w:rPr>
        <w:t>2-3-2</w:t>
      </w:r>
      <w:r w:rsidRPr="00412B93">
        <w:rPr>
          <w:rFonts w:cs="BiauKai" w:hint="eastAsia"/>
          <w:color w:val="000000"/>
          <w:kern w:val="0"/>
          <w:szCs w:val="28"/>
          <w14:ligatures w14:val="standardContextual"/>
        </w:rPr>
        <w:t>所示。</w:t>
      </w:r>
    </w:p>
    <w:p w14:paraId="7616A869" w14:textId="1D4C0AB7" w:rsidR="00CC3A05" w:rsidRPr="00412B93" w:rsidRDefault="00487E49" w:rsidP="00FA7D34">
      <w:pPr>
        <w:widowControl/>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同時參考衛生福利部調查報告</w:t>
      </w:r>
      <w:r w:rsidR="00D017E3" w:rsidRPr="00412B93">
        <w:rPr>
          <w:rFonts w:cs="BiauKai" w:hint="eastAsia"/>
          <w:color w:val="000000"/>
          <w:kern w:val="0"/>
          <w:szCs w:val="28"/>
          <w14:ligatures w14:val="standardContextual"/>
        </w:rPr>
        <w:t>指出：</w:t>
      </w:r>
      <w:r w:rsidR="00AB6DB5" w:rsidRPr="00412B93">
        <w:rPr>
          <w:rFonts w:cs="BiauKai" w:hint="eastAsia"/>
          <w:color w:val="000000"/>
          <w:kern w:val="0"/>
          <w:szCs w:val="28"/>
          <w14:ligatures w14:val="standardContextual"/>
        </w:rPr>
        <w:t>有</w:t>
      </w:r>
      <w:r w:rsidR="00AB6DB5" w:rsidRPr="00412B93">
        <w:rPr>
          <w:rFonts w:cs="BiauKai" w:hint="eastAsia"/>
          <w:color w:val="000000"/>
          <w:kern w:val="0"/>
          <w:szCs w:val="28"/>
          <w14:ligatures w14:val="standardContextual"/>
        </w:rPr>
        <w:t>2</w:t>
      </w:r>
      <w:r w:rsidR="00AB6DB5" w:rsidRPr="00412B93">
        <w:rPr>
          <w:rFonts w:cs="BiauKai" w:hint="eastAsia"/>
          <w:color w:val="000000"/>
          <w:kern w:val="0"/>
          <w:szCs w:val="28"/>
          <w14:ligatures w14:val="standardContextual"/>
        </w:rPr>
        <w:t>成的長者對於自身健康狀況認為不好；並且有</w:t>
      </w:r>
      <w:r w:rsidR="00AB6DB5" w:rsidRPr="00412B93">
        <w:rPr>
          <w:rFonts w:cs="BiauKai" w:hint="eastAsia"/>
          <w:color w:val="000000"/>
          <w:kern w:val="0"/>
          <w:szCs w:val="28"/>
          <w14:ligatures w14:val="standardContextual"/>
        </w:rPr>
        <w:t>2</w:t>
      </w:r>
      <w:r w:rsidR="00AB6DB5" w:rsidRPr="00412B93">
        <w:rPr>
          <w:rFonts w:cs="BiauKai" w:hint="eastAsia"/>
          <w:color w:val="000000"/>
          <w:kern w:val="0"/>
          <w:szCs w:val="28"/>
          <w14:ligatures w14:val="standardContextual"/>
        </w:rPr>
        <w:t>成經常或偶爾感到憂鬱或孤獨長者在網路使用率自</w:t>
      </w:r>
      <w:r w:rsidR="00AB6DB5" w:rsidRPr="00412B93">
        <w:rPr>
          <w:rFonts w:cs="BiauKai" w:hint="eastAsia"/>
          <w:color w:val="000000"/>
          <w:kern w:val="0"/>
          <w:szCs w:val="28"/>
          <w14:ligatures w14:val="standardContextual"/>
        </w:rPr>
        <w:t>2</w:t>
      </w:r>
      <w:r w:rsidR="00AB6DB5" w:rsidRPr="00412B93">
        <w:rPr>
          <w:rFonts w:cs="BiauKai" w:hint="eastAsia"/>
          <w:color w:val="000000"/>
          <w:kern w:val="0"/>
          <w:szCs w:val="28"/>
          <w14:ligatures w14:val="standardContextual"/>
        </w:rPr>
        <w:t>成成長至</w:t>
      </w:r>
      <w:r w:rsidR="00AB6DB5" w:rsidRPr="00412B93">
        <w:rPr>
          <w:rFonts w:cs="BiauKai" w:hint="eastAsia"/>
          <w:color w:val="000000"/>
          <w:kern w:val="0"/>
          <w:szCs w:val="28"/>
          <w14:ligatures w14:val="standardContextual"/>
        </w:rPr>
        <w:t>5</w:t>
      </w:r>
      <w:r w:rsidR="00AB6DB5" w:rsidRPr="00412B93">
        <w:rPr>
          <w:rFonts w:cs="BiauKai" w:hint="eastAsia"/>
          <w:color w:val="000000"/>
          <w:kern w:val="0"/>
          <w:szCs w:val="28"/>
          <w14:ligatures w14:val="standardContextual"/>
        </w:rPr>
        <w:t>成有顯著增加趨勢</w:t>
      </w:r>
      <w:r w:rsidR="00D017E3" w:rsidRPr="00412B93">
        <w:rPr>
          <w:rFonts w:cs="BiauKai" w:hint="eastAsia"/>
          <w:color w:val="000000"/>
          <w:kern w:val="0"/>
          <w:szCs w:val="28"/>
          <w14:ligatures w14:val="standardContextual"/>
        </w:rPr>
        <w:t>。</w:t>
      </w:r>
      <w:r w:rsidR="00AB6DB5" w:rsidRPr="00412B93">
        <w:rPr>
          <w:rFonts w:cs="BiauKai" w:hint="eastAsia"/>
          <w:color w:val="000000"/>
          <w:kern w:val="0"/>
          <w:szCs w:val="28"/>
          <w14:ligatures w14:val="standardContextual"/>
        </w:rPr>
        <w:t>此外近</w:t>
      </w:r>
      <w:r w:rsidR="00AB6DB5" w:rsidRPr="00412B93">
        <w:rPr>
          <w:rFonts w:cs="BiauKai" w:hint="eastAsia"/>
          <w:color w:val="000000"/>
          <w:kern w:val="0"/>
          <w:szCs w:val="28"/>
          <w14:ligatures w14:val="standardContextual"/>
        </w:rPr>
        <w:t>9</w:t>
      </w:r>
      <w:r w:rsidR="00AB6DB5" w:rsidRPr="00412B93">
        <w:rPr>
          <w:rFonts w:cs="BiauKai" w:hint="eastAsia"/>
          <w:color w:val="000000"/>
          <w:kern w:val="0"/>
          <w:szCs w:val="28"/>
          <w14:ligatures w14:val="standardContextual"/>
        </w:rPr>
        <w:t>成</w:t>
      </w:r>
      <w:r w:rsidR="00AB6DB5" w:rsidRPr="00412B93">
        <w:rPr>
          <w:rFonts w:cs="BiauKai" w:hint="eastAsia"/>
          <w:color w:val="000000"/>
          <w:kern w:val="0"/>
          <w:szCs w:val="28"/>
          <w14:ligatures w14:val="standardContextual"/>
        </w:rPr>
        <w:t>7</w:t>
      </w:r>
      <w:r w:rsidR="00AB6DB5" w:rsidRPr="00412B93">
        <w:rPr>
          <w:rFonts w:cs="BiauKai" w:hint="eastAsia"/>
          <w:color w:val="000000"/>
          <w:kern w:val="0"/>
          <w:szCs w:val="28"/>
          <w14:ligatures w14:val="standardContextual"/>
        </w:rPr>
        <w:t>的網路長者使用</w:t>
      </w:r>
      <w:r w:rsidR="00AB6DB5" w:rsidRPr="00412B93">
        <w:rPr>
          <w:rFonts w:cs="BiauKai" w:hint="eastAsia"/>
          <w:color w:val="000000"/>
          <w:kern w:val="0"/>
          <w:szCs w:val="28"/>
          <w14:ligatures w14:val="standardContextual"/>
        </w:rPr>
        <w:t>LINE</w:t>
      </w:r>
      <w:r w:rsidR="00AB6DB5" w:rsidRPr="00412B93">
        <w:rPr>
          <w:rFonts w:cs="BiauKai" w:hint="eastAsia"/>
          <w:color w:val="000000"/>
          <w:kern w:val="0"/>
          <w:szCs w:val="28"/>
          <w14:ligatures w14:val="standardContextual"/>
        </w:rPr>
        <w:t>及</w:t>
      </w:r>
      <w:r w:rsidR="00AB6DB5" w:rsidRPr="00412B93">
        <w:rPr>
          <w:rFonts w:cs="BiauKai" w:hint="eastAsia"/>
          <w:color w:val="000000"/>
          <w:kern w:val="0"/>
          <w:szCs w:val="28"/>
          <w14:ligatures w14:val="standardContextual"/>
        </w:rPr>
        <w:t>FB</w:t>
      </w:r>
      <w:r w:rsidR="00AB6DB5" w:rsidRPr="00412B93">
        <w:rPr>
          <w:rFonts w:cs="BiauKai" w:hint="eastAsia"/>
          <w:color w:val="000000"/>
          <w:kern w:val="0"/>
          <w:szCs w:val="28"/>
          <w14:ligatures w14:val="standardContextual"/>
        </w:rPr>
        <w:t>通訊。</w:t>
      </w:r>
    </w:p>
    <w:p w14:paraId="4BFB6D12" w14:textId="5556981E" w:rsidR="00D017E3" w:rsidRPr="00412B93" w:rsidRDefault="00CC3A05" w:rsidP="00FA7D34">
      <w:pPr>
        <w:widowControl/>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基於上述種種資料，鎖定使用網路並且需要照護的長者。針對目標客群熟悉的</w:t>
      </w:r>
      <w:r w:rsidRPr="00412B93">
        <w:rPr>
          <w:rFonts w:cs="BiauKai" w:hint="eastAsia"/>
          <w:color w:val="000000"/>
          <w:kern w:val="0"/>
          <w:szCs w:val="28"/>
          <w14:ligatures w14:val="standardContextual"/>
        </w:rPr>
        <w:t>LINE</w:t>
      </w:r>
      <w:r w:rsidRPr="00412B93">
        <w:rPr>
          <w:rFonts w:cs="BiauKai" w:hint="eastAsia"/>
          <w:color w:val="000000"/>
          <w:kern w:val="0"/>
          <w:szCs w:val="28"/>
          <w14:ligatures w14:val="standardContextual"/>
        </w:rPr>
        <w:t>平台為出發點，提高生活及健康機能，促進與子女互動、降低孤獨及憂鬱感。</w:t>
      </w:r>
    </w:p>
    <w:p w14:paraId="17750A4C" w14:textId="77777777" w:rsidR="00D017E3" w:rsidRPr="00412B93" w:rsidRDefault="00D017E3" w:rsidP="005D1A83">
      <w:pPr>
        <w:jc w:val="center"/>
      </w:pPr>
      <w:r w:rsidRPr="00412B93">
        <w:rPr>
          <w:rFonts w:hint="eastAsia"/>
          <w:noProof/>
        </w:rPr>
        <w:drawing>
          <wp:inline distT="0" distB="0" distL="0" distR="0" wp14:anchorId="096A0ED9" wp14:editId="44C862FD">
            <wp:extent cx="5399471" cy="2160000"/>
            <wp:effectExtent l="0" t="0" r="0" b="0"/>
            <wp:docPr id="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995972" name="圖片 37399597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9471" cy="2160000"/>
                    </a:xfrm>
                    <a:prstGeom prst="rect">
                      <a:avLst/>
                    </a:prstGeom>
                  </pic:spPr>
                </pic:pic>
              </a:graphicData>
            </a:graphic>
          </wp:inline>
        </w:drawing>
      </w:r>
    </w:p>
    <w:p w14:paraId="44035D6E" w14:textId="3C64082A" w:rsidR="00D017E3" w:rsidRDefault="00D017E3" w:rsidP="00FA7D34">
      <w:pPr>
        <w:pStyle w:val="afa"/>
        <w:snapToGrid w:val="0"/>
        <w:ind w:left="280" w:right="280"/>
        <w:rPr>
          <w:rFonts w:cs="BiauKai"/>
          <w:color w:val="000000"/>
          <w:kern w:val="0"/>
          <w14:ligatures w14:val="standardContextual"/>
        </w:rPr>
      </w:pPr>
      <w:bookmarkStart w:id="27" w:name="_Toc167232714"/>
      <w:r w:rsidRPr="00412B93">
        <w:rPr>
          <w:rFonts w:hint="eastAsia"/>
        </w:rPr>
        <w:t>圖</w:t>
      </w:r>
      <w:r w:rsidRPr="00412B93">
        <w:rPr>
          <w:rFonts w:hint="eastAsia"/>
        </w:rPr>
        <w:t>2-3-2-</w:t>
      </w:r>
      <w:r w:rsidRPr="00412B93">
        <w:fldChar w:fldCharType="begin"/>
      </w:r>
      <w:r w:rsidRPr="00412B93">
        <w:instrText xml:space="preserve"> </w:instrText>
      </w:r>
      <w:r w:rsidRPr="00412B93">
        <w:rPr>
          <w:rFonts w:hint="eastAsia"/>
        </w:rPr>
        <w:instrText xml:space="preserve">SEQ </w:instrText>
      </w:r>
      <w:r w:rsidRPr="00412B93">
        <w:rPr>
          <w:rFonts w:hint="eastAsia"/>
        </w:rPr>
        <w:instrText>圖</w:instrText>
      </w:r>
      <w:r w:rsidRPr="00412B93">
        <w:rPr>
          <w:rFonts w:hint="eastAsia"/>
        </w:rPr>
        <w:instrText>2-3-2- \* ARABIC</w:instrText>
      </w:r>
      <w:r w:rsidRPr="00412B93">
        <w:instrText xml:space="preserve"> </w:instrText>
      </w:r>
      <w:r w:rsidRPr="00412B93">
        <w:fldChar w:fldCharType="separate"/>
      </w:r>
      <w:r w:rsidR="001443CF">
        <w:rPr>
          <w:noProof/>
        </w:rPr>
        <w:t>1</w:t>
      </w:r>
      <w:r w:rsidRPr="00412B93">
        <w:fldChar w:fldCharType="end"/>
      </w:r>
      <w:r w:rsidRPr="00412B93">
        <w:rPr>
          <w:rFonts w:cs="BiauKai" w:hint="eastAsia"/>
          <w:color w:val="000000"/>
          <w:kern w:val="0"/>
          <w14:ligatures w14:val="standardContextual"/>
        </w:rPr>
        <w:t>、僅老年人口居住宅數</w:t>
      </w:r>
      <w:bookmarkEnd w:id="27"/>
    </w:p>
    <w:p w14:paraId="3253832A" w14:textId="77777777" w:rsidR="00D362CF" w:rsidRPr="00412B93" w:rsidRDefault="00D362CF" w:rsidP="00D362CF">
      <w:pPr>
        <w:pStyle w:val="afa"/>
        <w:snapToGrid w:val="0"/>
        <w:ind w:leftChars="35" w:left="98" w:right="280"/>
        <w:jc w:val="left"/>
        <w:rPr>
          <w:rFonts w:cs="BiauKai"/>
          <w:color w:val="000000"/>
          <w:kern w:val="0"/>
          <w14:ligatures w14:val="standardContextual"/>
        </w:rPr>
      </w:pPr>
    </w:p>
    <w:p w14:paraId="18C2D19C" w14:textId="2CC87796" w:rsidR="00647FCD" w:rsidRPr="00412B93" w:rsidRDefault="0065799B" w:rsidP="00FA7D34">
      <w:pPr>
        <w:pStyle w:val="1-1-1"/>
        <w:snapToGrid w:val="0"/>
      </w:pPr>
      <w:bookmarkStart w:id="28" w:name="_Toc167232675"/>
      <w:r w:rsidRPr="00412B93">
        <w:rPr>
          <w:rFonts w:hint="eastAsia"/>
        </w:rPr>
        <w:t>2</w:t>
      </w:r>
      <w:r w:rsidRPr="00412B93">
        <w:t xml:space="preserve">-3-3 </w:t>
      </w:r>
      <w:r w:rsidRPr="00412B93">
        <w:rPr>
          <w:rFonts w:hint="eastAsia"/>
        </w:rPr>
        <w:t>市場定位</w:t>
      </w:r>
      <w:r w:rsidR="00A21B08" w:rsidRPr="00412B93">
        <w:rPr>
          <w:rFonts w:hint="eastAsia"/>
        </w:rPr>
        <w:t xml:space="preserve"> </w:t>
      </w:r>
      <w:r w:rsidR="00A21B08" w:rsidRPr="00412B93">
        <w:t>Positioning</w:t>
      </w:r>
      <w:bookmarkEnd w:id="28"/>
    </w:p>
    <w:p w14:paraId="28155473" w14:textId="77777777" w:rsidR="00947723" w:rsidRPr="00412B93" w:rsidRDefault="00AB6DB5" w:rsidP="00FA7D34">
      <w:pPr>
        <w:pStyle w:val="aa"/>
        <w:widowControl/>
        <w:numPr>
          <w:ilvl w:val="0"/>
          <w:numId w:val="18"/>
        </w:numPr>
        <w:snapToGrid w:val="0"/>
        <w:ind w:leftChars="200" w:left="560" w:firstLineChars="200" w:firstLine="560"/>
        <w:jc w:val="both"/>
        <w:rPr>
          <w:color w:val="000000"/>
          <w:kern w:val="0"/>
          <w:szCs w:val="28"/>
          <w14:ligatures w14:val="standardContextual"/>
        </w:rPr>
      </w:pPr>
      <w:r w:rsidRPr="00412B93">
        <w:rPr>
          <w:rFonts w:hint="eastAsia"/>
          <w:color w:val="000000"/>
          <w:kern w:val="0"/>
          <w:szCs w:val="28"/>
          <w14:ligatures w14:val="standardContextual"/>
        </w:rPr>
        <w:t>打造</w:t>
      </w:r>
      <w:r w:rsidRPr="00412B93">
        <w:rPr>
          <w:rFonts w:hint="eastAsia"/>
          <w:color w:val="000000"/>
          <w:kern w:val="0"/>
          <w:szCs w:val="28"/>
          <w14:ligatures w14:val="standardContextual"/>
        </w:rPr>
        <w:t>LINE Bot</w:t>
      </w:r>
      <w:r w:rsidRPr="00412B93">
        <w:rPr>
          <w:rFonts w:hint="eastAsia"/>
          <w:color w:val="000000"/>
          <w:kern w:val="0"/>
          <w:szCs w:val="28"/>
          <w14:ligatures w14:val="standardContextual"/>
        </w:rPr>
        <w:t>提供用戶一個熟悉並能夠簡便快速上手的平台及介面</w:t>
      </w:r>
    </w:p>
    <w:p w14:paraId="19862A0A" w14:textId="77777777" w:rsidR="00947723" w:rsidRPr="00412B93" w:rsidRDefault="00AB6DB5" w:rsidP="00FA7D34">
      <w:pPr>
        <w:pStyle w:val="aa"/>
        <w:widowControl/>
        <w:numPr>
          <w:ilvl w:val="0"/>
          <w:numId w:val="18"/>
        </w:numPr>
        <w:snapToGrid w:val="0"/>
        <w:ind w:leftChars="200" w:left="560" w:firstLineChars="200" w:firstLine="560"/>
        <w:jc w:val="both"/>
        <w:rPr>
          <w:color w:val="000000"/>
          <w:kern w:val="0"/>
          <w:szCs w:val="28"/>
          <w14:ligatures w14:val="standardContextual"/>
        </w:rPr>
      </w:pPr>
      <w:r w:rsidRPr="00412B93">
        <w:rPr>
          <w:rFonts w:hint="eastAsia"/>
          <w:color w:val="000000"/>
          <w:kern w:val="0"/>
          <w:szCs w:val="28"/>
          <w14:ligatures w14:val="standardContextual"/>
        </w:rPr>
        <w:t>搭配穿戴式的</w:t>
      </w:r>
      <w:r w:rsidRPr="00412B93">
        <w:rPr>
          <w:rFonts w:hint="eastAsia"/>
          <w:color w:val="000000"/>
          <w:kern w:val="0"/>
          <w:szCs w:val="28"/>
          <w14:ligatures w14:val="standardContextual"/>
        </w:rPr>
        <w:t>IoT</w:t>
      </w:r>
      <w:r w:rsidRPr="00412B93">
        <w:rPr>
          <w:rFonts w:hint="eastAsia"/>
          <w:color w:val="000000"/>
          <w:kern w:val="0"/>
          <w:szCs w:val="28"/>
          <w14:ligatures w14:val="standardContextual"/>
        </w:rPr>
        <w:t>裝置增加通訊選擇</w:t>
      </w:r>
    </w:p>
    <w:p w14:paraId="06B0649F" w14:textId="6C0F142E" w:rsidR="00AB6DB5" w:rsidRPr="00412B93" w:rsidRDefault="00AB6DB5" w:rsidP="00FA7D34">
      <w:pPr>
        <w:pStyle w:val="aa"/>
        <w:widowControl/>
        <w:numPr>
          <w:ilvl w:val="0"/>
          <w:numId w:val="18"/>
        </w:numPr>
        <w:snapToGrid w:val="0"/>
        <w:ind w:leftChars="200" w:left="560" w:firstLineChars="200" w:firstLine="560"/>
        <w:jc w:val="both"/>
        <w:rPr>
          <w:color w:val="000000"/>
          <w:kern w:val="0"/>
          <w:szCs w:val="28"/>
          <w14:ligatures w14:val="standardContextual"/>
        </w:rPr>
      </w:pPr>
      <w:r w:rsidRPr="00412B93">
        <w:rPr>
          <w:rFonts w:hint="eastAsia"/>
          <w:color w:val="000000"/>
          <w:kern w:val="0"/>
          <w:szCs w:val="28"/>
          <w14:ligatures w14:val="standardContextual"/>
        </w:rPr>
        <w:t>讓長者能夠安心生活</w:t>
      </w:r>
    </w:p>
    <w:p w14:paraId="2B29C494" w14:textId="3810D744" w:rsidR="00AB6DB5" w:rsidRPr="00412B93" w:rsidRDefault="00AB6DB5" w:rsidP="00FA7D34">
      <w:pPr>
        <w:pStyle w:val="aa"/>
        <w:widowControl/>
        <w:numPr>
          <w:ilvl w:val="0"/>
          <w:numId w:val="18"/>
        </w:numPr>
        <w:snapToGrid w:val="0"/>
        <w:ind w:leftChars="200" w:left="560" w:firstLineChars="200" w:firstLine="560"/>
        <w:jc w:val="both"/>
        <w:rPr>
          <w:color w:val="000000"/>
          <w:kern w:val="0"/>
          <w:szCs w:val="28"/>
          <w14:ligatures w14:val="standardContextual"/>
        </w:rPr>
      </w:pPr>
      <w:r w:rsidRPr="00412B93">
        <w:rPr>
          <w:rFonts w:hint="eastAsia"/>
          <w:color w:val="000000"/>
          <w:kern w:val="0"/>
          <w:szCs w:val="28"/>
          <w14:ligatures w14:val="standardContextual"/>
        </w:rPr>
        <w:t>子女能夠掌握父母狀況</w:t>
      </w:r>
    </w:p>
    <w:p w14:paraId="486BF70E" w14:textId="77777777" w:rsidR="00A91956" w:rsidRPr="00412B93" w:rsidRDefault="00A91956" w:rsidP="00FA7D34">
      <w:pPr>
        <w:widowControl/>
        <w:snapToGrid w:val="0"/>
      </w:pPr>
      <w:r w:rsidRPr="00412B93">
        <w:br w:type="page"/>
      </w:r>
    </w:p>
    <w:p w14:paraId="29BC3E27" w14:textId="5A9605DE" w:rsidR="00444DF2" w:rsidRPr="00412B93" w:rsidRDefault="00444DF2" w:rsidP="00FA7D34">
      <w:pPr>
        <w:pStyle w:val="1-1-1"/>
        <w:snapToGrid w:val="0"/>
      </w:pPr>
      <w:bookmarkStart w:id="29" w:name="_Toc167232676"/>
      <w:r w:rsidRPr="00412B93">
        <w:rPr>
          <w:rFonts w:hint="eastAsia"/>
        </w:rPr>
        <w:lastRenderedPageBreak/>
        <w:t xml:space="preserve">2-3-4 </w:t>
      </w:r>
      <w:r w:rsidRPr="00412B93">
        <w:rPr>
          <w:rFonts w:hint="eastAsia"/>
        </w:rPr>
        <w:t>相關系統比較</w:t>
      </w:r>
      <w:bookmarkEnd w:id="29"/>
    </w:p>
    <w:p w14:paraId="0AB5BEC8" w14:textId="717E9707" w:rsidR="00D017E3" w:rsidRPr="00412B93" w:rsidRDefault="00444DF2" w:rsidP="00FA7D34">
      <w:pPr>
        <w:widowControl/>
        <w:snapToGrid w:val="0"/>
        <w:ind w:leftChars="200" w:left="560" w:firstLineChars="200" w:firstLine="560"/>
        <w:contextualSpacing/>
        <w:jc w:val="both"/>
        <w:rPr>
          <w:color w:val="000000"/>
          <w:kern w:val="0"/>
          <w:szCs w:val="28"/>
          <w14:ligatures w14:val="standardContextual"/>
        </w:rPr>
      </w:pPr>
      <w:r w:rsidRPr="00412B93">
        <w:rPr>
          <w:rFonts w:hint="eastAsia"/>
          <w:color w:val="000000"/>
          <w:kern w:val="0"/>
          <w:szCs w:val="28"/>
          <w14:ligatures w14:val="standardContextual"/>
        </w:rPr>
        <w:t>目前</w:t>
      </w:r>
      <w:r w:rsidR="003D7725" w:rsidRPr="00412B93">
        <w:rPr>
          <w:rFonts w:hint="eastAsia"/>
          <w:color w:val="000000"/>
          <w:kern w:val="0"/>
          <w:szCs w:val="28"/>
          <w14:ligatures w14:val="standardContextual"/>
        </w:rPr>
        <w:t>市面上</w:t>
      </w:r>
      <w:r w:rsidRPr="00412B93">
        <w:rPr>
          <w:rFonts w:hint="eastAsia"/>
          <w:color w:val="000000"/>
          <w:kern w:val="0"/>
          <w:szCs w:val="28"/>
          <w14:ligatures w14:val="standardContextual"/>
        </w:rPr>
        <w:t>有幾款類似系統</w:t>
      </w:r>
      <w:r w:rsidR="00D017E3" w:rsidRPr="00412B93">
        <w:rPr>
          <w:rFonts w:hint="eastAsia"/>
          <w:color w:val="000000"/>
          <w:kern w:val="0"/>
          <w:szCs w:val="28"/>
          <w14:ligatures w14:val="standardContextual"/>
        </w:rPr>
        <w:t>，例如：</w:t>
      </w:r>
    </w:p>
    <w:p w14:paraId="0FC61F66" w14:textId="797C9778" w:rsidR="00D017E3" w:rsidRPr="00412B93" w:rsidRDefault="00444DF2" w:rsidP="00FA7D34">
      <w:pPr>
        <w:pStyle w:val="aa"/>
        <w:widowControl/>
        <w:numPr>
          <w:ilvl w:val="0"/>
          <w:numId w:val="19"/>
        </w:numPr>
        <w:snapToGrid w:val="0"/>
        <w:ind w:leftChars="200" w:left="560" w:firstLineChars="200" w:firstLine="560"/>
        <w:jc w:val="both"/>
        <w:rPr>
          <w:color w:val="000000"/>
          <w:kern w:val="0"/>
          <w:szCs w:val="28"/>
          <w14:ligatures w14:val="standardContextual"/>
        </w:rPr>
      </w:pPr>
      <w:r w:rsidRPr="00412B93">
        <w:rPr>
          <w:rFonts w:hint="eastAsia"/>
          <w:color w:val="000000"/>
          <w:kern w:val="0"/>
          <w:szCs w:val="28"/>
          <w14:ligatures w14:val="standardContextual"/>
        </w:rPr>
        <w:t>彰化市政府所推廣的守護</w:t>
      </w:r>
      <w:proofErr w:type="spellStart"/>
      <w:r w:rsidRPr="00412B93">
        <w:rPr>
          <w:color w:val="000000"/>
          <w:kern w:val="0"/>
          <w:szCs w:val="28"/>
          <w14:ligatures w14:val="standardContextual"/>
        </w:rPr>
        <w:t>BBCall</w:t>
      </w:r>
      <w:proofErr w:type="spellEnd"/>
      <w:r w:rsidRPr="00412B93">
        <w:rPr>
          <w:rFonts w:hint="eastAsia"/>
          <w:color w:val="000000"/>
          <w:kern w:val="0"/>
          <w:szCs w:val="28"/>
          <w14:ligatures w14:val="standardContextual"/>
        </w:rPr>
        <w:t>，</w:t>
      </w:r>
      <w:r w:rsidR="003D7725" w:rsidRPr="00412B93">
        <w:rPr>
          <w:rFonts w:hint="eastAsia"/>
          <w:color w:val="000000"/>
          <w:kern w:val="0"/>
          <w:szCs w:val="28"/>
          <w14:ligatures w14:val="standardContextual"/>
        </w:rPr>
        <w:t>它也具備了定位功能</w:t>
      </w:r>
      <w:r w:rsidR="00D017E3" w:rsidRPr="00412B93">
        <w:rPr>
          <w:rFonts w:hint="eastAsia"/>
          <w:color w:val="000000"/>
          <w:kern w:val="0"/>
          <w:szCs w:val="28"/>
          <w14:ligatures w14:val="standardContextual"/>
        </w:rPr>
        <w:t>，</w:t>
      </w:r>
      <w:r w:rsidR="003D7725" w:rsidRPr="00412B93">
        <w:rPr>
          <w:rFonts w:hint="eastAsia"/>
          <w:color w:val="000000"/>
          <w:kern w:val="0"/>
          <w:szCs w:val="28"/>
          <w14:ligatures w14:val="standardContextual"/>
        </w:rPr>
        <w:t>但目前還是採用</w:t>
      </w:r>
      <w:r w:rsidR="003D7725" w:rsidRPr="00412B93">
        <w:rPr>
          <w:color w:val="000000"/>
          <w:kern w:val="0"/>
          <w:szCs w:val="28"/>
          <w14:ligatures w14:val="standardContextual"/>
        </w:rPr>
        <w:t>RFID</w:t>
      </w:r>
      <w:r w:rsidR="003D7725" w:rsidRPr="00412B93">
        <w:rPr>
          <w:rFonts w:hint="eastAsia"/>
          <w:color w:val="000000"/>
          <w:kern w:val="0"/>
          <w:szCs w:val="28"/>
          <w14:ligatures w14:val="standardContextual"/>
        </w:rPr>
        <w:t>裝置</w:t>
      </w:r>
      <w:r w:rsidR="00D017E3" w:rsidRPr="00412B93">
        <w:rPr>
          <w:rFonts w:hint="eastAsia"/>
          <w:color w:val="000000"/>
          <w:kern w:val="0"/>
          <w:szCs w:val="28"/>
          <w14:ligatures w14:val="standardContextual"/>
        </w:rPr>
        <w:t>。</w:t>
      </w:r>
    </w:p>
    <w:p w14:paraId="19A274C4" w14:textId="15300AF7" w:rsidR="00D017E3" w:rsidRPr="00412B93" w:rsidRDefault="003D7725" w:rsidP="00FA7D34">
      <w:pPr>
        <w:pStyle w:val="aa"/>
        <w:widowControl/>
        <w:numPr>
          <w:ilvl w:val="0"/>
          <w:numId w:val="19"/>
        </w:numPr>
        <w:snapToGrid w:val="0"/>
        <w:ind w:leftChars="200" w:left="560" w:firstLineChars="200" w:firstLine="560"/>
        <w:jc w:val="both"/>
        <w:rPr>
          <w:color w:val="000000"/>
          <w:kern w:val="0"/>
          <w:szCs w:val="28"/>
          <w14:ligatures w14:val="standardContextual"/>
        </w:rPr>
      </w:pPr>
      <w:r w:rsidRPr="00412B93">
        <w:rPr>
          <w:color w:val="000000"/>
          <w:kern w:val="0"/>
          <w:szCs w:val="28"/>
          <w14:ligatures w14:val="standardContextual"/>
        </w:rPr>
        <w:t>iOS</w:t>
      </w:r>
      <w:r w:rsidRPr="00412B93">
        <w:rPr>
          <w:rFonts w:hint="eastAsia"/>
          <w:color w:val="000000"/>
          <w:kern w:val="0"/>
          <w:szCs w:val="28"/>
          <w14:ligatures w14:val="standardContextual"/>
        </w:rPr>
        <w:t>系統內建的捷徑也能做到定時提醒的功能</w:t>
      </w:r>
      <w:r w:rsidR="00D017E3" w:rsidRPr="00412B93">
        <w:rPr>
          <w:rFonts w:hint="eastAsia"/>
          <w:color w:val="000000"/>
          <w:kern w:val="0"/>
          <w:szCs w:val="28"/>
          <w14:ligatures w14:val="standardContextual"/>
        </w:rPr>
        <w:t>。</w:t>
      </w:r>
    </w:p>
    <w:p w14:paraId="2BEC382D" w14:textId="6F2170CE" w:rsidR="00D017E3" w:rsidRPr="00412B93" w:rsidRDefault="003D7725" w:rsidP="00FA7D34">
      <w:pPr>
        <w:pStyle w:val="aa"/>
        <w:widowControl/>
        <w:numPr>
          <w:ilvl w:val="0"/>
          <w:numId w:val="19"/>
        </w:numPr>
        <w:snapToGrid w:val="0"/>
        <w:ind w:leftChars="200" w:left="560" w:firstLineChars="200" w:firstLine="560"/>
        <w:jc w:val="both"/>
        <w:rPr>
          <w:color w:val="000000"/>
          <w:kern w:val="0"/>
          <w:szCs w:val="28"/>
          <w14:ligatures w14:val="standardContextual"/>
        </w:rPr>
      </w:pPr>
      <w:r w:rsidRPr="00412B93">
        <w:rPr>
          <w:rFonts w:hint="eastAsia"/>
          <w:color w:val="000000"/>
          <w:kern w:val="0"/>
          <w:szCs w:val="28"/>
          <w14:ligatures w14:val="standardContextual"/>
        </w:rPr>
        <w:t>最後就是最大品牌</w:t>
      </w:r>
      <w:proofErr w:type="spellStart"/>
      <w:r w:rsidRPr="00412B93">
        <w:rPr>
          <w:color w:val="000000"/>
          <w:kern w:val="0"/>
          <w:szCs w:val="28"/>
          <w14:ligatures w14:val="standardContextual"/>
        </w:rPr>
        <w:t>Osmile</w:t>
      </w:r>
      <w:proofErr w:type="spellEnd"/>
      <w:r w:rsidRPr="00412B93">
        <w:rPr>
          <w:rFonts w:hint="eastAsia"/>
          <w:color w:val="000000"/>
          <w:kern w:val="0"/>
          <w:szCs w:val="28"/>
          <w14:ligatures w14:val="standardContextual"/>
        </w:rPr>
        <w:t>，它同時具備了定位和緊急通知功能</w:t>
      </w:r>
      <w:r w:rsidR="00D017E3" w:rsidRPr="00412B93">
        <w:rPr>
          <w:rFonts w:hint="eastAsia"/>
          <w:color w:val="000000"/>
          <w:kern w:val="0"/>
          <w:szCs w:val="28"/>
          <w14:ligatures w14:val="standardContextual"/>
        </w:rPr>
        <w:t>，</w:t>
      </w:r>
      <w:r w:rsidRPr="00412B93">
        <w:rPr>
          <w:rFonts w:hint="eastAsia"/>
          <w:color w:val="000000"/>
          <w:kern w:val="0"/>
          <w:szCs w:val="28"/>
          <w14:ligatures w14:val="standardContextual"/>
        </w:rPr>
        <w:t>並且也是穿戴式裝置。</w:t>
      </w:r>
    </w:p>
    <w:p w14:paraId="0979D0E1" w14:textId="66DFC32A" w:rsidR="00444DF2" w:rsidRPr="00412B93" w:rsidRDefault="00A26A4A" w:rsidP="00FA7D34">
      <w:pPr>
        <w:widowControl/>
        <w:snapToGrid w:val="0"/>
        <w:ind w:left="482" w:firstLineChars="200" w:firstLine="560"/>
        <w:contextualSpacing/>
        <w:jc w:val="both"/>
        <w:rPr>
          <w:color w:val="000000"/>
          <w:kern w:val="0"/>
          <w:szCs w:val="28"/>
          <w14:ligatures w14:val="standardContextual"/>
        </w:rPr>
      </w:pPr>
      <w:r w:rsidRPr="00412B93">
        <w:rPr>
          <w:rFonts w:hint="eastAsia"/>
          <w:color w:val="000000"/>
          <w:kern w:val="0"/>
          <w:szCs w:val="28"/>
          <w14:ligatures w14:val="standardContextual"/>
        </w:rPr>
        <w:t>而</w:t>
      </w:r>
      <w:proofErr w:type="spellStart"/>
      <w:r w:rsidR="003D7725" w:rsidRPr="00412B93">
        <w:rPr>
          <w:rFonts w:hint="eastAsia"/>
          <w:color w:val="000000"/>
          <w:kern w:val="0"/>
          <w:szCs w:val="28"/>
          <w14:ligatures w14:val="standardContextual"/>
        </w:rPr>
        <w:t>SilverEase</w:t>
      </w:r>
      <w:proofErr w:type="spellEnd"/>
      <w:r w:rsidR="003D7725" w:rsidRPr="00412B93">
        <w:rPr>
          <w:rFonts w:hint="eastAsia"/>
          <w:color w:val="000000"/>
          <w:kern w:val="0"/>
          <w:szCs w:val="28"/>
          <w14:ligatures w14:val="standardContextual"/>
        </w:rPr>
        <w:t>集結了各式優點，打造出對使用者友善的功能</w:t>
      </w:r>
      <w:r w:rsidRPr="00412B93">
        <w:rPr>
          <w:rFonts w:hint="eastAsia"/>
          <w:color w:val="000000"/>
          <w:kern w:val="0"/>
          <w:szCs w:val="28"/>
          <w14:ligatures w14:val="standardContextual"/>
        </w:rPr>
        <w:t>。</w:t>
      </w:r>
      <w:r w:rsidR="003D7725" w:rsidRPr="00412B93">
        <w:rPr>
          <w:rFonts w:hint="eastAsia"/>
          <w:color w:val="000000"/>
          <w:kern w:val="0"/>
          <w:szCs w:val="28"/>
          <w14:ligatures w14:val="standardContextual"/>
        </w:rPr>
        <w:t>相關比較如圖</w:t>
      </w:r>
      <w:r w:rsidR="003D7725" w:rsidRPr="00412B93">
        <w:rPr>
          <w:rFonts w:hint="eastAsia"/>
          <w:color w:val="000000"/>
          <w:kern w:val="0"/>
          <w:szCs w:val="28"/>
          <w14:ligatures w14:val="standardContextual"/>
        </w:rPr>
        <w:t>2-3-4-1</w:t>
      </w:r>
      <w:r w:rsidR="003D7725" w:rsidRPr="00412B93">
        <w:rPr>
          <w:rFonts w:hint="eastAsia"/>
          <w:color w:val="000000"/>
          <w:kern w:val="0"/>
          <w:szCs w:val="28"/>
          <w14:ligatures w14:val="standardContextual"/>
        </w:rPr>
        <w:t>所示。</w:t>
      </w:r>
    </w:p>
    <w:p w14:paraId="7CD2BD05" w14:textId="77777777" w:rsidR="00A26A4A" w:rsidRPr="00412B93" w:rsidRDefault="00A26A4A" w:rsidP="00FA7D34">
      <w:pPr>
        <w:widowControl/>
        <w:snapToGrid w:val="0"/>
        <w:ind w:left="482" w:firstLineChars="200" w:firstLine="560"/>
        <w:contextualSpacing/>
        <w:jc w:val="both"/>
        <w:rPr>
          <w:color w:val="000000"/>
          <w:kern w:val="0"/>
          <w:szCs w:val="28"/>
          <w14:ligatures w14:val="standardContextual"/>
        </w:rPr>
      </w:pPr>
    </w:p>
    <w:p w14:paraId="32E160DB" w14:textId="5D961461" w:rsidR="005117D4" w:rsidRPr="00412B93" w:rsidRDefault="005117D4" w:rsidP="00FA7D34">
      <w:pPr>
        <w:pStyle w:val="afd"/>
        <w:ind w:left="280" w:right="280"/>
      </w:pPr>
      <w:bookmarkStart w:id="30" w:name="_Toc167232761"/>
      <w:r w:rsidRPr="00412B93">
        <w:rPr>
          <w:rFonts w:hint="eastAsia"/>
        </w:rPr>
        <w:t>表</w:t>
      </w:r>
      <w:r w:rsidRPr="00412B93">
        <w:rPr>
          <w:rFonts w:hint="eastAsia"/>
        </w:rPr>
        <w:t>2-3-</w:t>
      </w:r>
      <w:r w:rsidR="000C5DF2" w:rsidRPr="00412B93">
        <w:rPr>
          <w:rFonts w:hint="eastAsia"/>
        </w:rPr>
        <w:t>4</w:t>
      </w:r>
      <w:r w:rsidRPr="00412B93">
        <w:rPr>
          <w:rFonts w:hint="eastAsia"/>
        </w:rPr>
        <w:t>-</w:t>
      </w:r>
      <w:r w:rsidRPr="00412B93">
        <w:fldChar w:fldCharType="begin"/>
      </w:r>
      <w:r w:rsidRPr="00412B93">
        <w:instrText xml:space="preserve"> </w:instrText>
      </w:r>
      <w:r w:rsidRPr="00412B93">
        <w:rPr>
          <w:rFonts w:hint="eastAsia"/>
        </w:rPr>
        <w:instrText xml:space="preserve">SEQ </w:instrText>
      </w:r>
      <w:r w:rsidRPr="00412B93">
        <w:rPr>
          <w:rFonts w:hint="eastAsia"/>
        </w:rPr>
        <w:instrText>表</w:instrText>
      </w:r>
      <w:r w:rsidRPr="00412B93">
        <w:rPr>
          <w:rFonts w:hint="eastAsia"/>
        </w:rPr>
        <w:instrText>2-3-3- \* ARABIC</w:instrText>
      </w:r>
      <w:r w:rsidRPr="00412B93">
        <w:instrText xml:space="preserve"> </w:instrText>
      </w:r>
      <w:r w:rsidRPr="00412B93">
        <w:fldChar w:fldCharType="separate"/>
      </w:r>
      <w:r w:rsidR="001443CF">
        <w:rPr>
          <w:noProof/>
        </w:rPr>
        <w:t>1</w:t>
      </w:r>
      <w:r w:rsidRPr="00412B93">
        <w:fldChar w:fldCharType="end"/>
      </w:r>
      <w:r w:rsidRPr="00412B93">
        <w:rPr>
          <w:rFonts w:hint="eastAsia"/>
        </w:rPr>
        <w:t>、相關系統比較</w:t>
      </w:r>
      <w:bookmarkEnd w:id="30"/>
    </w:p>
    <w:tbl>
      <w:tblPr>
        <w:tblStyle w:val="af4"/>
        <w:tblW w:w="5000" w:type="pct"/>
        <w:tblLayout w:type="fixed"/>
        <w:tblLook w:val="04A0" w:firstRow="1" w:lastRow="0" w:firstColumn="1" w:lastColumn="0" w:noHBand="0" w:noVBand="1"/>
      </w:tblPr>
      <w:tblGrid>
        <w:gridCol w:w="1838"/>
        <w:gridCol w:w="2088"/>
        <w:gridCol w:w="2090"/>
        <w:gridCol w:w="2090"/>
        <w:gridCol w:w="2088"/>
      </w:tblGrid>
      <w:tr w:rsidR="003D0EB0" w:rsidRPr="00412B93" w14:paraId="62562E3E" w14:textId="3CE037EA" w:rsidTr="005117D4">
        <w:tc>
          <w:tcPr>
            <w:tcW w:w="902" w:type="pct"/>
            <w:shd w:val="pct10" w:color="auto" w:fill="auto"/>
            <w:vAlign w:val="center"/>
          </w:tcPr>
          <w:p w14:paraId="42C9443D" w14:textId="271CF354" w:rsidR="00983935" w:rsidRPr="00412B93" w:rsidRDefault="00983935" w:rsidP="00FA7D34">
            <w:pPr>
              <w:widowControl/>
              <w:snapToGrid w:val="0"/>
              <w:jc w:val="center"/>
              <w:rPr>
                <w:color w:val="000000"/>
                <w:kern w:val="0"/>
                <w:szCs w:val="28"/>
                <w14:ligatures w14:val="standardContextual"/>
              </w:rPr>
            </w:pPr>
            <w:r w:rsidRPr="00412B93">
              <w:rPr>
                <w:rFonts w:hint="eastAsia"/>
                <w:color w:val="000000"/>
                <w:kern w:val="0"/>
                <w:szCs w:val="28"/>
                <w14:ligatures w14:val="standardContextual"/>
              </w:rPr>
              <w:t>功能特色</w:t>
            </w:r>
          </w:p>
        </w:tc>
        <w:tc>
          <w:tcPr>
            <w:tcW w:w="1024" w:type="pct"/>
            <w:shd w:val="pct10" w:color="auto" w:fill="auto"/>
            <w:vAlign w:val="center"/>
          </w:tcPr>
          <w:p w14:paraId="3E4B9D8B" w14:textId="7F4D8AB6" w:rsidR="00983935" w:rsidRPr="00412B93" w:rsidRDefault="00983935" w:rsidP="00FA7D34">
            <w:pPr>
              <w:widowControl/>
              <w:snapToGrid w:val="0"/>
              <w:jc w:val="center"/>
              <w:rPr>
                <w:color w:val="000000"/>
                <w:kern w:val="0"/>
                <w:szCs w:val="28"/>
                <w14:ligatures w14:val="standardContextual"/>
              </w:rPr>
            </w:pPr>
            <w:proofErr w:type="spellStart"/>
            <w:r w:rsidRPr="00412B93">
              <w:rPr>
                <w:color w:val="000000"/>
                <w:kern w:val="0"/>
                <w:szCs w:val="28"/>
                <w14:ligatures w14:val="standardContextual"/>
              </w:rPr>
              <w:t>SilverEase</w:t>
            </w:r>
            <w:proofErr w:type="spellEnd"/>
          </w:p>
        </w:tc>
        <w:tc>
          <w:tcPr>
            <w:tcW w:w="1025" w:type="pct"/>
            <w:shd w:val="pct10" w:color="auto" w:fill="auto"/>
            <w:vAlign w:val="center"/>
          </w:tcPr>
          <w:p w14:paraId="75E7BEFA" w14:textId="5552F402" w:rsidR="00983935" w:rsidRPr="00412B93" w:rsidRDefault="00983935" w:rsidP="00FA7D34">
            <w:pPr>
              <w:widowControl/>
              <w:snapToGrid w:val="0"/>
              <w:jc w:val="center"/>
              <w:rPr>
                <w:color w:val="000000"/>
                <w:kern w:val="0"/>
                <w:szCs w:val="28"/>
                <w14:ligatures w14:val="standardContextual"/>
              </w:rPr>
            </w:pPr>
            <w:r w:rsidRPr="00412B93">
              <w:rPr>
                <w:rFonts w:hint="eastAsia"/>
                <w:color w:val="000000"/>
                <w:kern w:val="0"/>
                <w:szCs w:val="28"/>
                <w14:ligatures w14:val="standardContextual"/>
              </w:rPr>
              <w:t>守護</w:t>
            </w:r>
            <w:proofErr w:type="spellStart"/>
            <w:r w:rsidRPr="00412B93">
              <w:rPr>
                <w:rFonts w:hint="eastAsia"/>
                <w:color w:val="000000"/>
                <w:kern w:val="0"/>
                <w:szCs w:val="28"/>
                <w14:ligatures w14:val="standardContextual"/>
              </w:rPr>
              <w:t>BBCall</w:t>
            </w:r>
            <w:proofErr w:type="spellEnd"/>
          </w:p>
        </w:tc>
        <w:tc>
          <w:tcPr>
            <w:tcW w:w="1025" w:type="pct"/>
            <w:shd w:val="pct10" w:color="auto" w:fill="auto"/>
            <w:vAlign w:val="center"/>
          </w:tcPr>
          <w:p w14:paraId="569662B9" w14:textId="26C5A109" w:rsidR="00983935" w:rsidRPr="00412B93" w:rsidRDefault="00983935" w:rsidP="00FA7D34">
            <w:pPr>
              <w:widowControl/>
              <w:snapToGrid w:val="0"/>
              <w:jc w:val="center"/>
              <w:rPr>
                <w:color w:val="000000"/>
                <w:kern w:val="0"/>
                <w:szCs w:val="28"/>
                <w14:ligatures w14:val="standardContextual"/>
              </w:rPr>
            </w:pPr>
            <w:r w:rsidRPr="00412B93">
              <w:rPr>
                <w:rFonts w:hint="eastAsia"/>
                <w:color w:val="000000"/>
                <w:kern w:val="0"/>
                <w:szCs w:val="28"/>
                <w14:ligatures w14:val="standardContextual"/>
              </w:rPr>
              <w:t>捷徑</w:t>
            </w:r>
          </w:p>
        </w:tc>
        <w:tc>
          <w:tcPr>
            <w:tcW w:w="1024" w:type="pct"/>
            <w:shd w:val="pct10" w:color="auto" w:fill="auto"/>
            <w:vAlign w:val="center"/>
          </w:tcPr>
          <w:p w14:paraId="00CDCE2C" w14:textId="574DFC85" w:rsidR="00983935" w:rsidRPr="00412B93" w:rsidRDefault="00983935" w:rsidP="00FA7D34">
            <w:pPr>
              <w:widowControl/>
              <w:snapToGrid w:val="0"/>
              <w:jc w:val="center"/>
              <w:rPr>
                <w:color w:val="000000"/>
                <w:kern w:val="0"/>
                <w:szCs w:val="28"/>
                <w14:ligatures w14:val="standardContextual"/>
              </w:rPr>
            </w:pPr>
            <w:proofErr w:type="spellStart"/>
            <w:r w:rsidRPr="00412B93">
              <w:rPr>
                <w:rFonts w:hint="eastAsia"/>
                <w:color w:val="000000"/>
                <w:kern w:val="0"/>
                <w:szCs w:val="28"/>
                <w14:ligatures w14:val="standardContextual"/>
              </w:rPr>
              <w:t>Osmile</w:t>
            </w:r>
            <w:proofErr w:type="spellEnd"/>
          </w:p>
        </w:tc>
      </w:tr>
      <w:tr w:rsidR="003D0EB0" w:rsidRPr="00412B93" w14:paraId="60C4A7B1" w14:textId="726B305E" w:rsidTr="005117D4">
        <w:tc>
          <w:tcPr>
            <w:tcW w:w="902" w:type="pct"/>
            <w:vAlign w:val="center"/>
          </w:tcPr>
          <w:p w14:paraId="1F38F4F7" w14:textId="30E7CB0D" w:rsidR="00983935" w:rsidRPr="00412B93" w:rsidRDefault="00983935" w:rsidP="00FA7D34">
            <w:pPr>
              <w:widowControl/>
              <w:snapToGrid w:val="0"/>
              <w:jc w:val="both"/>
              <w:rPr>
                <w:color w:val="000000"/>
                <w:kern w:val="0"/>
                <w:szCs w:val="28"/>
                <w14:ligatures w14:val="standardContextual"/>
              </w:rPr>
            </w:pPr>
            <w:r w:rsidRPr="00412B93">
              <w:rPr>
                <w:rFonts w:hint="eastAsia"/>
                <w:color w:val="000000"/>
                <w:kern w:val="0"/>
                <w:szCs w:val="28"/>
                <w14:ligatures w14:val="standardContextual"/>
              </w:rPr>
              <w:t>圖示</w:t>
            </w:r>
          </w:p>
        </w:tc>
        <w:tc>
          <w:tcPr>
            <w:tcW w:w="1024" w:type="pct"/>
            <w:vAlign w:val="center"/>
          </w:tcPr>
          <w:p w14:paraId="671A658B" w14:textId="39DE5F2A" w:rsidR="00983935" w:rsidRPr="00412B93" w:rsidRDefault="00983935" w:rsidP="00FA7D34">
            <w:pPr>
              <w:widowControl/>
              <w:snapToGrid w:val="0"/>
              <w:jc w:val="center"/>
              <w:rPr>
                <w:color w:val="000000"/>
                <w:kern w:val="0"/>
                <w:szCs w:val="28"/>
                <w14:ligatures w14:val="standardContextual"/>
              </w:rPr>
            </w:pPr>
            <w:r w:rsidRPr="00412B93">
              <w:rPr>
                <w:noProof/>
                <w:color w:val="000000" w:themeColor="text1"/>
                <w:szCs w:val="28"/>
                <w14:ligatures w14:val="standardContextual"/>
              </w:rPr>
              <w:drawing>
                <wp:inline distT="0" distB="0" distL="0" distR="0" wp14:anchorId="22F5A720" wp14:editId="0C661E17">
                  <wp:extent cx="1188000" cy="1191000"/>
                  <wp:effectExtent l="0" t="0" r="6350" b="3175"/>
                  <wp:docPr id="89069214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17153" name="圖片 691617153"/>
                          <pic:cNvPicPr/>
                        </pic:nvPicPr>
                        <pic:blipFill rotWithShape="1">
                          <a:blip r:embed="rId16" cstate="print">
                            <a:extLst>
                              <a:ext uri="{28A0092B-C50C-407E-A947-70E740481C1C}">
                                <a14:useLocalDpi xmlns:a14="http://schemas.microsoft.com/office/drawing/2010/main" val="0"/>
                              </a:ext>
                            </a:extLst>
                          </a:blip>
                          <a:srcRect l="4848" t="6223" r="5797" b="5578"/>
                          <a:stretch/>
                        </pic:blipFill>
                        <pic:spPr bwMode="auto">
                          <a:xfrm>
                            <a:off x="0" y="0"/>
                            <a:ext cx="1188000" cy="1191000"/>
                          </a:xfrm>
                          <a:prstGeom prst="rect">
                            <a:avLst/>
                          </a:prstGeom>
                          <a:ln>
                            <a:noFill/>
                          </a:ln>
                          <a:extLst>
                            <a:ext uri="{53640926-AAD7-44D8-BBD7-CCE9431645EC}">
                              <a14:shadowObscured xmlns:a14="http://schemas.microsoft.com/office/drawing/2010/main"/>
                            </a:ext>
                          </a:extLst>
                        </pic:spPr>
                      </pic:pic>
                    </a:graphicData>
                  </a:graphic>
                </wp:inline>
              </w:drawing>
            </w:r>
          </w:p>
        </w:tc>
        <w:tc>
          <w:tcPr>
            <w:tcW w:w="1025" w:type="pct"/>
            <w:vAlign w:val="center"/>
          </w:tcPr>
          <w:p w14:paraId="7AB68013" w14:textId="668208A8" w:rsidR="00983935" w:rsidRPr="00412B93" w:rsidRDefault="00983935" w:rsidP="00FA7D34">
            <w:pPr>
              <w:widowControl/>
              <w:snapToGrid w:val="0"/>
              <w:jc w:val="center"/>
              <w:rPr>
                <w:color w:val="000000"/>
                <w:kern w:val="0"/>
                <w:szCs w:val="28"/>
                <w14:ligatures w14:val="standardContextual"/>
              </w:rPr>
            </w:pPr>
            <w:r w:rsidRPr="00412B93">
              <w:rPr>
                <w:noProof/>
                <w:color w:val="000000"/>
                <w:kern w:val="0"/>
                <w:szCs w:val="28"/>
                <w14:ligatures w14:val="standardContextual"/>
              </w:rPr>
              <w:drawing>
                <wp:inline distT="0" distB="0" distL="0" distR="0" wp14:anchorId="25930128" wp14:editId="7DBEB421">
                  <wp:extent cx="1188000" cy="579150"/>
                  <wp:effectExtent l="0" t="0" r="6350" b="5080"/>
                  <wp:docPr id="1860748433"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48433" name="圖片 186074843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88000" cy="579150"/>
                          </a:xfrm>
                          <a:prstGeom prst="rect">
                            <a:avLst/>
                          </a:prstGeom>
                        </pic:spPr>
                      </pic:pic>
                    </a:graphicData>
                  </a:graphic>
                </wp:inline>
              </w:drawing>
            </w:r>
          </w:p>
        </w:tc>
        <w:tc>
          <w:tcPr>
            <w:tcW w:w="1025" w:type="pct"/>
            <w:vAlign w:val="center"/>
          </w:tcPr>
          <w:p w14:paraId="465C5F66" w14:textId="694DA587" w:rsidR="00983935" w:rsidRPr="00412B93" w:rsidRDefault="00983935" w:rsidP="00FA7D34">
            <w:pPr>
              <w:widowControl/>
              <w:snapToGrid w:val="0"/>
              <w:jc w:val="center"/>
              <w:rPr>
                <w:color w:val="000000"/>
                <w:kern w:val="0"/>
                <w:szCs w:val="28"/>
                <w14:ligatures w14:val="standardContextual"/>
              </w:rPr>
            </w:pPr>
            <w:r w:rsidRPr="00412B93">
              <w:rPr>
                <w:noProof/>
                <w:color w:val="000000"/>
                <w:kern w:val="0"/>
                <w:szCs w:val="28"/>
                <w14:ligatures w14:val="standardContextual"/>
              </w:rPr>
              <w:drawing>
                <wp:inline distT="0" distB="0" distL="0" distR="0" wp14:anchorId="2A9E0120" wp14:editId="0B7AB6AD">
                  <wp:extent cx="1188000" cy="1188000"/>
                  <wp:effectExtent l="0" t="0" r="6350" b="6350"/>
                  <wp:docPr id="417560851"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560851" name="圖片 41756085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88000" cy="1188000"/>
                          </a:xfrm>
                          <a:prstGeom prst="rect">
                            <a:avLst/>
                          </a:prstGeom>
                        </pic:spPr>
                      </pic:pic>
                    </a:graphicData>
                  </a:graphic>
                </wp:inline>
              </w:drawing>
            </w:r>
          </w:p>
        </w:tc>
        <w:tc>
          <w:tcPr>
            <w:tcW w:w="1024" w:type="pct"/>
            <w:vAlign w:val="center"/>
          </w:tcPr>
          <w:p w14:paraId="152B83CF" w14:textId="21AC934D" w:rsidR="00983935" w:rsidRPr="00412B93" w:rsidRDefault="00CF3436" w:rsidP="00FA7D34">
            <w:pPr>
              <w:widowControl/>
              <w:snapToGrid w:val="0"/>
              <w:jc w:val="center"/>
              <w:rPr>
                <w:noProof/>
                <w:color w:val="000000"/>
                <w:kern w:val="0"/>
                <w:szCs w:val="28"/>
                <w14:ligatures w14:val="standardContextual"/>
              </w:rPr>
            </w:pPr>
            <w:r w:rsidRPr="00412B93">
              <w:rPr>
                <w:noProof/>
                <w:color w:val="000000"/>
                <w:kern w:val="0"/>
                <w:szCs w:val="28"/>
                <w14:ligatures w14:val="standardContextual"/>
              </w:rPr>
              <w:drawing>
                <wp:inline distT="0" distB="0" distL="0" distR="0" wp14:anchorId="749BAA37" wp14:editId="2B53DE15">
                  <wp:extent cx="1188000" cy="403541"/>
                  <wp:effectExtent l="0" t="0" r="0" b="3175"/>
                  <wp:docPr id="873376008"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376008" name="圖片 87337600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88000" cy="403541"/>
                          </a:xfrm>
                          <a:prstGeom prst="rect">
                            <a:avLst/>
                          </a:prstGeom>
                        </pic:spPr>
                      </pic:pic>
                    </a:graphicData>
                  </a:graphic>
                </wp:inline>
              </w:drawing>
            </w:r>
          </w:p>
        </w:tc>
      </w:tr>
      <w:tr w:rsidR="003D0EB0" w:rsidRPr="00412B93" w14:paraId="4B72751D" w14:textId="416C4C61" w:rsidTr="005117D4">
        <w:tc>
          <w:tcPr>
            <w:tcW w:w="902" w:type="pct"/>
            <w:vAlign w:val="center"/>
          </w:tcPr>
          <w:p w14:paraId="7A7F91FF" w14:textId="7F5D7EA0" w:rsidR="00983935" w:rsidRPr="00412B93" w:rsidRDefault="00583BB0" w:rsidP="00FA7D34">
            <w:pPr>
              <w:widowControl/>
              <w:snapToGrid w:val="0"/>
              <w:jc w:val="both"/>
              <w:rPr>
                <w:color w:val="000000"/>
                <w:kern w:val="0"/>
                <w:szCs w:val="28"/>
                <w14:ligatures w14:val="standardContextual"/>
              </w:rPr>
            </w:pPr>
            <w:r w:rsidRPr="00412B93">
              <w:rPr>
                <w:rFonts w:hint="eastAsia"/>
                <w:color w:val="000000"/>
                <w:kern w:val="0"/>
                <w:szCs w:val="28"/>
                <w14:ligatures w14:val="standardContextual"/>
              </w:rPr>
              <w:t>緊急通知</w:t>
            </w:r>
          </w:p>
        </w:tc>
        <w:tc>
          <w:tcPr>
            <w:tcW w:w="1024" w:type="pct"/>
            <w:vAlign w:val="center"/>
          </w:tcPr>
          <w:p w14:paraId="0B10D9A7" w14:textId="0E78A1A3" w:rsidR="00983935" w:rsidRPr="005A6751" w:rsidRDefault="005A6751" w:rsidP="00FA7D34">
            <w:pPr>
              <w:widowControl/>
              <w:snapToGrid w:val="0"/>
              <w:jc w:val="center"/>
              <w:rPr>
                <w:rFonts w:ascii="Wingdings" w:hAnsi="Wingdings" w:hint="eastAsia"/>
                <w:color w:val="000000"/>
                <w:kern w:val="0"/>
                <w:szCs w:val="28"/>
                <w14:ligatures w14:val="standardContextual"/>
              </w:rPr>
            </w:pPr>
            <w:r>
              <w:rPr>
                <w:rFonts w:ascii="Wingdings" w:hAnsi="Wingdings"/>
                <w:color w:val="000000"/>
                <w:kern w:val="0"/>
                <w:szCs w:val="28"/>
                <w14:ligatures w14:val="standardContextual"/>
              </w:rPr>
              <w:t>ü</w:t>
            </w:r>
          </w:p>
        </w:tc>
        <w:tc>
          <w:tcPr>
            <w:tcW w:w="1025" w:type="pct"/>
            <w:vAlign w:val="center"/>
          </w:tcPr>
          <w:p w14:paraId="207A9271" w14:textId="73A7B350" w:rsidR="00983935" w:rsidRPr="00412B93" w:rsidRDefault="00983935" w:rsidP="00FA7D34">
            <w:pPr>
              <w:widowControl/>
              <w:snapToGrid w:val="0"/>
              <w:jc w:val="center"/>
              <w:rPr>
                <w:color w:val="000000"/>
                <w:kern w:val="0"/>
                <w:szCs w:val="28"/>
                <w14:ligatures w14:val="standardContextual"/>
              </w:rPr>
            </w:pPr>
          </w:p>
        </w:tc>
        <w:tc>
          <w:tcPr>
            <w:tcW w:w="1025" w:type="pct"/>
            <w:vAlign w:val="center"/>
          </w:tcPr>
          <w:p w14:paraId="1950CA6D" w14:textId="77777777" w:rsidR="00983935" w:rsidRPr="00412B93" w:rsidRDefault="00983935" w:rsidP="00FA7D34">
            <w:pPr>
              <w:widowControl/>
              <w:snapToGrid w:val="0"/>
              <w:jc w:val="center"/>
              <w:rPr>
                <w:color w:val="000000"/>
                <w:kern w:val="0"/>
                <w:szCs w:val="28"/>
                <w14:ligatures w14:val="standardContextual"/>
              </w:rPr>
            </w:pPr>
          </w:p>
        </w:tc>
        <w:tc>
          <w:tcPr>
            <w:tcW w:w="1024" w:type="pct"/>
            <w:vAlign w:val="center"/>
          </w:tcPr>
          <w:p w14:paraId="72BAF735" w14:textId="427009D4" w:rsidR="00983935" w:rsidRPr="00412B93" w:rsidRDefault="005A6751" w:rsidP="00FA7D34">
            <w:pPr>
              <w:widowControl/>
              <w:snapToGrid w:val="0"/>
              <w:jc w:val="center"/>
              <w:rPr>
                <w:color w:val="000000"/>
                <w:kern w:val="0"/>
                <w:szCs w:val="28"/>
                <w14:ligatures w14:val="standardContextual"/>
              </w:rPr>
            </w:pPr>
            <w:r>
              <w:rPr>
                <w:rFonts w:ascii="Wingdings" w:hAnsi="Wingdings"/>
                <w:color w:val="000000"/>
                <w:kern w:val="0"/>
                <w:szCs w:val="28"/>
                <w14:ligatures w14:val="standardContextual"/>
              </w:rPr>
              <w:t>ü</w:t>
            </w:r>
          </w:p>
        </w:tc>
      </w:tr>
      <w:tr w:rsidR="00983935" w:rsidRPr="00412B93" w14:paraId="2C844E79" w14:textId="77777777" w:rsidTr="005117D4">
        <w:tc>
          <w:tcPr>
            <w:tcW w:w="902" w:type="pct"/>
            <w:vAlign w:val="center"/>
          </w:tcPr>
          <w:p w14:paraId="4B1C1DA7" w14:textId="40CFC858" w:rsidR="00983935" w:rsidRPr="00412B93" w:rsidRDefault="00583BB0" w:rsidP="00FA7D34">
            <w:pPr>
              <w:widowControl/>
              <w:snapToGrid w:val="0"/>
              <w:jc w:val="both"/>
              <w:rPr>
                <w:color w:val="000000"/>
                <w:kern w:val="0"/>
                <w:szCs w:val="28"/>
                <w14:ligatures w14:val="standardContextual"/>
              </w:rPr>
            </w:pPr>
            <w:r w:rsidRPr="00412B93">
              <w:rPr>
                <w:rFonts w:hint="eastAsia"/>
                <w:color w:val="000000"/>
                <w:kern w:val="0"/>
                <w:szCs w:val="28"/>
                <w14:ligatures w14:val="standardContextual"/>
              </w:rPr>
              <w:t>定位</w:t>
            </w:r>
          </w:p>
        </w:tc>
        <w:tc>
          <w:tcPr>
            <w:tcW w:w="1024" w:type="pct"/>
            <w:vAlign w:val="center"/>
          </w:tcPr>
          <w:p w14:paraId="10AA62FE" w14:textId="7CCFF66B" w:rsidR="00983935" w:rsidRPr="00412B93" w:rsidRDefault="005A6751" w:rsidP="00FA7D34">
            <w:pPr>
              <w:widowControl/>
              <w:snapToGrid w:val="0"/>
              <w:jc w:val="center"/>
              <w:rPr>
                <w:color w:val="000000"/>
                <w:kern w:val="0"/>
                <w:szCs w:val="28"/>
                <w14:ligatures w14:val="standardContextual"/>
              </w:rPr>
            </w:pPr>
            <w:r>
              <w:rPr>
                <w:rFonts w:ascii="Wingdings" w:hAnsi="Wingdings"/>
                <w:color w:val="000000"/>
                <w:kern w:val="0"/>
                <w:szCs w:val="28"/>
                <w14:ligatures w14:val="standardContextual"/>
              </w:rPr>
              <w:t>ü</w:t>
            </w:r>
          </w:p>
        </w:tc>
        <w:tc>
          <w:tcPr>
            <w:tcW w:w="1025" w:type="pct"/>
            <w:vAlign w:val="center"/>
          </w:tcPr>
          <w:p w14:paraId="73A45D26" w14:textId="00AA83E9" w:rsidR="00983935" w:rsidRPr="00412B93" w:rsidRDefault="00583BB0" w:rsidP="00FA7D34">
            <w:pPr>
              <w:widowControl/>
              <w:snapToGrid w:val="0"/>
              <w:jc w:val="center"/>
              <w:rPr>
                <w:color w:val="000000"/>
                <w:kern w:val="0"/>
                <w:szCs w:val="28"/>
                <w14:ligatures w14:val="standardContextual"/>
              </w:rPr>
            </w:pPr>
            <w:r>
              <w:rPr>
                <w:rFonts w:ascii="Wingdings" w:hAnsi="Wingdings"/>
                <w:color w:val="000000"/>
                <w:kern w:val="0"/>
                <w:szCs w:val="28"/>
                <w14:ligatures w14:val="standardContextual"/>
              </w:rPr>
              <w:t>ü</w:t>
            </w:r>
          </w:p>
        </w:tc>
        <w:tc>
          <w:tcPr>
            <w:tcW w:w="1025" w:type="pct"/>
            <w:vAlign w:val="center"/>
          </w:tcPr>
          <w:p w14:paraId="03966176" w14:textId="77777777" w:rsidR="00983935" w:rsidRPr="00412B93" w:rsidRDefault="00983935" w:rsidP="00FA7D34">
            <w:pPr>
              <w:widowControl/>
              <w:snapToGrid w:val="0"/>
              <w:jc w:val="center"/>
              <w:rPr>
                <w:color w:val="000000"/>
                <w:kern w:val="0"/>
                <w:szCs w:val="28"/>
                <w14:ligatures w14:val="standardContextual"/>
              </w:rPr>
            </w:pPr>
          </w:p>
        </w:tc>
        <w:tc>
          <w:tcPr>
            <w:tcW w:w="1024" w:type="pct"/>
            <w:vAlign w:val="center"/>
          </w:tcPr>
          <w:p w14:paraId="3B2599A6" w14:textId="5BA6C16D" w:rsidR="00983935" w:rsidRPr="00412B93" w:rsidRDefault="00583BB0" w:rsidP="00FA7D34">
            <w:pPr>
              <w:widowControl/>
              <w:snapToGrid w:val="0"/>
              <w:jc w:val="center"/>
              <w:rPr>
                <w:color w:val="000000"/>
                <w:kern w:val="0"/>
                <w:szCs w:val="28"/>
                <w14:ligatures w14:val="standardContextual"/>
              </w:rPr>
            </w:pPr>
            <w:r>
              <w:rPr>
                <w:rFonts w:ascii="Wingdings" w:hAnsi="Wingdings"/>
                <w:color w:val="000000"/>
                <w:kern w:val="0"/>
                <w:szCs w:val="28"/>
                <w14:ligatures w14:val="standardContextual"/>
              </w:rPr>
              <w:t>ü</w:t>
            </w:r>
          </w:p>
        </w:tc>
      </w:tr>
      <w:tr w:rsidR="00983935" w:rsidRPr="00412B93" w14:paraId="16F94011" w14:textId="77777777" w:rsidTr="005117D4">
        <w:tc>
          <w:tcPr>
            <w:tcW w:w="902" w:type="pct"/>
            <w:vAlign w:val="center"/>
          </w:tcPr>
          <w:p w14:paraId="3A394EEB" w14:textId="01A661D6" w:rsidR="00983935" w:rsidRPr="00412B93" w:rsidRDefault="00583BB0" w:rsidP="00FA7D34">
            <w:pPr>
              <w:widowControl/>
              <w:snapToGrid w:val="0"/>
              <w:jc w:val="both"/>
              <w:rPr>
                <w:color w:val="000000"/>
                <w:kern w:val="0"/>
                <w:szCs w:val="28"/>
                <w14:ligatures w14:val="standardContextual"/>
              </w:rPr>
            </w:pPr>
            <w:r w:rsidRPr="00412B93">
              <w:rPr>
                <w:rFonts w:hint="eastAsia"/>
                <w:color w:val="000000"/>
                <w:kern w:val="0"/>
                <w:szCs w:val="28"/>
                <w14:ligatures w14:val="standardContextual"/>
              </w:rPr>
              <w:t>拍照功能</w:t>
            </w:r>
          </w:p>
        </w:tc>
        <w:tc>
          <w:tcPr>
            <w:tcW w:w="1024" w:type="pct"/>
            <w:vAlign w:val="center"/>
          </w:tcPr>
          <w:p w14:paraId="43957034" w14:textId="56620F71" w:rsidR="00983935" w:rsidRPr="00412B93" w:rsidRDefault="005A6751" w:rsidP="00FA7D34">
            <w:pPr>
              <w:widowControl/>
              <w:snapToGrid w:val="0"/>
              <w:jc w:val="center"/>
              <w:rPr>
                <w:color w:val="000000"/>
                <w:kern w:val="0"/>
                <w:szCs w:val="28"/>
                <w14:ligatures w14:val="standardContextual"/>
              </w:rPr>
            </w:pPr>
            <w:r>
              <w:rPr>
                <w:rFonts w:ascii="Wingdings" w:hAnsi="Wingdings"/>
                <w:color w:val="000000"/>
                <w:kern w:val="0"/>
                <w:szCs w:val="28"/>
                <w14:ligatures w14:val="standardContextual"/>
              </w:rPr>
              <w:t>ü</w:t>
            </w:r>
          </w:p>
        </w:tc>
        <w:tc>
          <w:tcPr>
            <w:tcW w:w="1025" w:type="pct"/>
            <w:vAlign w:val="center"/>
          </w:tcPr>
          <w:p w14:paraId="56FE44C5" w14:textId="77777777" w:rsidR="00983935" w:rsidRPr="00412B93" w:rsidRDefault="00983935" w:rsidP="00FA7D34">
            <w:pPr>
              <w:widowControl/>
              <w:snapToGrid w:val="0"/>
              <w:jc w:val="center"/>
              <w:rPr>
                <w:color w:val="000000"/>
                <w:kern w:val="0"/>
                <w:szCs w:val="28"/>
                <w14:ligatures w14:val="standardContextual"/>
              </w:rPr>
            </w:pPr>
          </w:p>
        </w:tc>
        <w:tc>
          <w:tcPr>
            <w:tcW w:w="1025" w:type="pct"/>
            <w:vAlign w:val="center"/>
          </w:tcPr>
          <w:p w14:paraId="73A11726" w14:textId="37DB922C" w:rsidR="00983935" w:rsidRPr="00412B93" w:rsidRDefault="00983935" w:rsidP="00FA7D34">
            <w:pPr>
              <w:widowControl/>
              <w:snapToGrid w:val="0"/>
              <w:jc w:val="center"/>
              <w:rPr>
                <w:color w:val="000000"/>
                <w:kern w:val="0"/>
                <w:szCs w:val="28"/>
                <w14:ligatures w14:val="standardContextual"/>
              </w:rPr>
            </w:pPr>
          </w:p>
        </w:tc>
        <w:tc>
          <w:tcPr>
            <w:tcW w:w="1024" w:type="pct"/>
            <w:vAlign w:val="center"/>
          </w:tcPr>
          <w:p w14:paraId="060207FE" w14:textId="484D619E" w:rsidR="00983935" w:rsidRPr="00412B93" w:rsidRDefault="00983935" w:rsidP="00FA7D34">
            <w:pPr>
              <w:widowControl/>
              <w:snapToGrid w:val="0"/>
              <w:jc w:val="center"/>
              <w:rPr>
                <w:color w:val="000000"/>
                <w:kern w:val="0"/>
                <w:szCs w:val="28"/>
                <w14:ligatures w14:val="standardContextual"/>
              </w:rPr>
            </w:pPr>
          </w:p>
        </w:tc>
      </w:tr>
      <w:tr w:rsidR="003D0EB0" w:rsidRPr="00412B93" w14:paraId="44E5F11B" w14:textId="7E4DD191" w:rsidTr="005117D4">
        <w:tc>
          <w:tcPr>
            <w:tcW w:w="902" w:type="pct"/>
            <w:vAlign w:val="center"/>
          </w:tcPr>
          <w:p w14:paraId="5D8465E4" w14:textId="111C4D78" w:rsidR="00983935" w:rsidRPr="00412B93" w:rsidRDefault="00983935" w:rsidP="00FA7D34">
            <w:pPr>
              <w:widowControl/>
              <w:snapToGrid w:val="0"/>
              <w:jc w:val="both"/>
              <w:rPr>
                <w:color w:val="000000"/>
                <w:kern w:val="0"/>
                <w:szCs w:val="28"/>
                <w14:ligatures w14:val="standardContextual"/>
              </w:rPr>
            </w:pPr>
            <w:r w:rsidRPr="00412B93">
              <w:rPr>
                <w:rFonts w:hint="eastAsia"/>
                <w:color w:val="000000"/>
                <w:kern w:val="0"/>
                <w:szCs w:val="28"/>
                <w14:ligatures w14:val="standardContextual"/>
              </w:rPr>
              <w:t>排</w:t>
            </w:r>
            <w:r w:rsidR="003D0EB0" w:rsidRPr="00412B93">
              <w:rPr>
                <w:rFonts w:hint="eastAsia"/>
                <w:color w:val="000000"/>
                <w:kern w:val="0"/>
                <w:szCs w:val="28"/>
                <w14:ligatures w14:val="standardContextual"/>
              </w:rPr>
              <w:t>程</w:t>
            </w:r>
            <w:r w:rsidRPr="00412B93">
              <w:rPr>
                <w:rFonts w:hint="eastAsia"/>
                <w:color w:val="000000"/>
                <w:kern w:val="0"/>
                <w:szCs w:val="28"/>
                <w14:ligatures w14:val="standardContextual"/>
              </w:rPr>
              <w:t>提醒</w:t>
            </w:r>
          </w:p>
        </w:tc>
        <w:tc>
          <w:tcPr>
            <w:tcW w:w="1024" w:type="pct"/>
            <w:vAlign w:val="center"/>
          </w:tcPr>
          <w:p w14:paraId="3B45B60B" w14:textId="63E71A65" w:rsidR="00983935" w:rsidRPr="00412B93" w:rsidRDefault="005A6751" w:rsidP="00FA7D34">
            <w:pPr>
              <w:widowControl/>
              <w:snapToGrid w:val="0"/>
              <w:jc w:val="center"/>
              <w:rPr>
                <w:color w:val="000000"/>
                <w:kern w:val="0"/>
                <w:szCs w:val="28"/>
                <w14:ligatures w14:val="standardContextual"/>
              </w:rPr>
            </w:pPr>
            <w:r>
              <w:rPr>
                <w:rFonts w:ascii="Wingdings" w:hAnsi="Wingdings"/>
                <w:color w:val="000000"/>
                <w:kern w:val="0"/>
                <w:szCs w:val="28"/>
                <w14:ligatures w14:val="standardContextual"/>
              </w:rPr>
              <w:t>ü</w:t>
            </w:r>
          </w:p>
        </w:tc>
        <w:tc>
          <w:tcPr>
            <w:tcW w:w="1025" w:type="pct"/>
            <w:vAlign w:val="center"/>
          </w:tcPr>
          <w:p w14:paraId="7C659225" w14:textId="77777777" w:rsidR="00983935" w:rsidRPr="00412B93" w:rsidRDefault="00983935" w:rsidP="00FA7D34">
            <w:pPr>
              <w:widowControl/>
              <w:snapToGrid w:val="0"/>
              <w:jc w:val="center"/>
              <w:rPr>
                <w:color w:val="000000"/>
                <w:kern w:val="0"/>
                <w:szCs w:val="28"/>
                <w14:ligatures w14:val="standardContextual"/>
              </w:rPr>
            </w:pPr>
          </w:p>
        </w:tc>
        <w:tc>
          <w:tcPr>
            <w:tcW w:w="1025" w:type="pct"/>
            <w:vAlign w:val="center"/>
          </w:tcPr>
          <w:p w14:paraId="5FA48096" w14:textId="5745E462" w:rsidR="00983935" w:rsidRPr="00412B93" w:rsidRDefault="005A6751" w:rsidP="00FA7D34">
            <w:pPr>
              <w:widowControl/>
              <w:snapToGrid w:val="0"/>
              <w:jc w:val="center"/>
              <w:rPr>
                <w:color w:val="000000"/>
                <w:kern w:val="0"/>
                <w:szCs w:val="28"/>
                <w14:ligatures w14:val="standardContextual"/>
              </w:rPr>
            </w:pPr>
            <w:r>
              <w:rPr>
                <w:rFonts w:ascii="Wingdings" w:hAnsi="Wingdings"/>
                <w:color w:val="000000"/>
                <w:kern w:val="0"/>
                <w:szCs w:val="28"/>
                <w14:ligatures w14:val="standardContextual"/>
              </w:rPr>
              <w:t>ü</w:t>
            </w:r>
          </w:p>
        </w:tc>
        <w:tc>
          <w:tcPr>
            <w:tcW w:w="1024" w:type="pct"/>
            <w:vAlign w:val="center"/>
          </w:tcPr>
          <w:p w14:paraId="0A6DAE2D" w14:textId="77777777" w:rsidR="00983935" w:rsidRPr="00412B93" w:rsidRDefault="00983935" w:rsidP="00FA7D34">
            <w:pPr>
              <w:widowControl/>
              <w:snapToGrid w:val="0"/>
              <w:jc w:val="center"/>
              <w:rPr>
                <w:color w:val="000000"/>
                <w:kern w:val="0"/>
                <w:szCs w:val="28"/>
                <w14:ligatures w14:val="standardContextual"/>
              </w:rPr>
            </w:pPr>
          </w:p>
        </w:tc>
      </w:tr>
      <w:tr w:rsidR="003D0EB0" w:rsidRPr="00412B93" w14:paraId="6E3A4FC4" w14:textId="2CBFA9A0" w:rsidTr="005117D4">
        <w:tc>
          <w:tcPr>
            <w:tcW w:w="902" w:type="pct"/>
            <w:vAlign w:val="center"/>
          </w:tcPr>
          <w:p w14:paraId="445F60E4" w14:textId="51CE8BFC" w:rsidR="00983935" w:rsidRPr="00412B93" w:rsidRDefault="00983935" w:rsidP="00FA7D34">
            <w:pPr>
              <w:widowControl/>
              <w:snapToGrid w:val="0"/>
              <w:jc w:val="both"/>
              <w:rPr>
                <w:color w:val="000000"/>
                <w:kern w:val="0"/>
                <w:szCs w:val="28"/>
                <w14:ligatures w14:val="standardContextual"/>
              </w:rPr>
            </w:pPr>
            <w:r w:rsidRPr="00412B93">
              <w:rPr>
                <w:rFonts w:hint="eastAsia"/>
                <w:color w:val="000000"/>
                <w:kern w:val="0"/>
                <w:szCs w:val="28"/>
                <w14:ligatures w14:val="standardContextual"/>
              </w:rPr>
              <w:t>資料分析</w:t>
            </w:r>
          </w:p>
        </w:tc>
        <w:tc>
          <w:tcPr>
            <w:tcW w:w="1024" w:type="pct"/>
            <w:vAlign w:val="center"/>
          </w:tcPr>
          <w:p w14:paraId="1A14DAA1" w14:textId="10FD01B6" w:rsidR="00983935" w:rsidRPr="00412B93" w:rsidRDefault="005A6751" w:rsidP="00FA7D34">
            <w:pPr>
              <w:widowControl/>
              <w:snapToGrid w:val="0"/>
              <w:jc w:val="center"/>
              <w:rPr>
                <w:color w:val="000000"/>
                <w:kern w:val="0"/>
                <w:szCs w:val="28"/>
                <w14:ligatures w14:val="standardContextual"/>
              </w:rPr>
            </w:pPr>
            <w:r>
              <w:rPr>
                <w:rFonts w:ascii="Wingdings" w:hAnsi="Wingdings"/>
                <w:color w:val="000000"/>
                <w:kern w:val="0"/>
                <w:szCs w:val="28"/>
                <w14:ligatures w14:val="standardContextual"/>
              </w:rPr>
              <w:t>ü</w:t>
            </w:r>
          </w:p>
        </w:tc>
        <w:tc>
          <w:tcPr>
            <w:tcW w:w="1025" w:type="pct"/>
            <w:vAlign w:val="center"/>
          </w:tcPr>
          <w:p w14:paraId="2D141720" w14:textId="77777777" w:rsidR="00983935" w:rsidRPr="00412B93" w:rsidRDefault="00983935" w:rsidP="00FA7D34">
            <w:pPr>
              <w:widowControl/>
              <w:snapToGrid w:val="0"/>
              <w:jc w:val="center"/>
              <w:rPr>
                <w:color w:val="000000"/>
                <w:kern w:val="0"/>
                <w:szCs w:val="28"/>
                <w14:ligatures w14:val="standardContextual"/>
              </w:rPr>
            </w:pPr>
          </w:p>
        </w:tc>
        <w:tc>
          <w:tcPr>
            <w:tcW w:w="1025" w:type="pct"/>
            <w:vAlign w:val="center"/>
          </w:tcPr>
          <w:p w14:paraId="76C7E8C9" w14:textId="77777777" w:rsidR="00983935" w:rsidRPr="00412B93" w:rsidRDefault="00983935" w:rsidP="00FA7D34">
            <w:pPr>
              <w:widowControl/>
              <w:snapToGrid w:val="0"/>
              <w:jc w:val="center"/>
              <w:rPr>
                <w:color w:val="000000"/>
                <w:kern w:val="0"/>
                <w:szCs w:val="28"/>
                <w14:ligatures w14:val="standardContextual"/>
              </w:rPr>
            </w:pPr>
          </w:p>
        </w:tc>
        <w:tc>
          <w:tcPr>
            <w:tcW w:w="1024" w:type="pct"/>
            <w:vAlign w:val="center"/>
          </w:tcPr>
          <w:p w14:paraId="4FDB1838" w14:textId="77777777" w:rsidR="00983935" w:rsidRPr="00412B93" w:rsidRDefault="00983935" w:rsidP="00FA7D34">
            <w:pPr>
              <w:widowControl/>
              <w:snapToGrid w:val="0"/>
              <w:jc w:val="center"/>
              <w:rPr>
                <w:color w:val="000000"/>
                <w:kern w:val="0"/>
                <w:szCs w:val="28"/>
                <w14:ligatures w14:val="standardContextual"/>
              </w:rPr>
            </w:pPr>
          </w:p>
        </w:tc>
      </w:tr>
      <w:tr w:rsidR="003D0EB0" w:rsidRPr="00412B93" w14:paraId="3DD8720F" w14:textId="233D05EB" w:rsidTr="005117D4">
        <w:tc>
          <w:tcPr>
            <w:tcW w:w="902" w:type="pct"/>
            <w:vAlign w:val="center"/>
          </w:tcPr>
          <w:p w14:paraId="0E32F9FE" w14:textId="1F3C6C75" w:rsidR="00983935" w:rsidRPr="00412B93" w:rsidRDefault="00983935" w:rsidP="00FA7D34">
            <w:pPr>
              <w:widowControl/>
              <w:snapToGrid w:val="0"/>
              <w:jc w:val="both"/>
              <w:rPr>
                <w:color w:val="000000"/>
                <w:kern w:val="0"/>
                <w:szCs w:val="28"/>
                <w14:ligatures w14:val="standardContextual"/>
              </w:rPr>
            </w:pPr>
            <w:r w:rsidRPr="00412B93">
              <w:rPr>
                <w:rFonts w:hint="eastAsia"/>
                <w:color w:val="000000"/>
                <w:kern w:val="0"/>
                <w:szCs w:val="28"/>
                <w14:ligatures w14:val="standardContextual"/>
              </w:rPr>
              <w:t>穿戴式裝置</w:t>
            </w:r>
          </w:p>
        </w:tc>
        <w:tc>
          <w:tcPr>
            <w:tcW w:w="1024" w:type="pct"/>
            <w:vAlign w:val="center"/>
          </w:tcPr>
          <w:p w14:paraId="54AD30E1" w14:textId="463B7FD0" w:rsidR="00983935" w:rsidRPr="00412B93" w:rsidRDefault="005A6751" w:rsidP="00FA7D34">
            <w:pPr>
              <w:widowControl/>
              <w:snapToGrid w:val="0"/>
              <w:jc w:val="center"/>
              <w:rPr>
                <w:color w:val="000000"/>
                <w:kern w:val="0"/>
                <w:szCs w:val="28"/>
                <w14:ligatures w14:val="standardContextual"/>
              </w:rPr>
            </w:pPr>
            <w:r>
              <w:rPr>
                <w:rFonts w:ascii="Wingdings" w:hAnsi="Wingdings"/>
                <w:color w:val="000000"/>
                <w:kern w:val="0"/>
                <w:szCs w:val="28"/>
                <w14:ligatures w14:val="standardContextual"/>
              </w:rPr>
              <w:t>ü</w:t>
            </w:r>
          </w:p>
        </w:tc>
        <w:tc>
          <w:tcPr>
            <w:tcW w:w="1025" w:type="pct"/>
            <w:vAlign w:val="center"/>
          </w:tcPr>
          <w:p w14:paraId="13391D01" w14:textId="56B2F657" w:rsidR="00983935" w:rsidRPr="00412B93" w:rsidRDefault="00983935" w:rsidP="00FA7D34">
            <w:pPr>
              <w:widowControl/>
              <w:snapToGrid w:val="0"/>
              <w:jc w:val="center"/>
              <w:rPr>
                <w:color w:val="000000"/>
                <w:kern w:val="0"/>
                <w:szCs w:val="28"/>
                <w14:ligatures w14:val="standardContextual"/>
              </w:rPr>
            </w:pPr>
          </w:p>
        </w:tc>
        <w:tc>
          <w:tcPr>
            <w:tcW w:w="1025" w:type="pct"/>
            <w:vAlign w:val="center"/>
          </w:tcPr>
          <w:p w14:paraId="111A6D1B" w14:textId="77777777" w:rsidR="00983935" w:rsidRPr="00412B93" w:rsidRDefault="00983935" w:rsidP="00FA7D34">
            <w:pPr>
              <w:widowControl/>
              <w:snapToGrid w:val="0"/>
              <w:jc w:val="center"/>
              <w:rPr>
                <w:color w:val="000000"/>
                <w:kern w:val="0"/>
                <w:szCs w:val="28"/>
                <w14:ligatures w14:val="standardContextual"/>
              </w:rPr>
            </w:pPr>
          </w:p>
        </w:tc>
        <w:tc>
          <w:tcPr>
            <w:tcW w:w="1024" w:type="pct"/>
            <w:vAlign w:val="center"/>
          </w:tcPr>
          <w:p w14:paraId="7718DF96" w14:textId="463E02FF" w:rsidR="00983935" w:rsidRPr="00412B93" w:rsidRDefault="005A6751" w:rsidP="00FA7D34">
            <w:pPr>
              <w:widowControl/>
              <w:snapToGrid w:val="0"/>
              <w:jc w:val="center"/>
              <w:rPr>
                <w:color w:val="000000"/>
                <w:kern w:val="0"/>
                <w:szCs w:val="28"/>
                <w14:ligatures w14:val="standardContextual"/>
              </w:rPr>
            </w:pPr>
            <w:r>
              <w:rPr>
                <w:rFonts w:ascii="Wingdings" w:hAnsi="Wingdings"/>
                <w:color w:val="000000"/>
                <w:kern w:val="0"/>
                <w:szCs w:val="28"/>
                <w14:ligatures w14:val="standardContextual"/>
              </w:rPr>
              <w:t>ü</w:t>
            </w:r>
          </w:p>
        </w:tc>
      </w:tr>
      <w:tr w:rsidR="00CF3436" w:rsidRPr="00412B93" w14:paraId="57E9DE32" w14:textId="77777777" w:rsidTr="005117D4">
        <w:tc>
          <w:tcPr>
            <w:tcW w:w="902" w:type="pct"/>
            <w:vAlign w:val="center"/>
          </w:tcPr>
          <w:p w14:paraId="66500193" w14:textId="44EFCE22" w:rsidR="00CF3436" w:rsidRPr="00412B93" w:rsidRDefault="00CF3436" w:rsidP="00FA7D34">
            <w:pPr>
              <w:widowControl/>
              <w:snapToGrid w:val="0"/>
              <w:jc w:val="both"/>
              <w:rPr>
                <w:color w:val="000000"/>
                <w:kern w:val="0"/>
                <w:szCs w:val="28"/>
                <w14:ligatures w14:val="standardContextual"/>
              </w:rPr>
            </w:pPr>
            <w:r w:rsidRPr="00412B93">
              <w:rPr>
                <w:rFonts w:hint="eastAsia"/>
                <w:color w:val="000000"/>
                <w:kern w:val="0"/>
                <w:szCs w:val="28"/>
                <w14:ligatures w14:val="standardContextual"/>
              </w:rPr>
              <w:t>R</w:t>
            </w:r>
            <w:r w:rsidRPr="00412B93">
              <w:rPr>
                <w:color w:val="000000"/>
                <w:kern w:val="0"/>
                <w:szCs w:val="28"/>
                <w14:ligatures w14:val="standardContextual"/>
              </w:rPr>
              <w:t>FID</w:t>
            </w:r>
            <w:r w:rsidRPr="00412B93">
              <w:rPr>
                <w:rFonts w:hint="eastAsia"/>
                <w:color w:val="000000"/>
                <w:kern w:val="0"/>
                <w:szCs w:val="28"/>
                <w14:ligatures w14:val="standardContextual"/>
              </w:rPr>
              <w:t>裝置</w:t>
            </w:r>
          </w:p>
        </w:tc>
        <w:tc>
          <w:tcPr>
            <w:tcW w:w="1024" w:type="pct"/>
            <w:vAlign w:val="center"/>
          </w:tcPr>
          <w:p w14:paraId="26595EE9" w14:textId="77777777" w:rsidR="00CF3436" w:rsidRPr="00412B93" w:rsidRDefault="00CF3436" w:rsidP="00FA7D34">
            <w:pPr>
              <w:widowControl/>
              <w:snapToGrid w:val="0"/>
              <w:jc w:val="center"/>
              <w:rPr>
                <w:color w:val="000000"/>
                <w:kern w:val="0"/>
                <w:szCs w:val="28"/>
                <w14:ligatures w14:val="standardContextual"/>
              </w:rPr>
            </w:pPr>
          </w:p>
        </w:tc>
        <w:tc>
          <w:tcPr>
            <w:tcW w:w="1025" w:type="pct"/>
            <w:vAlign w:val="center"/>
          </w:tcPr>
          <w:p w14:paraId="4D9AE9CF" w14:textId="54F1970C" w:rsidR="00CF3436" w:rsidRPr="00412B93" w:rsidRDefault="005A6751" w:rsidP="00FA7D34">
            <w:pPr>
              <w:widowControl/>
              <w:snapToGrid w:val="0"/>
              <w:jc w:val="center"/>
              <w:rPr>
                <w:color w:val="000000"/>
                <w:kern w:val="0"/>
                <w:szCs w:val="28"/>
                <w14:ligatures w14:val="standardContextual"/>
              </w:rPr>
            </w:pPr>
            <w:r>
              <w:rPr>
                <w:rFonts w:ascii="Wingdings" w:hAnsi="Wingdings"/>
                <w:color w:val="000000"/>
                <w:kern w:val="0"/>
                <w:szCs w:val="28"/>
                <w14:ligatures w14:val="standardContextual"/>
              </w:rPr>
              <w:t>ü</w:t>
            </w:r>
          </w:p>
        </w:tc>
        <w:tc>
          <w:tcPr>
            <w:tcW w:w="1025" w:type="pct"/>
            <w:vAlign w:val="center"/>
          </w:tcPr>
          <w:p w14:paraId="4B0889E2" w14:textId="77777777" w:rsidR="00CF3436" w:rsidRPr="00412B93" w:rsidRDefault="00CF3436" w:rsidP="00FA7D34">
            <w:pPr>
              <w:widowControl/>
              <w:snapToGrid w:val="0"/>
              <w:jc w:val="center"/>
              <w:rPr>
                <w:color w:val="000000"/>
                <w:kern w:val="0"/>
                <w:szCs w:val="28"/>
                <w14:ligatures w14:val="standardContextual"/>
              </w:rPr>
            </w:pPr>
          </w:p>
        </w:tc>
        <w:tc>
          <w:tcPr>
            <w:tcW w:w="1024" w:type="pct"/>
            <w:vAlign w:val="center"/>
          </w:tcPr>
          <w:p w14:paraId="219E7B38" w14:textId="77777777" w:rsidR="00CF3436" w:rsidRPr="00412B93" w:rsidRDefault="00CF3436" w:rsidP="00FA7D34">
            <w:pPr>
              <w:widowControl/>
              <w:snapToGrid w:val="0"/>
              <w:jc w:val="center"/>
              <w:rPr>
                <w:color w:val="000000"/>
                <w:kern w:val="0"/>
                <w:szCs w:val="28"/>
                <w14:ligatures w14:val="standardContextual"/>
              </w:rPr>
            </w:pPr>
          </w:p>
        </w:tc>
      </w:tr>
    </w:tbl>
    <w:p w14:paraId="7017EEE8" w14:textId="77777777" w:rsidR="000C5DF2" w:rsidRPr="00412B93" w:rsidRDefault="000C5DF2" w:rsidP="00FA7D34">
      <w:pPr>
        <w:widowControl/>
        <w:snapToGrid w:val="0"/>
        <w:rPr>
          <w:rFonts w:cs="BiauKai"/>
          <w:color w:val="000000"/>
          <w:kern w:val="0"/>
          <w:sz w:val="32"/>
          <w:szCs w:val="32"/>
          <w14:ligatures w14:val="standardContextual"/>
        </w:rPr>
      </w:pPr>
      <w:r w:rsidRPr="00412B93">
        <w:br w:type="page"/>
      </w:r>
    </w:p>
    <w:p w14:paraId="4D272906" w14:textId="0C2E87AF" w:rsidR="00327E45" w:rsidRPr="00412B93" w:rsidRDefault="0065799B" w:rsidP="00FA7D34">
      <w:pPr>
        <w:pStyle w:val="1-1"/>
      </w:pPr>
      <w:bookmarkStart w:id="31" w:name="_Toc167232677"/>
      <w:r w:rsidRPr="00412B93">
        <w:lastRenderedPageBreak/>
        <w:t xml:space="preserve">2-4 </w:t>
      </w:r>
      <w:r w:rsidRPr="00412B93">
        <w:rPr>
          <w:rFonts w:hint="eastAsia"/>
        </w:rPr>
        <w:t>競爭力分析</w:t>
      </w:r>
      <w:r w:rsidRPr="00412B93">
        <w:rPr>
          <w:rFonts w:hint="eastAsia"/>
        </w:rPr>
        <w:t>(</w:t>
      </w:r>
      <w:r w:rsidRPr="00412B93">
        <w:t>SWOT-TOWS)</w:t>
      </w:r>
      <w:bookmarkEnd w:id="31"/>
    </w:p>
    <w:p w14:paraId="4DC39B00" w14:textId="77777777" w:rsidR="00994E97" w:rsidRPr="00412B93" w:rsidRDefault="00994E97" w:rsidP="005D1A83"/>
    <w:p w14:paraId="7F9979E4" w14:textId="6D395369" w:rsidR="00327E45" w:rsidRPr="00412B93" w:rsidRDefault="00327E45" w:rsidP="00FA7D34">
      <w:pPr>
        <w:pStyle w:val="afd"/>
        <w:ind w:left="280" w:right="280"/>
      </w:pPr>
      <w:bookmarkStart w:id="32" w:name="_Toc167232762"/>
      <w:r w:rsidRPr="00412B93">
        <w:rPr>
          <w:rFonts w:hint="eastAsia"/>
        </w:rPr>
        <w:t>表</w:t>
      </w:r>
      <w:r w:rsidRPr="00412B93">
        <w:t>2-4-1</w:t>
      </w:r>
      <w:r w:rsidRPr="00412B93">
        <w:rPr>
          <w:rFonts w:hint="eastAsia"/>
        </w:rPr>
        <w:t>、競爭力分析</w:t>
      </w:r>
      <w:r w:rsidRPr="00412B93">
        <w:rPr>
          <w:rFonts w:hint="eastAsia"/>
        </w:rPr>
        <w:t>(SWOT-TOWS)</w:t>
      </w:r>
      <w:bookmarkEnd w:id="32"/>
    </w:p>
    <w:tbl>
      <w:tblPr>
        <w:tblStyle w:val="af4"/>
        <w:tblW w:w="0" w:type="auto"/>
        <w:tblLook w:val="04A0" w:firstRow="1" w:lastRow="0" w:firstColumn="1" w:lastColumn="0" w:noHBand="0" w:noVBand="1"/>
      </w:tblPr>
      <w:tblGrid>
        <w:gridCol w:w="3398"/>
        <w:gridCol w:w="3398"/>
        <w:gridCol w:w="3398"/>
      </w:tblGrid>
      <w:tr w:rsidR="00932F11" w:rsidRPr="00412B93" w14:paraId="1B2DCDFD" w14:textId="77777777" w:rsidTr="003D6D49">
        <w:tc>
          <w:tcPr>
            <w:tcW w:w="3398" w:type="dxa"/>
            <w:tcBorders>
              <w:bottom w:val="single" w:sz="4" w:space="0" w:color="auto"/>
              <w:tl2br w:val="single" w:sz="4" w:space="0" w:color="auto"/>
            </w:tcBorders>
            <w:shd w:val="pct20" w:color="auto" w:fill="auto"/>
          </w:tcPr>
          <w:p w14:paraId="0A593B63" w14:textId="77777777" w:rsidR="00932F11" w:rsidRPr="00412B93" w:rsidRDefault="003D6D49" w:rsidP="00FA7D34">
            <w:pPr>
              <w:widowControl/>
              <w:snapToGrid w:val="0"/>
              <w:contextualSpacing/>
              <w:jc w:val="right"/>
              <w:rPr>
                <w:rFonts w:cs="BiauKai"/>
                <w:b/>
                <w:bCs/>
                <w:color w:val="000000"/>
                <w:kern w:val="0"/>
                <w:szCs w:val="28"/>
                <w14:ligatures w14:val="standardContextual"/>
              </w:rPr>
            </w:pPr>
            <w:r w:rsidRPr="00412B93">
              <w:rPr>
                <w:rFonts w:cs="BiauKai" w:hint="eastAsia"/>
                <w:b/>
                <w:bCs/>
                <w:color w:val="000000"/>
                <w:kern w:val="0"/>
                <w:szCs w:val="28"/>
                <w14:ligatures w14:val="standardContextual"/>
              </w:rPr>
              <w:t>I</w:t>
            </w:r>
            <w:r w:rsidRPr="00412B93">
              <w:rPr>
                <w:rFonts w:cs="BiauKai"/>
                <w:b/>
                <w:bCs/>
                <w:color w:val="000000"/>
                <w:kern w:val="0"/>
                <w:szCs w:val="28"/>
                <w14:ligatures w14:val="standardContextual"/>
              </w:rPr>
              <w:t>nternal factors</w:t>
            </w:r>
          </w:p>
          <w:p w14:paraId="1E7D8435" w14:textId="77777777" w:rsidR="003D6D49" w:rsidRPr="00412B93" w:rsidRDefault="003D6D49" w:rsidP="00FA7D34">
            <w:pPr>
              <w:widowControl/>
              <w:snapToGrid w:val="0"/>
              <w:contextualSpacing/>
              <w:rPr>
                <w:rFonts w:cs="BiauKai"/>
                <w:color w:val="000000"/>
                <w:kern w:val="0"/>
                <w:szCs w:val="28"/>
                <w14:ligatures w14:val="standardContextual"/>
              </w:rPr>
            </w:pPr>
          </w:p>
          <w:p w14:paraId="19EFA4E0" w14:textId="77777777" w:rsidR="003D6D49" w:rsidRPr="00412B93" w:rsidRDefault="003D6D49" w:rsidP="00FA7D34">
            <w:pPr>
              <w:widowControl/>
              <w:snapToGrid w:val="0"/>
              <w:contextualSpacing/>
              <w:rPr>
                <w:rFonts w:cs="BiauKai"/>
                <w:color w:val="000000"/>
                <w:kern w:val="0"/>
                <w:szCs w:val="28"/>
                <w14:ligatures w14:val="standardContextual"/>
              </w:rPr>
            </w:pPr>
          </w:p>
          <w:p w14:paraId="7EBA5014" w14:textId="77777777" w:rsidR="003D6D49" w:rsidRPr="00412B93" w:rsidRDefault="003D6D49" w:rsidP="00FA7D34">
            <w:pPr>
              <w:widowControl/>
              <w:snapToGrid w:val="0"/>
              <w:contextualSpacing/>
              <w:rPr>
                <w:rFonts w:cs="BiauKai"/>
                <w:color w:val="000000"/>
                <w:kern w:val="0"/>
                <w:szCs w:val="28"/>
                <w14:ligatures w14:val="standardContextual"/>
              </w:rPr>
            </w:pPr>
          </w:p>
          <w:p w14:paraId="1F96EA2F" w14:textId="77777777" w:rsidR="003D6D49" w:rsidRPr="00412B93" w:rsidRDefault="003D6D49" w:rsidP="00FA7D34">
            <w:pPr>
              <w:widowControl/>
              <w:snapToGrid w:val="0"/>
              <w:contextualSpacing/>
              <w:rPr>
                <w:rFonts w:cs="BiauKai"/>
                <w:color w:val="000000"/>
                <w:kern w:val="0"/>
                <w:szCs w:val="28"/>
                <w14:ligatures w14:val="standardContextual"/>
              </w:rPr>
            </w:pPr>
          </w:p>
          <w:p w14:paraId="6855B51E" w14:textId="77777777" w:rsidR="00327E45" w:rsidRPr="00412B93" w:rsidRDefault="00327E45" w:rsidP="00FA7D34">
            <w:pPr>
              <w:widowControl/>
              <w:snapToGrid w:val="0"/>
              <w:contextualSpacing/>
              <w:rPr>
                <w:rFonts w:cs="BiauKai"/>
                <w:color w:val="000000"/>
                <w:kern w:val="0"/>
                <w:szCs w:val="28"/>
                <w14:ligatures w14:val="standardContextual"/>
              </w:rPr>
            </w:pPr>
          </w:p>
          <w:p w14:paraId="41413005" w14:textId="77777777" w:rsidR="00327E45" w:rsidRPr="00412B93" w:rsidRDefault="00327E45" w:rsidP="00FA7D34">
            <w:pPr>
              <w:widowControl/>
              <w:snapToGrid w:val="0"/>
              <w:contextualSpacing/>
              <w:rPr>
                <w:rFonts w:cs="BiauKai"/>
                <w:color w:val="000000"/>
                <w:kern w:val="0"/>
                <w:szCs w:val="28"/>
                <w14:ligatures w14:val="standardContextual"/>
              </w:rPr>
            </w:pPr>
          </w:p>
          <w:p w14:paraId="5AB77A81" w14:textId="77777777" w:rsidR="00090E9A" w:rsidRPr="00412B93" w:rsidRDefault="00090E9A" w:rsidP="00FA7D34">
            <w:pPr>
              <w:widowControl/>
              <w:snapToGrid w:val="0"/>
              <w:contextualSpacing/>
              <w:rPr>
                <w:rFonts w:cs="BiauKai"/>
                <w:color w:val="000000"/>
                <w:kern w:val="0"/>
                <w:szCs w:val="28"/>
                <w14:ligatures w14:val="standardContextual"/>
              </w:rPr>
            </w:pPr>
          </w:p>
          <w:p w14:paraId="47BEB58B" w14:textId="17A58EE9" w:rsidR="003D6D49" w:rsidRPr="00412B93" w:rsidRDefault="003D6D49" w:rsidP="00FA7D34">
            <w:pPr>
              <w:widowControl/>
              <w:snapToGrid w:val="0"/>
              <w:contextualSpacing/>
              <w:rPr>
                <w:rFonts w:cs="BiauKai"/>
                <w:b/>
                <w:bCs/>
                <w:color w:val="000000"/>
                <w:kern w:val="0"/>
                <w:szCs w:val="28"/>
                <w14:ligatures w14:val="standardContextual"/>
              </w:rPr>
            </w:pPr>
            <w:r w:rsidRPr="00412B93">
              <w:rPr>
                <w:rFonts w:cs="BiauKai" w:hint="eastAsia"/>
                <w:b/>
                <w:bCs/>
                <w:color w:val="000000"/>
                <w:kern w:val="0"/>
                <w:szCs w:val="28"/>
                <w14:ligatures w14:val="standardContextual"/>
              </w:rPr>
              <w:t>E</w:t>
            </w:r>
            <w:r w:rsidRPr="00412B93">
              <w:rPr>
                <w:rFonts w:cs="BiauKai"/>
                <w:b/>
                <w:bCs/>
                <w:color w:val="000000"/>
                <w:kern w:val="0"/>
                <w:szCs w:val="28"/>
                <w14:ligatures w14:val="standardContextual"/>
              </w:rPr>
              <w:t>xternal factors</w:t>
            </w:r>
          </w:p>
        </w:tc>
        <w:tc>
          <w:tcPr>
            <w:tcW w:w="3398" w:type="dxa"/>
            <w:shd w:val="pct20" w:color="auto" w:fill="auto"/>
          </w:tcPr>
          <w:p w14:paraId="3984C318" w14:textId="77777777" w:rsidR="00932F11" w:rsidRPr="00412B93" w:rsidRDefault="00932F11" w:rsidP="00FA7D34">
            <w:pPr>
              <w:widowControl/>
              <w:snapToGrid w:val="0"/>
              <w:contextualSpacing/>
              <w:jc w:val="both"/>
              <w:rPr>
                <w:rFonts w:cs="BiauKai"/>
                <w:b/>
                <w:bCs/>
                <w:color w:val="000000"/>
                <w:kern w:val="0"/>
                <w:szCs w:val="28"/>
                <w14:ligatures w14:val="standardContextual"/>
              </w:rPr>
            </w:pPr>
            <w:r w:rsidRPr="00412B93">
              <w:rPr>
                <w:rFonts w:cs="BiauKai"/>
                <w:b/>
                <w:bCs/>
                <w:color w:val="000000"/>
                <w:kern w:val="0"/>
                <w:szCs w:val="28"/>
                <w14:ligatures w14:val="standardContextual"/>
              </w:rPr>
              <w:t>Strengths</w:t>
            </w:r>
            <w:r w:rsidRPr="00412B93">
              <w:rPr>
                <w:rFonts w:cs="BiauKai" w:hint="eastAsia"/>
                <w:b/>
                <w:bCs/>
                <w:color w:val="000000"/>
                <w:kern w:val="0"/>
                <w:szCs w:val="28"/>
                <w14:ligatures w14:val="standardContextual"/>
              </w:rPr>
              <w:t xml:space="preserve"> </w:t>
            </w:r>
            <w:r w:rsidRPr="00412B93">
              <w:rPr>
                <w:rFonts w:cs="BiauKai" w:hint="eastAsia"/>
                <w:b/>
                <w:bCs/>
                <w:color w:val="000000"/>
                <w:kern w:val="0"/>
                <w:szCs w:val="28"/>
                <w14:ligatures w14:val="standardContextual"/>
              </w:rPr>
              <w:t>優勢</w:t>
            </w:r>
          </w:p>
          <w:p w14:paraId="1E76F878"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簡易操作</w:t>
            </w:r>
          </w:p>
          <w:p w14:paraId="5526C5F2"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軟</w:t>
            </w:r>
            <w:r w:rsidRPr="00412B93">
              <w:rPr>
                <w:rFonts w:cs="BiauKai" w:hint="eastAsia"/>
                <w:color w:val="000000"/>
                <w:kern w:val="0"/>
                <w:szCs w:val="28"/>
                <w14:ligatures w14:val="standardContextual"/>
              </w:rPr>
              <w:t>/</w:t>
            </w:r>
            <w:r w:rsidRPr="00412B93">
              <w:rPr>
                <w:rFonts w:cs="BiauKai" w:hint="eastAsia"/>
                <w:color w:val="000000"/>
                <w:kern w:val="0"/>
                <w:szCs w:val="28"/>
                <w14:ligatures w14:val="standardContextual"/>
              </w:rPr>
              <w:t>硬體整合</w:t>
            </w:r>
          </w:p>
          <w:p w14:paraId="4B84B127"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支援跨系統</w:t>
            </w:r>
          </w:p>
          <w:p w14:paraId="3C8CEFA6"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高度即時服務</w:t>
            </w:r>
          </w:p>
          <w:p w14:paraId="05D27BEA"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簡便及輕量操作</w:t>
            </w:r>
          </w:p>
          <w:p w14:paraId="76E873DB"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銀髮友善</w:t>
            </w:r>
            <w:r w:rsidRPr="00412B93">
              <w:rPr>
                <w:rFonts w:cs="BiauKai" w:hint="eastAsia"/>
                <w:color w:val="000000"/>
                <w:kern w:val="0"/>
                <w:szCs w:val="28"/>
                <w14:ligatures w14:val="standardContextual"/>
              </w:rPr>
              <w:t>UI/UX</w:t>
            </w:r>
          </w:p>
          <w:p w14:paraId="7A476F08" w14:textId="4EB18D12" w:rsidR="003D6D49"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基於</w:t>
            </w:r>
            <w:r w:rsidRPr="00412B93">
              <w:rPr>
                <w:rFonts w:cs="BiauKai" w:hint="eastAsia"/>
                <w:color w:val="000000"/>
                <w:kern w:val="0"/>
                <w:szCs w:val="28"/>
                <w14:ligatures w14:val="standardContextual"/>
              </w:rPr>
              <w:t>LINE</w:t>
            </w:r>
            <w:r w:rsidRPr="00412B93">
              <w:rPr>
                <w:rFonts w:cs="BiauKai" w:hint="eastAsia"/>
                <w:color w:val="000000"/>
                <w:kern w:val="0"/>
                <w:szCs w:val="28"/>
                <w14:ligatures w14:val="standardContextual"/>
              </w:rPr>
              <w:t>提供的服務</w:t>
            </w:r>
          </w:p>
        </w:tc>
        <w:tc>
          <w:tcPr>
            <w:tcW w:w="3398" w:type="dxa"/>
            <w:shd w:val="pct20" w:color="auto" w:fill="auto"/>
          </w:tcPr>
          <w:p w14:paraId="08417281" w14:textId="77777777" w:rsidR="00932F11" w:rsidRPr="00412B93" w:rsidRDefault="00932F11" w:rsidP="00FA7D34">
            <w:pPr>
              <w:widowControl/>
              <w:snapToGrid w:val="0"/>
              <w:contextualSpacing/>
              <w:jc w:val="both"/>
              <w:rPr>
                <w:rFonts w:cs="BiauKai"/>
                <w:b/>
                <w:bCs/>
                <w:color w:val="000000"/>
                <w:kern w:val="0"/>
                <w:szCs w:val="28"/>
                <w14:ligatures w14:val="standardContextual"/>
              </w:rPr>
            </w:pPr>
            <w:r w:rsidRPr="00412B93">
              <w:rPr>
                <w:rFonts w:cs="BiauKai" w:hint="eastAsia"/>
                <w:b/>
                <w:bCs/>
                <w:color w:val="000000"/>
                <w:kern w:val="0"/>
                <w:szCs w:val="28"/>
                <w14:ligatures w14:val="standardContextual"/>
              </w:rPr>
              <w:t>W</w:t>
            </w:r>
            <w:r w:rsidRPr="00412B93">
              <w:rPr>
                <w:rFonts w:cs="BiauKai"/>
                <w:b/>
                <w:bCs/>
                <w:color w:val="000000"/>
                <w:kern w:val="0"/>
                <w:szCs w:val="28"/>
                <w14:ligatures w14:val="standardContextual"/>
              </w:rPr>
              <w:t xml:space="preserve">eaknesses </w:t>
            </w:r>
            <w:r w:rsidRPr="00412B93">
              <w:rPr>
                <w:rFonts w:cs="BiauKai" w:hint="eastAsia"/>
                <w:b/>
                <w:bCs/>
                <w:color w:val="000000"/>
                <w:kern w:val="0"/>
                <w:szCs w:val="28"/>
                <w14:ligatures w14:val="standardContextual"/>
              </w:rPr>
              <w:t>劣勢</w:t>
            </w:r>
          </w:p>
          <w:p w14:paraId="6702B2D3"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知名度低</w:t>
            </w:r>
          </w:p>
          <w:p w14:paraId="6D932988"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資料隱私問題</w:t>
            </w:r>
          </w:p>
          <w:p w14:paraId="41AD414A"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需要</w:t>
            </w:r>
            <w:r w:rsidRPr="00412B93">
              <w:rPr>
                <w:rFonts w:cs="BiauKai" w:hint="eastAsia"/>
                <w:color w:val="000000"/>
                <w:kern w:val="0"/>
                <w:szCs w:val="28"/>
                <w14:ligatures w14:val="standardContextual"/>
              </w:rPr>
              <w:t>LINE</w:t>
            </w:r>
            <w:r w:rsidRPr="00412B93">
              <w:rPr>
                <w:rFonts w:cs="BiauKai" w:hint="eastAsia"/>
                <w:color w:val="000000"/>
                <w:kern w:val="0"/>
                <w:szCs w:val="28"/>
                <w14:ligatures w14:val="standardContextual"/>
              </w:rPr>
              <w:t>帳號</w:t>
            </w:r>
          </w:p>
          <w:p w14:paraId="2EAE8987"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開發技術尚未成熟</w:t>
            </w:r>
          </w:p>
          <w:p w14:paraId="78DECB1E"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IoT</w:t>
            </w:r>
            <w:r w:rsidRPr="00412B93">
              <w:rPr>
                <w:rFonts w:cs="BiauKai" w:hint="eastAsia"/>
                <w:color w:val="000000"/>
                <w:kern w:val="0"/>
                <w:szCs w:val="28"/>
                <w14:ligatures w14:val="standardContextual"/>
              </w:rPr>
              <w:t>設備不夠輕便</w:t>
            </w:r>
          </w:p>
          <w:p w14:paraId="217B886F" w14:textId="16233E41" w:rsidR="005943B4"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註冊流程彈性不足</w:t>
            </w:r>
          </w:p>
        </w:tc>
      </w:tr>
      <w:tr w:rsidR="00932F11" w:rsidRPr="00412B93" w14:paraId="27DF75C4" w14:textId="77777777" w:rsidTr="00932F11">
        <w:tc>
          <w:tcPr>
            <w:tcW w:w="3398" w:type="dxa"/>
            <w:shd w:val="pct20" w:color="auto" w:fill="auto"/>
          </w:tcPr>
          <w:p w14:paraId="3059B506" w14:textId="77777777" w:rsidR="00932F11" w:rsidRPr="00412B93" w:rsidRDefault="00932F11" w:rsidP="00FA7D34">
            <w:pPr>
              <w:widowControl/>
              <w:snapToGrid w:val="0"/>
              <w:contextualSpacing/>
              <w:jc w:val="both"/>
              <w:rPr>
                <w:rFonts w:cs="BiauKai"/>
                <w:b/>
                <w:bCs/>
                <w:color w:val="000000"/>
                <w:kern w:val="0"/>
                <w:szCs w:val="28"/>
                <w14:ligatures w14:val="standardContextual"/>
              </w:rPr>
            </w:pPr>
            <w:r w:rsidRPr="00412B93">
              <w:rPr>
                <w:rFonts w:cs="BiauKai" w:hint="eastAsia"/>
                <w:b/>
                <w:bCs/>
                <w:color w:val="000000"/>
                <w:kern w:val="0"/>
                <w:szCs w:val="28"/>
                <w14:ligatures w14:val="standardContextual"/>
              </w:rPr>
              <w:t>O</w:t>
            </w:r>
            <w:r w:rsidRPr="00412B93">
              <w:rPr>
                <w:rFonts w:cs="BiauKai"/>
                <w:b/>
                <w:bCs/>
                <w:color w:val="000000"/>
                <w:kern w:val="0"/>
                <w:szCs w:val="28"/>
                <w14:ligatures w14:val="standardContextual"/>
              </w:rPr>
              <w:t xml:space="preserve">pportunities </w:t>
            </w:r>
            <w:r w:rsidRPr="00412B93">
              <w:rPr>
                <w:rFonts w:cs="BiauKai" w:hint="eastAsia"/>
                <w:b/>
                <w:bCs/>
                <w:color w:val="000000"/>
                <w:kern w:val="0"/>
                <w:szCs w:val="28"/>
                <w14:ligatures w14:val="standardContextual"/>
              </w:rPr>
              <w:t>機會</w:t>
            </w:r>
          </w:p>
          <w:p w14:paraId="0FF4865C"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全球人口老化趨勢</w:t>
            </w:r>
          </w:p>
          <w:p w14:paraId="32D332C4"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ESP IoT</w:t>
            </w:r>
            <w:r w:rsidRPr="00412B93">
              <w:rPr>
                <w:rFonts w:cs="BiauKai" w:hint="eastAsia"/>
                <w:color w:val="000000"/>
                <w:kern w:val="0"/>
                <w:szCs w:val="28"/>
                <w14:ligatures w14:val="standardContextual"/>
              </w:rPr>
              <w:t>開發自由度高</w:t>
            </w:r>
          </w:p>
          <w:p w14:paraId="6B4F5DA5"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 xml:space="preserve">LINE </w:t>
            </w:r>
            <w:r w:rsidRPr="00412B93">
              <w:rPr>
                <w:rFonts w:cs="BiauKai" w:hint="eastAsia"/>
                <w:color w:val="000000"/>
                <w:kern w:val="0"/>
                <w:szCs w:val="28"/>
                <w14:ligatures w14:val="standardContextual"/>
              </w:rPr>
              <w:t>提供豐富</w:t>
            </w:r>
            <w:r w:rsidRPr="00412B93">
              <w:rPr>
                <w:rFonts w:cs="BiauKai" w:hint="eastAsia"/>
                <w:color w:val="000000"/>
                <w:kern w:val="0"/>
                <w:szCs w:val="28"/>
                <w14:ligatures w14:val="standardContextual"/>
              </w:rPr>
              <w:t>API</w:t>
            </w:r>
          </w:p>
          <w:p w14:paraId="5EC877FA"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穿戴式裝置興起</w:t>
            </w:r>
          </w:p>
          <w:p w14:paraId="47441736" w14:textId="4BAFA788" w:rsidR="003D6D49"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銀髮產業日趨蓬勃重要</w:t>
            </w:r>
          </w:p>
        </w:tc>
        <w:tc>
          <w:tcPr>
            <w:tcW w:w="3398" w:type="dxa"/>
          </w:tcPr>
          <w:p w14:paraId="0B3EA7B2" w14:textId="194E49C8" w:rsidR="00932F11" w:rsidRPr="00412B93" w:rsidRDefault="006046A9" w:rsidP="00FA7D34">
            <w:pPr>
              <w:widowControl/>
              <w:snapToGrid w:val="0"/>
              <w:contextualSpacing/>
              <w:jc w:val="both"/>
              <w:rPr>
                <w:rFonts w:cs="BiauKai"/>
                <w:b/>
                <w:bCs/>
                <w:color w:val="000000"/>
                <w:kern w:val="0"/>
                <w:szCs w:val="28"/>
                <w14:ligatures w14:val="standardContextual"/>
              </w:rPr>
            </w:pPr>
            <w:r w:rsidRPr="00412B93">
              <w:rPr>
                <w:rFonts w:cs="BiauKai" w:hint="eastAsia"/>
                <w:b/>
                <w:bCs/>
                <w:color w:val="000000"/>
                <w:kern w:val="0"/>
                <w:szCs w:val="28"/>
                <w14:ligatures w14:val="standardContextual"/>
              </w:rPr>
              <w:t>S</w:t>
            </w:r>
            <w:r w:rsidR="00461A40" w:rsidRPr="00412B93">
              <w:rPr>
                <w:rFonts w:cs="BiauKai" w:hint="eastAsia"/>
                <w:b/>
                <w:bCs/>
                <w:color w:val="000000"/>
                <w:kern w:val="0"/>
                <w:szCs w:val="28"/>
                <w14:ligatures w14:val="standardContextual"/>
              </w:rPr>
              <w:t>-</w:t>
            </w:r>
            <w:r w:rsidRPr="00412B93">
              <w:rPr>
                <w:rFonts w:cs="BiauKai"/>
                <w:b/>
                <w:bCs/>
                <w:color w:val="000000"/>
                <w:kern w:val="0"/>
                <w:szCs w:val="28"/>
                <w14:ligatures w14:val="standardContextual"/>
              </w:rPr>
              <w:t>O</w:t>
            </w:r>
          </w:p>
          <w:p w14:paraId="25474C38"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利用開發環境及</w:t>
            </w:r>
            <w:r w:rsidRPr="00412B93">
              <w:rPr>
                <w:rFonts w:cs="BiauKai" w:hint="eastAsia"/>
                <w:color w:val="000000"/>
                <w:kern w:val="0"/>
                <w:szCs w:val="28"/>
                <w14:ligatures w14:val="standardContextual"/>
              </w:rPr>
              <w:t>API</w:t>
            </w:r>
          </w:p>
          <w:p w14:paraId="1A3B4437" w14:textId="3B43C534" w:rsidR="006046A9"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提供更多服務</w:t>
            </w:r>
          </w:p>
        </w:tc>
        <w:tc>
          <w:tcPr>
            <w:tcW w:w="3398" w:type="dxa"/>
          </w:tcPr>
          <w:p w14:paraId="01CE16B7" w14:textId="77777777" w:rsidR="00932F11" w:rsidRPr="00412B93" w:rsidRDefault="006046A9" w:rsidP="00FA7D34">
            <w:pPr>
              <w:widowControl/>
              <w:snapToGrid w:val="0"/>
              <w:contextualSpacing/>
              <w:jc w:val="both"/>
              <w:rPr>
                <w:rFonts w:cs="BiauKai"/>
                <w:b/>
                <w:bCs/>
                <w:color w:val="000000"/>
                <w:kern w:val="0"/>
                <w:szCs w:val="28"/>
                <w14:ligatures w14:val="standardContextual"/>
              </w:rPr>
            </w:pPr>
            <w:r w:rsidRPr="00412B93">
              <w:rPr>
                <w:rFonts w:cs="BiauKai" w:hint="eastAsia"/>
                <w:b/>
                <w:bCs/>
                <w:color w:val="000000"/>
                <w:kern w:val="0"/>
                <w:szCs w:val="28"/>
                <w14:ligatures w14:val="standardContextual"/>
              </w:rPr>
              <w:t>W</w:t>
            </w:r>
            <w:r w:rsidRPr="00412B93">
              <w:rPr>
                <w:rFonts w:cs="BiauKai"/>
                <w:b/>
                <w:bCs/>
                <w:color w:val="000000"/>
                <w:kern w:val="0"/>
                <w:szCs w:val="28"/>
                <w14:ligatures w14:val="standardContextual"/>
              </w:rPr>
              <w:t>-O</w:t>
            </w:r>
          </w:p>
          <w:p w14:paraId="2D5CE82A"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最佳化程式及操作流程</w:t>
            </w:r>
          </w:p>
          <w:p w14:paraId="6EB4C466" w14:textId="60436946" w:rsidR="006046A9"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提高</w:t>
            </w:r>
            <w:r w:rsidRPr="00412B93">
              <w:rPr>
                <w:rFonts w:cs="BiauKai" w:hint="eastAsia"/>
                <w:color w:val="000000"/>
                <w:kern w:val="0"/>
                <w:szCs w:val="28"/>
                <w14:ligatures w14:val="standardContextual"/>
              </w:rPr>
              <w:t>IoT</w:t>
            </w:r>
            <w:r w:rsidRPr="00412B93">
              <w:rPr>
                <w:rFonts w:cs="BiauKai" w:hint="eastAsia"/>
                <w:color w:val="000000"/>
                <w:kern w:val="0"/>
                <w:szCs w:val="28"/>
                <w14:ligatures w14:val="standardContextual"/>
              </w:rPr>
              <w:t>便攜度</w:t>
            </w:r>
          </w:p>
        </w:tc>
      </w:tr>
      <w:tr w:rsidR="00932F11" w:rsidRPr="00412B93" w14:paraId="7EE74EE1" w14:textId="77777777" w:rsidTr="00932F11">
        <w:tc>
          <w:tcPr>
            <w:tcW w:w="3398" w:type="dxa"/>
            <w:shd w:val="pct20" w:color="auto" w:fill="auto"/>
          </w:tcPr>
          <w:p w14:paraId="6A1E4044" w14:textId="77777777" w:rsidR="00932F11" w:rsidRPr="00412B93" w:rsidRDefault="00932F11" w:rsidP="00FA7D34">
            <w:pPr>
              <w:widowControl/>
              <w:snapToGrid w:val="0"/>
              <w:contextualSpacing/>
              <w:jc w:val="both"/>
              <w:rPr>
                <w:rFonts w:cs="BiauKai"/>
                <w:b/>
                <w:bCs/>
                <w:color w:val="000000"/>
                <w:kern w:val="0"/>
                <w:szCs w:val="28"/>
                <w14:ligatures w14:val="standardContextual"/>
              </w:rPr>
            </w:pPr>
            <w:r w:rsidRPr="00412B93">
              <w:rPr>
                <w:rFonts w:cs="BiauKai" w:hint="eastAsia"/>
                <w:b/>
                <w:bCs/>
                <w:color w:val="000000"/>
                <w:kern w:val="0"/>
                <w:szCs w:val="28"/>
                <w14:ligatures w14:val="standardContextual"/>
              </w:rPr>
              <w:t>T</w:t>
            </w:r>
            <w:r w:rsidRPr="00412B93">
              <w:rPr>
                <w:rFonts w:cs="BiauKai"/>
                <w:b/>
                <w:bCs/>
                <w:color w:val="000000"/>
                <w:kern w:val="0"/>
                <w:szCs w:val="28"/>
                <w14:ligatures w14:val="standardContextual"/>
              </w:rPr>
              <w:t xml:space="preserve">hreats </w:t>
            </w:r>
            <w:r w:rsidRPr="00412B93">
              <w:rPr>
                <w:rFonts w:cs="BiauKai" w:hint="eastAsia"/>
                <w:b/>
                <w:bCs/>
                <w:color w:val="000000"/>
                <w:kern w:val="0"/>
                <w:szCs w:val="28"/>
                <w14:ligatures w14:val="standardContextual"/>
              </w:rPr>
              <w:t>威脅</w:t>
            </w:r>
          </w:p>
          <w:p w14:paraId="2EF08003"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科技技術變革快速</w:t>
            </w:r>
          </w:p>
          <w:p w14:paraId="5B6BC7AF"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資安意識提高</w:t>
            </w:r>
          </w:p>
          <w:p w14:paraId="42B5ABA8" w14:textId="50D8612F" w:rsidR="003D6D49"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使用者需求廣</w:t>
            </w:r>
          </w:p>
        </w:tc>
        <w:tc>
          <w:tcPr>
            <w:tcW w:w="3398" w:type="dxa"/>
          </w:tcPr>
          <w:p w14:paraId="69A283B5" w14:textId="77777777" w:rsidR="00932F11" w:rsidRPr="00412B93" w:rsidRDefault="006046A9" w:rsidP="00FA7D34">
            <w:pPr>
              <w:widowControl/>
              <w:snapToGrid w:val="0"/>
              <w:contextualSpacing/>
              <w:jc w:val="both"/>
              <w:rPr>
                <w:rFonts w:cs="BiauKai"/>
                <w:b/>
                <w:bCs/>
                <w:color w:val="000000"/>
                <w:kern w:val="0"/>
                <w:szCs w:val="28"/>
                <w14:ligatures w14:val="standardContextual"/>
              </w:rPr>
            </w:pPr>
            <w:r w:rsidRPr="00412B93">
              <w:rPr>
                <w:rFonts w:cs="BiauKai" w:hint="eastAsia"/>
                <w:b/>
                <w:bCs/>
                <w:color w:val="000000"/>
                <w:kern w:val="0"/>
                <w:szCs w:val="28"/>
                <w14:ligatures w14:val="standardContextual"/>
              </w:rPr>
              <w:t>S</w:t>
            </w:r>
            <w:r w:rsidRPr="00412B93">
              <w:rPr>
                <w:rFonts w:cs="BiauKai"/>
                <w:b/>
                <w:bCs/>
                <w:color w:val="000000"/>
                <w:kern w:val="0"/>
                <w:szCs w:val="28"/>
                <w14:ligatures w14:val="standardContextual"/>
              </w:rPr>
              <w:t>-T</w:t>
            </w:r>
          </w:p>
          <w:p w14:paraId="080B3FFD"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提高資安防護</w:t>
            </w:r>
          </w:p>
          <w:p w14:paraId="4E87227F" w14:textId="32A290B9" w:rsidR="006046A9"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收集使用者意見以滿足需求</w:t>
            </w:r>
          </w:p>
        </w:tc>
        <w:tc>
          <w:tcPr>
            <w:tcW w:w="3398" w:type="dxa"/>
          </w:tcPr>
          <w:p w14:paraId="159A8795" w14:textId="77777777" w:rsidR="00932F11" w:rsidRPr="00412B93" w:rsidRDefault="006046A9" w:rsidP="00FA7D34">
            <w:pPr>
              <w:widowControl/>
              <w:snapToGrid w:val="0"/>
              <w:contextualSpacing/>
              <w:jc w:val="both"/>
              <w:rPr>
                <w:rFonts w:cs="BiauKai"/>
                <w:b/>
                <w:bCs/>
                <w:color w:val="000000"/>
                <w:kern w:val="0"/>
                <w:szCs w:val="28"/>
                <w14:ligatures w14:val="standardContextual"/>
              </w:rPr>
            </w:pPr>
            <w:r w:rsidRPr="00412B93">
              <w:rPr>
                <w:rFonts w:cs="BiauKai" w:hint="eastAsia"/>
                <w:b/>
                <w:bCs/>
                <w:color w:val="000000"/>
                <w:kern w:val="0"/>
                <w:szCs w:val="28"/>
                <w14:ligatures w14:val="standardContextual"/>
              </w:rPr>
              <w:t>W</w:t>
            </w:r>
            <w:r w:rsidRPr="00412B93">
              <w:rPr>
                <w:rFonts w:cs="BiauKai"/>
                <w:b/>
                <w:bCs/>
                <w:color w:val="000000"/>
                <w:kern w:val="0"/>
                <w:szCs w:val="28"/>
                <w14:ligatures w14:val="standardContextual"/>
              </w:rPr>
              <w:t>-T</w:t>
            </w:r>
          </w:p>
          <w:p w14:paraId="00A8F926"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補充資安知識</w:t>
            </w:r>
          </w:p>
          <w:p w14:paraId="6D6AE3F2"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學習及熟悉所需技術</w:t>
            </w:r>
          </w:p>
          <w:p w14:paraId="31435381" w14:textId="38B79D26" w:rsidR="006046A9"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傾聽市場開發合適的應用</w:t>
            </w:r>
          </w:p>
        </w:tc>
      </w:tr>
    </w:tbl>
    <w:p w14:paraId="56D68C0C" w14:textId="77777777" w:rsidR="00D308A0" w:rsidRPr="00412B93" w:rsidRDefault="00D308A0" w:rsidP="00FA7D34">
      <w:pPr>
        <w:widowControl/>
        <w:snapToGrid w:val="0"/>
        <w:rPr>
          <w:rFonts w:cs="BiauKai"/>
          <w:color w:val="000000"/>
          <w:kern w:val="0"/>
          <w:sz w:val="36"/>
          <w:szCs w:val="36"/>
          <w14:ligatures w14:val="standardContextual"/>
        </w:rPr>
      </w:pPr>
      <w:r w:rsidRPr="00412B93">
        <w:rPr>
          <w:rFonts w:cs="BiauKai"/>
          <w:color w:val="000000"/>
          <w:kern w:val="0"/>
          <w:sz w:val="36"/>
          <w:szCs w:val="36"/>
          <w14:ligatures w14:val="standardContextual"/>
        </w:rPr>
        <w:br w:type="page"/>
      </w:r>
    </w:p>
    <w:p w14:paraId="67BA87A9" w14:textId="5CAA74D6" w:rsidR="00A61DFA" w:rsidRPr="00412B93" w:rsidRDefault="00A61DFA" w:rsidP="00FA7D34">
      <w:pPr>
        <w:pStyle w:val="afb"/>
      </w:pPr>
      <w:bookmarkStart w:id="33" w:name="_Toc167232678"/>
      <w:r w:rsidRPr="00412B93">
        <w:rPr>
          <w:rFonts w:hint="eastAsia"/>
        </w:rPr>
        <w:lastRenderedPageBreak/>
        <w:t>第三章</w:t>
      </w:r>
      <w:r w:rsidRPr="00412B93">
        <w:t xml:space="preserve"> </w:t>
      </w:r>
      <w:r w:rsidRPr="00412B93">
        <w:rPr>
          <w:rFonts w:hint="eastAsia"/>
        </w:rPr>
        <w:t>系統規劃</w:t>
      </w:r>
      <w:bookmarkEnd w:id="33"/>
    </w:p>
    <w:p w14:paraId="4012194F" w14:textId="044792D3" w:rsidR="00A61DFA" w:rsidRPr="00412B93" w:rsidRDefault="00A61DFA" w:rsidP="00FA7D34">
      <w:pPr>
        <w:pStyle w:val="1-1"/>
        <w:rPr>
          <w:sz w:val="36"/>
          <w:szCs w:val="36"/>
        </w:rPr>
      </w:pPr>
      <w:bookmarkStart w:id="34" w:name="_Toc167232679"/>
      <w:r w:rsidRPr="00412B93">
        <w:t>3</w:t>
      </w:r>
      <w:r w:rsidR="00186D28" w:rsidRPr="00412B93">
        <w:t xml:space="preserve">-1 </w:t>
      </w:r>
      <w:r w:rsidRPr="00412B93">
        <w:rPr>
          <w:rFonts w:hint="eastAsia"/>
        </w:rPr>
        <w:t>系統架構</w:t>
      </w:r>
      <w:bookmarkEnd w:id="34"/>
    </w:p>
    <w:p w14:paraId="577D8213" w14:textId="4A515595" w:rsidR="000525E2" w:rsidRPr="000525E2" w:rsidRDefault="000525E2" w:rsidP="000525E2">
      <w:pPr>
        <w:pStyle w:val="aa"/>
        <w:numPr>
          <w:ilvl w:val="0"/>
          <w:numId w:val="20"/>
        </w:numPr>
        <w:snapToGrid w:val="0"/>
        <w:ind w:leftChars="200" w:left="1042" w:hanging="482"/>
        <w:rPr>
          <w:rFonts w:cs="BiauKai"/>
          <w:color w:val="000000"/>
          <w:kern w:val="0"/>
          <w:szCs w:val="28"/>
          <w14:ligatures w14:val="standardContextual"/>
        </w:rPr>
      </w:pPr>
      <w:r w:rsidRPr="000525E2">
        <w:rPr>
          <w:rFonts w:cs="BiauKai" w:hint="eastAsia"/>
          <w:color w:val="000000"/>
          <w:kern w:val="0"/>
          <w:szCs w:val="28"/>
          <w14:ligatures w14:val="standardContextual"/>
        </w:rPr>
        <w:t>開發</w:t>
      </w:r>
      <w:r w:rsidRPr="000525E2">
        <w:rPr>
          <w:rFonts w:cs="BiauKai" w:hint="eastAsia"/>
          <w:color w:val="000000"/>
          <w:kern w:val="0"/>
          <w:szCs w:val="28"/>
          <w14:ligatures w14:val="standardContextual"/>
        </w:rPr>
        <w:t>IoT</w:t>
      </w:r>
      <w:r w:rsidRPr="000525E2">
        <w:rPr>
          <w:rFonts w:cs="BiauKai" w:hint="eastAsia"/>
          <w:color w:val="000000"/>
          <w:kern w:val="0"/>
          <w:szCs w:val="28"/>
          <w14:ligatures w14:val="standardContextual"/>
        </w:rPr>
        <w:t>設備提供長者來使用，透過按鈕觸發的方式來發送定位及環境影像</w:t>
      </w:r>
    </w:p>
    <w:p w14:paraId="04F3F776" w14:textId="77777777" w:rsidR="000525E2" w:rsidRPr="000525E2" w:rsidRDefault="000525E2" w:rsidP="000525E2">
      <w:pPr>
        <w:pStyle w:val="aa"/>
        <w:numPr>
          <w:ilvl w:val="0"/>
          <w:numId w:val="20"/>
        </w:numPr>
        <w:snapToGrid w:val="0"/>
        <w:ind w:leftChars="200" w:left="1042" w:hanging="482"/>
        <w:rPr>
          <w:rFonts w:cs="BiauKai"/>
          <w:color w:val="000000"/>
          <w:kern w:val="0"/>
          <w:szCs w:val="28"/>
          <w14:ligatures w14:val="standardContextual"/>
        </w:rPr>
      </w:pPr>
      <w:r w:rsidRPr="000525E2">
        <w:rPr>
          <w:rFonts w:cs="BiauKai" w:hint="eastAsia"/>
          <w:color w:val="000000"/>
          <w:kern w:val="0"/>
          <w:szCs w:val="28"/>
          <w14:ligatures w14:val="standardContextual"/>
        </w:rPr>
        <w:t>利用</w:t>
      </w:r>
      <w:r w:rsidRPr="000525E2">
        <w:rPr>
          <w:rFonts w:cs="BiauKai" w:hint="eastAsia"/>
          <w:color w:val="000000"/>
          <w:kern w:val="0"/>
          <w:szCs w:val="28"/>
          <w14:ligatures w14:val="standardContextual"/>
        </w:rPr>
        <w:t>LINE</w:t>
      </w:r>
      <w:r w:rsidRPr="000525E2">
        <w:rPr>
          <w:rFonts w:cs="BiauKai" w:hint="eastAsia"/>
          <w:color w:val="000000"/>
          <w:kern w:val="0"/>
          <w:szCs w:val="28"/>
          <w14:ligatures w14:val="standardContextual"/>
        </w:rPr>
        <w:t>平台建立</w:t>
      </w:r>
      <w:r w:rsidRPr="000525E2">
        <w:rPr>
          <w:rFonts w:cs="BiauKai" w:hint="eastAsia"/>
          <w:color w:val="000000"/>
          <w:kern w:val="0"/>
          <w:szCs w:val="28"/>
          <w14:ligatures w14:val="standardContextual"/>
        </w:rPr>
        <w:t>LINE Bot</w:t>
      </w:r>
      <w:r w:rsidRPr="000525E2">
        <w:rPr>
          <w:rFonts w:cs="BiauKai" w:hint="eastAsia"/>
          <w:color w:val="000000"/>
          <w:kern w:val="0"/>
          <w:szCs w:val="28"/>
          <w14:ligatures w14:val="standardContextual"/>
        </w:rPr>
        <w:t>為長者及子女打造生活提醒小幫手</w:t>
      </w:r>
    </w:p>
    <w:p w14:paraId="1E691434" w14:textId="77777777" w:rsidR="000525E2" w:rsidRPr="000525E2" w:rsidRDefault="000525E2" w:rsidP="000525E2">
      <w:pPr>
        <w:pStyle w:val="aa"/>
        <w:numPr>
          <w:ilvl w:val="0"/>
          <w:numId w:val="20"/>
        </w:numPr>
        <w:snapToGrid w:val="0"/>
        <w:ind w:leftChars="200" w:left="1042" w:hanging="482"/>
        <w:rPr>
          <w:rFonts w:cs="BiauKai"/>
          <w:color w:val="000000"/>
          <w:kern w:val="0"/>
          <w:szCs w:val="28"/>
          <w14:ligatures w14:val="standardContextual"/>
        </w:rPr>
      </w:pPr>
      <w:r w:rsidRPr="000525E2">
        <w:rPr>
          <w:rFonts w:cs="BiauKai" w:hint="eastAsia"/>
          <w:color w:val="000000"/>
          <w:kern w:val="0"/>
          <w:szCs w:val="28"/>
          <w14:ligatures w14:val="standardContextual"/>
        </w:rPr>
        <w:t>透過</w:t>
      </w:r>
      <w:r w:rsidRPr="000525E2">
        <w:rPr>
          <w:rFonts w:cs="BiauKai" w:hint="eastAsia"/>
          <w:color w:val="000000"/>
          <w:kern w:val="0"/>
          <w:szCs w:val="28"/>
          <w14:ligatures w14:val="standardContextual"/>
        </w:rPr>
        <w:t>LINE LIFF</w:t>
      </w:r>
      <w:r w:rsidRPr="000525E2">
        <w:rPr>
          <w:rFonts w:cs="BiauKai" w:hint="eastAsia"/>
          <w:color w:val="000000"/>
          <w:kern w:val="0"/>
          <w:szCs w:val="28"/>
          <w14:ligatures w14:val="standardContextual"/>
        </w:rPr>
        <w:t>前端網頁框架簡化登入流程，能更輕易的在</w:t>
      </w:r>
      <w:r w:rsidRPr="000525E2">
        <w:rPr>
          <w:rFonts w:cs="BiauKai" w:hint="eastAsia"/>
          <w:color w:val="000000"/>
          <w:kern w:val="0"/>
          <w:szCs w:val="28"/>
          <w14:ligatures w14:val="standardContextual"/>
        </w:rPr>
        <w:t>LINE</w:t>
      </w:r>
      <w:r w:rsidRPr="000525E2">
        <w:rPr>
          <w:rFonts w:cs="BiauKai" w:hint="eastAsia"/>
          <w:color w:val="000000"/>
          <w:kern w:val="0"/>
          <w:szCs w:val="28"/>
          <w14:ligatures w14:val="standardContextual"/>
        </w:rPr>
        <w:t>上使用網頁服務</w:t>
      </w:r>
    </w:p>
    <w:p w14:paraId="7183C3DA" w14:textId="55CCE054" w:rsidR="000525E2" w:rsidRDefault="000525E2" w:rsidP="000525E2">
      <w:pPr>
        <w:snapToGrid w:val="0"/>
        <w:ind w:leftChars="200" w:left="560"/>
        <w:contextualSpacing/>
        <w:rPr>
          <w:rFonts w:cs="BiauKai"/>
          <w:color w:val="000000"/>
          <w:kern w:val="0"/>
          <w:szCs w:val="28"/>
          <w14:ligatures w14:val="standardContextual"/>
        </w:rPr>
      </w:pPr>
      <w:r w:rsidRPr="000525E2">
        <w:rPr>
          <w:rFonts w:cs="BiauKai" w:hint="eastAsia"/>
          <w:color w:val="000000"/>
          <w:kern w:val="0"/>
          <w:szCs w:val="28"/>
          <w14:ligatures w14:val="standardContextual"/>
        </w:rPr>
        <w:t>架構圖詳如</w:t>
      </w:r>
      <w:r>
        <w:rPr>
          <w:rFonts w:cs="BiauKai"/>
          <w:color w:val="000000"/>
          <w:kern w:val="0"/>
          <w:szCs w:val="28"/>
          <w14:ligatures w14:val="standardContextual"/>
        </w:rPr>
        <w:t>3-1-1</w:t>
      </w:r>
      <w:r>
        <w:rPr>
          <w:rFonts w:cs="BiauKai" w:hint="eastAsia"/>
          <w:color w:val="000000"/>
          <w:kern w:val="0"/>
          <w:szCs w:val="28"/>
          <w14:ligatures w14:val="standardContextual"/>
        </w:rPr>
        <w:t>所示。</w:t>
      </w:r>
    </w:p>
    <w:p w14:paraId="1D0D0AD2" w14:textId="77777777" w:rsidR="000525E2" w:rsidRDefault="000525E2" w:rsidP="00FA7D34">
      <w:pPr>
        <w:snapToGrid w:val="0"/>
        <w:contextualSpacing/>
        <w:jc w:val="center"/>
        <w:rPr>
          <w:rFonts w:cs="BiauKai"/>
          <w:color w:val="000000"/>
          <w:kern w:val="0"/>
          <w:szCs w:val="28"/>
          <w14:ligatures w14:val="standardContextual"/>
        </w:rPr>
      </w:pPr>
    </w:p>
    <w:p w14:paraId="0DBD4C9A" w14:textId="3875B606" w:rsidR="00436142" w:rsidRPr="00412B93" w:rsidRDefault="00436142" w:rsidP="00FA7D34">
      <w:pPr>
        <w:snapToGrid w:val="0"/>
        <w:contextualSpacing/>
        <w:jc w:val="center"/>
        <w:rPr>
          <w:rFonts w:cs="BiauKai"/>
          <w:color w:val="000000"/>
          <w:kern w:val="0"/>
          <w:szCs w:val="28"/>
          <w14:ligatures w14:val="standardContextual"/>
        </w:rPr>
      </w:pPr>
      <w:r>
        <w:rPr>
          <w:rFonts w:cs="BiauKai" w:hint="eastAsia"/>
          <w:noProof/>
          <w:color w:val="000000"/>
          <w:kern w:val="0"/>
          <w:szCs w:val="28"/>
          <w14:ligatures w14:val="standardContextual"/>
        </w:rPr>
        <w:drawing>
          <wp:inline distT="0" distB="0" distL="0" distR="0" wp14:anchorId="16D4D51B" wp14:editId="2B8912F2">
            <wp:extent cx="6479540" cy="2653665"/>
            <wp:effectExtent l="0" t="0" r="0" b="635"/>
            <wp:docPr id="171983599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35996" name="圖片 171983599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79540" cy="2653665"/>
                    </a:xfrm>
                    <a:prstGeom prst="rect">
                      <a:avLst/>
                    </a:prstGeom>
                  </pic:spPr>
                </pic:pic>
              </a:graphicData>
            </a:graphic>
          </wp:inline>
        </w:drawing>
      </w:r>
    </w:p>
    <w:p w14:paraId="455865DD" w14:textId="254CA820" w:rsidR="005C28A8" w:rsidRPr="00412B93" w:rsidRDefault="005C28A8" w:rsidP="00FA7D34">
      <w:pPr>
        <w:pStyle w:val="afa"/>
        <w:snapToGrid w:val="0"/>
        <w:ind w:left="280" w:right="280"/>
      </w:pPr>
      <w:bookmarkStart w:id="35" w:name="_Toc167232715"/>
      <w:r w:rsidRPr="00412B93">
        <w:rPr>
          <w:rFonts w:hint="eastAsia"/>
        </w:rPr>
        <w:t>圖</w:t>
      </w:r>
      <w:r w:rsidRPr="00412B93">
        <w:rPr>
          <w:rFonts w:hint="eastAsia"/>
        </w:rPr>
        <w:t>3-1-1</w:t>
      </w:r>
      <w:r w:rsidRPr="00412B93">
        <w:rPr>
          <w:rFonts w:hint="eastAsia"/>
        </w:rPr>
        <w:t>、系統架構</w:t>
      </w:r>
      <w:bookmarkEnd w:id="35"/>
    </w:p>
    <w:p w14:paraId="171937C2" w14:textId="77777777" w:rsidR="00A9750E" w:rsidRPr="00412B93" w:rsidRDefault="00A9750E" w:rsidP="00FA7D34">
      <w:pPr>
        <w:snapToGrid w:val="0"/>
        <w:contextualSpacing/>
        <w:jc w:val="both"/>
        <w:rPr>
          <w:color w:val="000000"/>
          <w:kern w:val="0"/>
          <w:szCs w:val="28"/>
          <w14:ligatures w14:val="standardContextual"/>
        </w:rPr>
      </w:pPr>
    </w:p>
    <w:p w14:paraId="6C9F6AED" w14:textId="19734DCC" w:rsidR="00A61DFA" w:rsidRPr="00412B93" w:rsidRDefault="00A61DFA" w:rsidP="00FA7D34">
      <w:pPr>
        <w:pStyle w:val="1-1"/>
      </w:pPr>
      <w:bookmarkStart w:id="36" w:name="_Toc167232680"/>
      <w:r w:rsidRPr="00412B93">
        <w:t>3-2</w:t>
      </w:r>
      <w:r w:rsidRPr="00412B93">
        <w:rPr>
          <w:rFonts w:hint="eastAsia"/>
        </w:rPr>
        <w:t xml:space="preserve"> </w:t>
      </w:r>
      <w:r w:rsidRPr="00412B93">
        <w:rPr>
          <w:rFonts w:hint="eastAsia"/>
        </w:rPr>
        <w:t>系統軟、硬體需求與技術平台</w:t>
      </w:r>
      <w:bookmarkEnd w:id="36"/>
    </w:p>
    <w:p w14:paraId="35B5F5A0" w14:textId="77777777" w:rsidR="007536DC" w:rsidRPr="00412B93" w:rsidRDefault="007536DC" w:rsidP="00FA7D34">
      <w:pPr>
        <w:snapToGrid w:val="0"/>
        <w:contextualSpacing/>
        <w:jc w:val="center"/>
        <w:rPr>
          <w:rFonts w:cs="BiauKai"/>
          <w:color w:val="000000"/>
          <w:kern w:val="0"/>
          <w:szCs w:val="28"/>
          <w14:ligatures w14:val="standardContextual"/>
        </w:rPr>
      </w:pPr>
    </w:p>
    <w:p w14:paraId="1BFC3611" w14:textId="350C58C3" w:rsidR="00F440A3" w:rsidRPr="00412B93" w:rsidRDefault="005C28A8" w:rsidP="005D1A83">
      <w:pPr>
        <w:pStyle w:val="afd"/>
        <w:ind w:left="280" w:right="280"/>
      </w:pPr>
      <w:bookmarkStart w:id="37" w:name="_Toc167232763"/>
      <w:r w:rsidRPr="00412B93">
        <w:rPr>
          <w:rFonts w:hint="eastAsia"/>
        </w:rPr>
        <w:t>表</w:t>
      </w:r>
      <w:r w:rsidR="00F440A3" w:rsidRPr="00412B93">
        <w:rPr>
          <w:rFonts w:hint="eastAsia"/>
        </w:rPr>
        <w:t>3-2-1</w:t>
      </w:r>
      <w:r w:rsidRPr="00412B93">
        <w:rPr>
          <w:rFonts w:hint="eastAsia"/>
        </w:rPr>
        <w:t>、系統軟、硬體需求與技術平台</w:t>
      </w:r>
      <w:bookmarkEnd w:id="37"/>
    </w:p>
    <w:tbl>
      <w:tblPr>
        <w:tblStyle w:val="af4"/>
        <w:tblW w:w="0" w:type="auto"/>
        <w:tblLook w:val="04A0" w:firstRow="1" w:lastRow="0" w:firstColumn="1" w:lastColumn="0" w:noHBand="0" w:noVBand="1"/>
      </w:tblPr>
      <w:tblGrid>
        <w:gridCol w:w="2689"/>
        <w:gridCol w:w="7505"/>
      </w:tblGrid>
      <w:tr w:rsidR="00A61DFA" w:rsidRPr="00412B93" w14:paraId="3DF09E69" w14:textId="77777777" w:rsidTr="00473987">
        <w:tc>
          <w:tcPr>
            <w:tcW w:w="10194" w:type="dxa"/>
            <w:gridSpan w:val="2"/>
            <w:shd w:val="pct10" w:color="auto" w:fill="auto"/>
            <w:vAlign w:val="center"/>
          </w:tcPr>
          <w:p w14:paraId="3AD5FA50" w14:textId="77777777" w:rsidR="00A61DFA" w:rsidRPr="00412B93" w:rsidRDefault="00A61DFA"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軟、硬體需求</w:t>
            </w:r>
          </w:p>
        </w:tc>
      </w:tr>
      <w:tr w:rsidR="00A61DFA" w:rsidRPr="00412B93" w14:paraId="4C7E23B9" w14:textId="77777777" w:rsidTr="0005426D">
        <w:tc>
          <w:tcPr>
            <w:tcW w:w="2689" w:type="dxa"/>
            <w:vAlign w:val="center"/>
          </w:tcPr>
          <w:p w14:paraId="52FA09B2" w14:textId="77777777" w:rsidR="00A61DFA" w:rsidRPr="00412B93" w:rsidRDefault="00A61DFA"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作業系統</w:t>
            </w:r>
          </w:p>
        </w:tc>
        <w:tc>
          <w:tcPr>
            <w:tcW w:w="7505" w:type="dxa"/>
            <w:vAlign w:val="center"/>
          </w:tcPr>
          <w:p w14:paraId="5D52CC8D" w14:textId="77777777" w:rsidR="00A61DFA" w:rsidRPr="00412B93" w:rsidRDefault="005454A3"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i</w:t>
            </w:r>
            <w:r w:rsidRPr="00412B93">
              <w:rPr>
                <w:rFonts w:cs="BiauKai"/>
                <w:color w:val="000000"/>
                <w:kern w:val="0"/>
                <w:szCs w:val="28"/>
                <w14:ligatures w14:val="standardContextual"/>
              </w:rPr>
              <w:t>OS</w:t>
            </w:r>
            <w:r w:rsidR="00C72D53" w:rsidRPr="00412B93">
              <w:rPr>
                <w:rFonts w:cs="BiauKai" w:hint="eastAsia"/>
                <w:color w:val="000000"/>
                <w:kern w:val="0"/>
                <w:szCs w:val="28"/>
                <w14:ligatures w14:val="standardContextual"/>
              </w:rPr>
              <w:t>、</w:t>
            </w:r>
            <w:r w:rsidR="00A61DFA" w:rsidRPr="00412B93">
              <w:rPr>
                <w:rFonts w:cs="BiauKai" w:hint="eastAsia"/>
                <w:color w:val="000000"/>
                <w:kern w:val="0"/>
                <w:szCs w:val="28"/>
                <w14:ligatures w14:val="standardContextual"/>
              </w:rPr>
              <w:t>A</w:t>
            </w:r>
            <w:r w:rsidRPr="00412B93">
              <w:rPr>
                <w:rFonts w:cs="BiauKai"/>
                <w:color w:val="000000"/>
                <w:kern w:val="0"/>
                <w:szCs w:val="28"/>
                <w14:ligatures w14:val="standardContextual"/>
              </w:rPr>
              <w:t>n</w:t>
            </w:r>
            <w:r w:rsidR="00C72D53" w:rsidRPr="00412B93">
              <w:rPr>
                <w:rFonts w:cs="BiauKai"/>
                <w:color w:val="000000"/>
                <w:kern w:val="0"/>
                <w:szCs w:val="28"/>
                <w14:ligatures w14:val="standardContextual"/>
              </w:rPr>
              <w:t>droid</w:t>
            </w:r>
          </w:p>
        </w:tc>
      </w:tr>
      <w:tr w:rsidR="00A61DFA" w:rsidRPr="00412B93" w14:paraId="4639212E" w14:textId="77777777" w:rsidTr="00473987">
        <w:tc>
          <w:tcPr>
            <w:tcW w:w="2689" w:type="dxa"/>
            <w:tcBorders>
              <w:bottom w:val="single" w:sz="4" w:space="0" w:color="auto"/>
            </w:tcBorders>
            <w:vAlign w:val="center"/>
          </w:tcPr>
          <w:p w14:paraId="1E2D5CA1" w14:textId="77777777" w:rsidR="00A61DFA" w:rsidRPr="00412B93" w:rsidRDefault="00C72D53" w:rsidP="00FA7D34">
            <w:pPr>
              <w:snapToGrid w:val="0"/>
              <w:contextualSpacing/>
              <w:jc w:val="both"/>
              <w:rPr>
                <w:rFonts w:cs="BiauKai"/>
                <w:color w:val="000000"/>
                <w:kern w:val="0"/>
                <w:szCs w:val="28"/>
                <w14:ligatures w14:val="standardContextual"/>
              </w:rPr>
            </w:pPr>
            <w:r w:rsidRPr="00412B93">
              <w:rPr>
                <w:rFonts w:cs="BiauKai"/>
                <w:color w:val="000000"/>
                <w:kern w:val="0"/>
                <w:szCs w:val="28"/>
                <w14:ligatures w14:val="standardContextual"/>
              </w:rPr>
              <w:t>LINE</w:t>
            </w:r>
            <w:r w:rsidRPr="00412B93">
              <w:rPr>
                <w:rFonts w:cs="BiauKai" w:hint="eastAsia"/>
                <w:color w:val="000000"/>
                <w:kern w:val="0"/>
                <w:szCs w:val="28"/>
                <w14:ligatures w14:val="standardContextual"/>
              </w:rPr>
              <w:t>版本</w:t>
            </w:r>
          </w:p>
        </w:tc>
        <w:tc>
          <w:tcPr>
            <w:tcW w:w="7505" w:type="dxa"/>
            <w:tcBorders>
              <w:bottom w:val="single" w:sz="4" w:space="0" w:color="auto"/>
            </w:tcBorders>
            <w:vAlign w:val="center"/>
          </w:tcPr>
          <w:p w14:paraId="4D475FF5" w14:textId="61A434A2" w:rsidR="00A61DFA" w:rsidRPr="00412B93" w:rsidRDefault="0014596E"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14.6.0</w:t>
            </w:r>
            <w:r w:rsidRPr="00412B93">
              <w:rPr>
                <w:rFonts w:cs="BiauKai" w:hint="eastAsia"/>
                <w:color w:val="000000"/>
                <w:kern w:val="0"/>
                <w:szCs w:val="28"/>
                <w14:ligatures w14:val="standardContextual"/>
              </w:rPr>
              <w:t>以上</w:t>
            </w:r>
          </w:p>
        </w:tc>
      </w:tr>
      <w:tr w:rsidR="00A61DFA" w:rsidRPr="00412B93" w14:paraId="4F693A01" w14:textId="77777777" w:rsidTr="00473987">
        <w:tc>
          <w:tcPr>
            <w:tcW w:w="10194" w:type="dxa"/>
            <w:gridSpan w:val="2"/>
            <w:shd w:val="pct10" w:color="auto" w:fill="auto"/>
            <w:vAlign w:val="center"/>
          </w:tcPr>
          <w:p w14:paraId="18BAC020" w14:textId="77777777" w:rsidR="00A61DFA" w:rsidRPr="00412B93" w:rsidRDefault="00A61DFA"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行動需求</w:t>
            </w:r>
          </w:p>
        </w:tc>
      </w:tr>
      <w:tr w:rsidR="00A61DFA" w:rsidRPr="00412B93" w14:paraId="76B07951" w14:textId="77777777" w:rsidTr="0005426D">
        <w:tc>
          <w:tcPr>
            <w:tcW w:w="2689" w:type="dxa"/>
            <w:vAlign w:val="center"/>
          </w:tcPr>
          <w:p w14:paraId="12E322EA" w14:textId="77777777" w:rsidR="00A61DFA" w:rsidRPr="00412B93" w:rsidRDefault="00A61DFA"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網路需求</w:t>
            </w:r>
          </w:p>
        </w:tc>
        <w:tc>
          <w:tcPr>
            <w:tcW w:w="7505" w:type="dxa"/>
            <w:vAlign w:val="center"/>
          </w:tcPr>
          <w:p w14:paraId="2EBF29B9" w14:textId="77777777" w:rsidR="00A61DFA" w:rsidRPr="00412B93" w:rsidRDefault="00A61DFA" w:rsidP="00FA7D34">
            <w:pPr>
              <w:snapToGrid w:val="0"/>
              <w:contextualSpacing/>
              <w:jc w:val="both"/>
              <w:rPr>
                <w:rFonts w:cs="BiauKai"/>
                <w:color w:val="000000"/>
                <w:kern w:val="0"/>
                <w:szCs w:val="28"/>
                <w14:ligatures w14:val="standardContextual"/>
              </w:rPr>
            </w:pPr>
            <w:r w:rsidRPr="00412B93">
              <w:rPr>
                <w:rFonts w:cs="BiauKai"/>
                <w:color w:val="000000"/>
                <w:kern w:val="0"/>
                <w:szCs w:val="28"/>
                <w14:ligatures w14:val="standardContextual"/>
              </w:rPr>
              <w:t>Wi-Fi</w:t>
            </w:r>
            <w:r w:rsidRPr="00412B93">
              <w:rPr>
                <w:rFonts w:cs="BiauKai" w:hint="eastAsia"/>
                <w:color w:val="000000"/>
                <w:kern w:val="0"/>
                <w:szCs w:val="28"/>
                <w14:ligatures w14:val="standardContextual"/>
              </w:rPr>
              <w:t>、行動網路</w:t>
            </w:r>
          </w:p>
        </w:tc>
      </w:tr>
    </w:tbl>
    <w:p w14:paraId="6BE407BE" w14:textId="77777777" w:rsidR="005C28A8" w:rsidRPr="00412B93" w:rsidRDefault="005C28A8" w:rsidP="00FA7D34">
      <w:pPr>
        <w:widowControl/>
        <w:snapToGrid w:val="0"/>
        <w:rPr>
          <w:rFonts w:cs="BiauKai"/>
          <w:color w:val="000000"/>
          <w:kern w:val="0"/>
          <w:szCs w:val="28"/>
          <w14:ligatures w14:val="standardContextual"/>
        </w:rPr>
      </w:pPr>
      <w:r w:rsidRPr="00412B93">
        <w:rPr>
          <w:rFonts w:cs="BiauKai"/>
          <w:color w:val="000000"/>
          <w:kern w:val="0"/>
          <w:szCs w:val="28"/>
          <w14:ligatures w14:val="standardContextual"/>
        </w:rPr>
        <w:br w:type="page"/>
      </w:r>
    </w:p>
    <w:p w14:paraId="6EA4B282" w14:textId="4657C363" w:rsidR="00A61DFA" w:rsidRPr="00412B93" w:rsidRDefault="00A61DFA" w:rsidP="00FA7D34">
      <w:pPr>
        <w:pStyle w:val="1-1"/>
      </w:pPr>
      <w:bookmarkStart w:id="38" w:name="_Toc167232681"/>
      <w:r w:rsidRPr="00412B93">
        <w:lastRenderedPageBreak/>
        <w:t xml:space="preserve">3-3 </w:t>
      </w:r>
      <w:r w:rsidRPr="00412B93">
        <w:rPr>
          <w:rFonts w:hint="eastAsia"/>
        </w:rPr>
        <w:t>開發標準與使用工具</w:t>
      </w:r>
      <w:bookmarkEnd w:id="38"/>
    </w:p>
    <w:p w14:paraId="3650E40E" w14:textId="07525DD3" w:rsidR="00467107" w:rsidRPr="00412B93" w:rsidRDefault="00467107" w:rsidP="00FA7D34">
      <w:pPr>
        <w:snapToGrid w:val="0"/>
        <w:ind w:firstLineChars="200" w:firstLine="560"/>
        <w:contextualSpacing/>
        <w:rPr>
          <w:rFonts w:cs="BiauKai"/>
          <w:color w:val="000000"/>
          <w:kern w:val="0"/>
          <w:szCs w:val="28"/>
          <w14:ligatures w14:val="standardContextual"/>
        </w:rPr>
      </w:pPr>
      <w:r w:rsidRPr="00412B93">
        <w:rPr>
          <w:rFonts w:cs="BiauKai" w:hint="eastAsia"/>
          <w:color w:val="000000"/>
          <w:kern w:val="0"/>
          <w:szCs w:val="28"/>
          <w14:ligatures w14:val="standardContextual"/>
        </w:rPr>
        <w:t>以下是我們系統所使用的相關開發使用工具，如表</w:t>
      </w:r>
      <w:r w:rsidRPr="00412B93">
        <w:rPr>
          <w:rFonts w:cs="BiauKai" w:hint="eastAsia"/>
          <w:color w:val="000000"/>
          <w:kern w:val="0"/>
          <w:szCs w:val="28"/>
          <w14:ligatures w14:val="standardContextual"/>
        </w:rPr>
        <w:t>3-3-1</w:t>
      </w:r>
      <w:r w:rsidRPr="00412B93">
        <w:rPr>
          <w:rFonts w:cs="BiauKai" w:hint="eastAsia"/>
          <w:color w:val="000000"/>
          <w:kern w:val="0"/>
          <w:szCs w:val="28"/>
          <w14:ligatures w14:val="standardContextual"/>
        </w:rPr>
        <w:t>所示。</w:t>
      </w:r>
    </w:p>
    <w:p w14:paraId="7DE846F6" w14:textId="6CCF6D32" w:rsidR="00467107" w:rsidRPr="00412B93" w:rsidRDefault="00467107" w:rsidP="00FA7D34">
      <w:pPr>
        <w:snapToGrid w:val="0"/>
        <w:ind w:firstLineChars="200" w:firstLine="560"/>
        <w:contextualSpacing/>
        <w:rPr>
          <w:rFonts w:cs="BiauKai"/>
          <w:color w:val="000000"/>
          <w:kern w:val="0"/>
          <w:szCs w:val="28"/>
          <w14:ligatures w14:val="standardContextual"/>
        </w:rPr>
      </w:pPr>
      <w:r w:rsidRPr="00412B93">
        <w:rPr>
          <w:rFonts w:cs="BiauKai" w:hint="eastAsia"/>
          <w:color w:val="000000"/>
          <w:kern w:val="0"/>
          <w:szCs w:val="28"/>
          <w14:ligatures w14:val="standardContextual"/>
        </w:rPr>
        <w:t>Flask</w:t>
      </w:r>
      <w:r w:rsidR="00015E99" w:rsidRPr="00412B93">
        <w:rPr>
          <w:rFonts w:cs="BiauKai" w:hint="eastAsia"/>
          <w:color w:val="000000"/>
          <w:kern w:val="0"/>
          <w:szCs w:val="28"/>
          <w14:ligatures w14:val="standardContextual"/>
        </w:rPr>
        <w:t>：</w:t>
      </w:r>
      <w:r w:rsidRPr="00412B93">
        <w:rPr>
          <w:rFonts w:cs="BiauKai" w:hint="eastAsia"/>
          <w:color w:val="000000"/>
          <w:kern w:val="0"/>
          <w:szCs w:val="28"/>
          <w14:ligatures w14:val="standardContextual"/>
        </w:rPr>
        <w:t>輕量級</w:t>
      </w:r>
      <w:r w:rsidR="00DC472D" w:rsidRPr="00412B93">
        <w:rPr>
          <w:rFonts w:cs="BiauKai" w:hint="eastAsia"/>
          <w:color w:val="000000"/>
          <w:kern w:val="0"/>
          <w:szCs w:val="28"/>
          <w14:ligatures w14:val="standardContextual"/>
        </w:rPr>
        <w:t>的</w:t>
      </w:r>
      <w:r w:rsidR="00DC472D" w:rsidRPr="00412B93">
        <w:rPr>
          <w:rFonts w:cs="BiauKai"/>
          <w:color w:val="000000"/>
          <w:kern w:val="0"/>
          <w:szCs w:val="28"/>
          <w14:ligatures w14:val="standardContextual"/>
        </w:rPr>
        <w:t>Python</w:t>
      </w:r>
      <w:r w:rsidR="00DC472D" w:rsidRPr="00412B93">
        <w:rPr>
          <w:rFonts w:cs="BiauKai" w:hint="eastAsia"/>
          <w:color w:val="000000"/>
          <w:kern w:val="0"/>
          <w:szCs w:val="28"/>
          <w14:ligatures w14:val="standardContextual"/>
        </w:rPr>
        <w:t xml:space="preserve"> </w:t>
      </w:r>
      <w:r w:rsidRPr="00412B93">
        <w:rPr>
          <w:rFonts w:cs="BiauKai" w:hint="eastAsia"/>
          <w:color w:val="000000"/>
          <w:kern w:val="0"/>
          <w:szCs w:val="28"/>
          <w14:ligatures w14:val="standardContextual"/>
        </w:rPr>
        <w:t>Web</w:t>
      </w:r>
      <w:r w:rsidRPr="00412B93">
        <w:rPr>
          <w:rFonts w:cs="BiauKai" w:hint="eastAsia"/>
          <w:color w:val="000000"/>
          <w:kern w:val="0"/>
          <w:szCs w:val="28"/>
          <w14:ligatures w14:val="standardContextual"/>
        </w:rPr>
        <w:t>框架</w:t>
      </w:r>
    </w:p>
    <w:p w14:paraId="1B7C77C1" w14:textId="388CDF09" w:rsidR="00467107" w:rsidRPr="00412B93" w:rsidRDefault="00467107" w:rsidP="00FA7D34">
      <w:pPr>
        <w:snapToGrid w:val="0"/>
        <w:ind w:firstLineChars="200" w:firstLine="560"/>
        <w:contextualSpacing/>
        <w:rPr>
          <w:rFonts w:cs="BiauKai"/>
          <w:color w:val="000000"/>
          <w:kern w:val="0"/>
          <w:szCs w:val="28"/>
          <w14:ligatures w14:val="standardContextual"/>
        </w:rPr>
      </w:pPr>
      <w:r w:rsidRPr="00412B93">
        <w:rPr>
          <w:rFonts w:cs="BiauKai" w:hint="eastAsia"/>
          <w:color w:val="000000"/>
          <w:kern w:val="0"/>
          <w:szCs w:val="28"/>
          <w14:ligatures w14:val="standardContextual"/>
        </w:rPr>
        <w:t>Fork</w:t>
      </w:r>
      <w:r w:rsidR="00015E99" w:rsidRPr="00412B93">
        <w:rPr>
          <w:rFonts w:cs="BiauKai" w:hint="eastAsia"/>
          <w:color w:val="000000"/>
          <w:kern w:val="0"/>
          <w:szCs w:val="28"/>
          <w14:ligatures w14:val="standardContextual"/>
        </w:rPr>
        <w:t>：</w:t>
      </w:r>
      <w:r w:rsidR="00DC472D" w:rsidRPr="00412B93">
        <w:rPr>
          <w:rFonts w:cs="BiauKai" w:hint="eastAsia"/>
          <w:color w:val="000000"/>
          <w:kern w:val="0"/>
          <w:szCs w:val="28"/>
          <w14:ligatures w14:val="standardContextual"/>
        </w:rPr>
        <w:t>一個專案管理的應用程式</w:t>
      </w:r>
    </w:p>
    <w:p w14:paraId="47671B19" w14:textId="028E38B7" w:rsidR="00467107" w:rsidRPr="00412B93" w:rsidRDefault="00467107" w:rsidP="00FA7D34">
      <w:pPr>
        <w:snapToGrid w:val="0"/>
        <w:ind w:firstLineChars="200" w:firstLine="560"/>
        <w:contextualSpacing/>
        <w:rPr>
          <w:rFonts w:cs="BiauKai"/>
          <w:color w:val="000000"/>
          <w:kern w:val="0"/>
          <w:szCs w:val="28"/>
          <w14:ligatures w14:val="standardContextual"/>
        </w:rPr>
      </w:pPr>
      <w:r w:rsidRPr="00412B93">
        <w:rPr>
          <w:rFonts w:cs="BiauKai" w:hint="eastAsia"/>
          <w:color w:val="000000"/>
          <w:kern w:val="0"/>
          <w:szCs w:val="28"/>
          <w14:ligatures w14:val="standardContextual"/>
        </w:rPr>
        <w:t>Figma</w:t>
      </w:r>
      <w:r w:rsidR="00015E99" w:rsidRPr="00412B93">
        <w:rPr>
          <w:rFonts w:cs="BiauKai" w:hint="eastAsia"/>
          <w:color w:val="000000"/>
          <w:kern w:val="0"/>
          <w:szCs w:val="28"/>
          <w14:ligatures w14:val="standardContextual"/>
        </w:rPr>
        <w:t>：</w:t>
      </w:r>
      <w:r w:rsidR="00DC472D" w:rsidRPr="00412B93">
        <w:rPr>
          <w:rFonts w:cs="BiauKai" w:hint="eastAsia"/>
          <w:color w:val="000000"/>
          <w:kern w:val="0"/>
          <w:szCs w:val="28"/>
          <w14:ligatures w14:val="standardContextual"/>
        </w:rPr>
        <w:t>線上介面設計工具，允許和團隊進行多人協同合作</w:t>
      </w:r>
    </w:p>
    <w:p w14:paraId="20D46A1C" w14:textId="77777777" w:rsidR="00467107" w:rsidRPr="00412B93" w:rsidRDefault="00467107" w:rsidP="00FA7D34">
      <w:pPr>
        <w:snapToGrid w:val="0"/>
        <w:contextualSpacing/>
        <w:rPr>
          <w:rFonts w:cs="BiauKai"/>
          <w:color w:val="000000"/>
          <w:kern w:val="0"/>
          <w:szCs w:val="28"/>
          <w14:ligatures w14:val="standardContextual"/>
        </w:rPr>
      </w:pPr>
    </w:p>
    <w:p w14:paraId="10D79589" w14:textId="209CCB3A" w:rsidR="00F440A3" w:rsidRPr="00412B93" w:rsidRDefault="005C28A8" w:rsidP="00FA7D34">
      <w:pPr>
        <w:pStyle w:val="afd"/>
        <w:ind w:left="280" w:right="280"/>
      </w:pPr>
      <w:bookmarkStart w:id="39" w:name="_Toc167232764"/>
      <w:r w:rsidRPr="00412B93">
        <w:rPr>
          <w:rFonts w:hint="eastAsia"/>
        </w:rPr>
        <w:t>表</w:t>
      </w:r>
      <w:r w:rsidRPr="00412B93">
        <w:rPr>
          <w:rFonts w:hint="eastAsia"/>
        </w:rPr>
        <w:t>3-3-1</w:t>
      </w:r>
      <w:r w:rsidRPr="00412B93">
        <w:rPr>
          <w:rFonts w:hint="eastAsia"/>
        </w:rPr>
        <w:t>、開發標準與使用工具</w:t>
      </w:r>
      <w:bookmarkEnd w:id="39"/>
    </w:p>
    <w:tbl>
      <w:tblPr>
        <w:tblStyle w:val="af4"/>
        <w:tblW w:w="0" w:type="auto"/>
        <w:tblLook w:val="04A0" w:firstRow="1" w:lastRow="0" w:firstColumn="1" w:lastColumn="0" w:noHBand="0" w:noVBand="1"/>
      </w:tblPr>
      <w:tblGrid>
        <w:gridCol w:w="2689"/>
        <w:gridCol w:w="7505"/>
      </w:tblGrid>
      <w:tr w:rsidR="002F5A85" w:rsidRPr="00412B93" w14:paraId="0D2ABB9B" w14:textId="77777777" w:rsidTr="00473987">
        <w:tc>
          <w:tcPr>
            <w:tcW w:w="10194" w:type="dxa"/>
            <w:gridSpan w:val="2"/>
            <w:shd w:val="pct10" w:color="auto" w:fill="auto"/>
          </w:tcPr>
          <w:p w14:paraId="3F61273A" w14:textId="77777777" w:rsidR="002F5A85" w:rsidRPr="00412B93" w:rsidRDefault="002F5A85"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系統開發環境</w:t>
            </w:r>
          </w:p>
        </w:tc>
      </w:tr>
      <w:tr w:rsidR="002F5A85" w:rsidRPr="00412B93" w14:paraId="4BD3A090" w14:textId="77777777" w:rsidTr="0005426D">
        <w:tc>
          <w:tcPr>
            <w:tcW w:w="2689" w:type="dxa"/>
            <w:vAlign w:val="center"/>
          </w:tcPr>
          <w:p w14:paraId="3B6BF37D" w14:textId="77777777" w:rsidR="002F5A85" w:rsidRPr="00412B93" w:rsidRDefault="002F5A85"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作業系統</w:t>
            </w:r>
          </w:p>
        </w:tc>
        <w:tc>
          <w:tcPr>
            <w:tcW w:w="7505" w:type="dxa"/>
            <w:vAlign w:val="center"/>
          </w:tcPr>
          <w:p w14:paraId="3768D582" w14:textId="77777777" w:rsidR="002F5A85" w:rsidRPr="00412B93" w:rsidRDefault="00E54BAC" w:rsidP="00FA7D34">
            <w:pPr>
              <w:snapToGrid w:val="0"/>
              <w:contextualSpacing/>
              <w:jc w:val="both"/>
              <w:rPr>
                <w:rFonts w:cs="BiauKai"/>
                <w:color w:val="000000"/>
                <w:kern w:val="0"/>
                <w:szCs w:val="28"/>
                <w14:ligatures w14:val="standardContextual"/>
              </w:rPr>
            </w:pPr>
            <w:r w:rsidRPr="00412B93">
              <w:rPr>
                <w:rFonts w:cs="BiauKai"/>
                <w:color w:val="000000"/>
                <w:kern w:val="0"/>
                <w:szCs w:val="28"/>
                <w14:ligatures w14:val="standardContextual"/>
              </w:rPr>
              <w:t>Windows Server 2019</w:t>
            </w:r>
          </w:p>
        </w:tc>
      </w:tr>
      <w:tr w:rsidR="002F5A85" w:rsidRPr="00412B93" w14:paraId="610227BD" w14:textId="77777777" w:rsidTr="0005426D">
        <w:tc>
          <w:tcPr>
            <w:tcW w:w="2689" w:type="dxa"/>
            <w:vAlign w:val="center"/>
          </w:tcPr>
          <w:p w14:paraId="10C380F8" w14:textId="77777777" w:rsidR="002F5A85" w:rsidRPr="00412B93" w:rsidRDefault="002F5A85"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程式撰寫工具</w:t>
            </w:r>
          </w:p>
        </w:tc>
        <w:tc>
          <w:tcPr>
            <w:tcW w:w="7505" w:type="dxa"/>
            <w:vAlign w:val="center"/>
          </w:tcPr>
          <w:p w14:paraId="3737569A" w14:textId="77777777" w:rsidR="002F5A85" w:rsidRPr="00412B93" w:rsidRDefault="003E2A6A"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V</w:t>
            </w:r>
            <w:r w:rsidRPr="00412B93">
              <w:rPr>
                <w:rFonts w:cs="BiauKai"/>
                <w:color w:val="000000"/>
                <w:kern w:val="0"/>
                <w:szCs w:val="28"/>
                <w14:ligatures w14:val="standardContextual"/>
              </w:rPr>
              <w:t>isual Studio</w:t>
            </w:r>
            <w:r w:rsidRPr="00412B93">
              <w:rPr>
                <w:rFonts w:cs="BiauKai" w:hint="eastAsia"/>
                <w:color w:val="000000"/>
                <w:kern w:val="0"/>
                <w:szCs w:val="28"/>
                <w14:ligatures w14:val="standardContextual"/>
              </w:rPr>
              <w:t>、</w:t>
            </w:r>
            <w:r w:rsidRPr="00412B93">
              <w:rPr>
                <w:rFonts w:cs="BiauKai"/>
                <w:color w:val="000000"/>
                <w:kern w:val="0"/>
                <w:szCs w:val="28"/>
                <w14:ligatures w14:val="standardContextual"/>
              </w:rPr>
              <w:t>MySQL Workbench</w:t>
            </w:r>
          </w:p>
        </w:tc>
      </w:tr>
      <w:tr w:rsidR="002F5A85" w:rsidRPr="00412B93" w14:paraId="3DFF3394" w14:textId="77777777" w:rsidTr="0005426D">
        <w:tc>
          <w:tcPr>
            <w:tcW w:w="2689" w:type="dxa"/>
            <w:vAlign w:val="center"/>
          </w:tcPr>
          <w:p w14:paraId="2ABB56AD" w14:textId="77777777" w:rsidR="002F5A85" w:rsidRPr="00412B93" w:rsidRDefault="002F5A85"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前端程式語言</w:t>
            </w:r>
          </w:p>
        </w:tc>
        <w:tc>
          <w:tcPr>
            <w:tcW w:w="7505" w:type="dxa"/>
            <w:vAlign w:val="center"/>
          </w:tcPr>
          <w:p w14:paraId="6FF8FC98" w14:textId="79D75DD3" w:rsidR="00781844" w:rsidRPr="00412B93" w:rsidRDefault="003E2A6A"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H</w:t>
            </w:r>
            <w:r w:rsidRPr="00412B93">
              <w:rPr>
                <w:rFonts w:cs="BiauKai"/>
                <w:color w:val="000000"/>
                <w:kern w:val="0"/>
                <w:szCs w:val="28"/>
                <w14:ligatures w14:val="standardContextual"/>
              </w:rPr>
              <w:t>TML5</w:t>
            </w:r>
            <w:r w:rsidRPr="00412B93">
              <w:rPr>
                <w:rFonts w:cs="BiauKai" w:hint="eastAsia"/>
                <w:color w:val="000000"/>
                <w:kern w:val="0"/>
                <w:szCs w:val="28"/>
                <w14:ligatures w14:val="standardContextual"/>
              </w:rPr>
              <w:t>、</w:t>
            </w:r>
            <w:r w:rsidRPr="00412B93">
              <w:rPr>
                <w:rFonts w:cs="BiauKai"/>
                <w:color w:val="000000"/>
                <w:kern w:val="0"/>
                <w:szCs w:val="28"/>
                <w14:ligatures w14:val="standardContextual"/>
              </w:rPr>
              <w:t>CSS</w:t>
            </w:r>
            <w:r w:rsidR="00781844" w:rsidRPr="00412B93">
              <w:rPr>
                <w:rFonts w:cs="BiauKai" w:hint="eastAsia"/>
                <w:color w:val="000000"/>
                <w:kern w:val="0"/>
                <w:szCs w:val="28"/>
                <w14:ligatures w14:val="standardContextual"/>
              </w:rPr>
              <w:t>、</w:t>
            </w:r>
            <w:r w:rsidR="00781844" w:rsidRPr="00412B93">
              <w:rPr>
                <w:rFonts w:cs="BiauKai" w:hint="eastAsia"/>
                <w:color w:val="000000"/>
                <w:kern w:val="0"/>
                <w:szCs w:val="28"/>
                <w14:ligatures w14:val="standardContextual"/>
              </w:rPr>
              <w:t>JS</w:t>
            </w:r>
          </w:p>
        </w:tc>
      </w:tr>
      <w:tr w:rsidR="002F5A85" w:rsidRPr="00412B93" w14:paraId="3A35EA51" w14:textId="77777777" w:rsidTr="0005426D">
        <w:tc>
          <w:tcPr>
            <w:tcW w:w="2689" w:type="dxa"/>
            <w:vAlign w:val="center"/>
          </w:tcPr>
          <w:p w14:paraId="026A7F06" w14:textId="77777777" w:rsidR="002F5A85" w:rsidRPr="00412B93" w:rsidRDefault="002F5A85"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後端程式語言</w:t>
            </w:r>
          </w:p>
        </w:tc>
        <w:tc>
          <w:tcPr>
            <w:tcW w:w="7505" w:type="dxa"/>
            <w:vAlign w:val="center"/>
          </w:tcPr>
          <w:p w14:paraId="4A97BCE1" w14:textId="77777777" w:rsidR="002F5A85" w:rsidRPr="00412B93" w:rsidRDefault="003E2A6A" w:rsidP="00FA7D34">
            <w:pPr>
              <w:snapToGrid w:val="0"/>
              <w:contextualSpacing/>
              <w:jc w:val="both"/>
              <w:rPr>
                <w:rFonts w:cs="BiauKai"/>
                <w:color w:val="000000"/>
                <w:kern w:val="0"/>
                <w:szCs w:val="28"/>
                <w14:ligatures w14:val="standardContextual"/>
              </w:rPr>
            </w:pPr>
            <w:r w:rsidRPr="00412B93">
              <w:rPr>
                <w:rFonts w:cs="BiauKai"/>
                <w:color w:val="000000"/>
                <w:kern w:val="0"/>
                <w:szCs w:val="28"/>
                <w14:ligatures w14:val="standardContextual"/>
              </w:rPr>
              <w:t>Python</w:t>
            </w:r>
          </w:p>
        </w:tc>
      </w:tr>
      <w:tr w:rsidR="005454A3" w:rsidRPr="00412B93" w14:paraId="0E706E66" w14:textId="77777777" w:rsidTr="0005426D">
        <w:tc>
          <w:tcPr>
            <w:tcW w:w="2689" w:type="dxa"/>
            <w:vAlign w:val="center"/>
          </w:tcPr>
          <w:p w14:paraId="416B0975" w14:textId="77777777" w:rsidR="005454A3" w:rsidRPr="00412B93" w:rsidRDefault="005454A3"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框架</w:t>
            </w:r>
          </w:p>
        </w:tc>
        <w:tc>
          <w:tcPr>
            <w:tcW w:w="7505" w:type="dxa"/>
            <w:vAlign w:val="center"/>
          </w:tcPr>
          <w:p w14:paraId="425693C9" w14:textId="77777777" w:rsidR="005454A3" w:rsidRPr="00412B93" w:rsidRDefault="005454A3"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F</w:t>
            </w:r>
            <w:r w:rsidRPr="00412B93">
              <w:rPr>
                <w:rFonts w:cs="BiauKai"/>
                <w:color w:val="000000"/>
                <w:kern w:val="0"/>
                <w:szCs w:val="28"/>
                <w14:ligatures w14:val="standardContextual"/>
              </w:rPr>
              <w:t>lask</w:t>
            </w:r>
          </w:p>
        </w:tc>
      </w:tr>
      <w:tr w:rsidR="002F5A85" w:rsidRPr="00412B93" w14:paraId="3B6BC23C" w14:textId="77777777" w:rsidTr="00473987">
        <w:tc>
          <w:tcPr>
            <w:tcW w:w="2689" w:type="dxa"/>
            <w:tcBorders>
              <w:bottom w:val="single" w:sz="4" w:space="0" w:color="auto"/>
            </w:tcBorders>
            <w:vAlign w:val="center"/>
          </w:tcPr>
          <w:p w14:paraId="0A47F382" w14:textId="77777777" w:rsidR="002F5A85" w:rsidRPr="00412B93" w:rsidRDefault="002F5A85"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資料庫</w:t>
            </w:r>
          </w:p>
        </w:tc>
        <w:tc>
          <w:tcPr>
            <w:tcW w:w="7505" w:type="dxa"/>
            <w:tcBorders>
              <w:bottom w:val="single" w:sz="4" w:space="0" w:color="auto"/>
            </w:tcBorders>
            <w:vAlign w:val="center"/>
          </w:tcPr>
          <w:p w14:paraId="05557B67" w14:textId="77777777" w:rsidR="002F5A85" w:rsidRPr="00412B93" w:rsidRDefault="003E2A6A" w:rsidP="00FA7D34">
            <w:pPr>
              <w:snapToGrid w:val="0"/>
              <w:contextualSpacing/>
              <w:jc w:val="both"/>
              <w:rPr>
                <w:rFonts w:cs="BiauKai"/>
                <w:color w:val="000000"/>
                <w:kern w:val="0"/>
                <w:szCs w:val="28"/>
                <w14:ligatures w14:val="standardContextual"/>
              </w:rPr>
            </w:pPr>
            <w:r w:rsidRPr="00412B93">
              <w:rPr>
                <w:rFonts w:cs="BiauKai"/>
                <w:color w:val="000000"/>
                <w:kern w:val="0"/>
                <w:szCs w:val="28"/>
                <w14:ligatures w14:val="standardContextual"/>
              </w:rPr>
              <w:t>MySQL</w:t>
            </w:r>
          </w:p>
        </w:tc>
      </w:tr>
      <w:tr w:rsidR="002F5A85" w:rsidRPr="00412B93" w14:paraId="22D0F787" w14:textId="77777777" w:rsidTr="00473987">
        <w:tc>
          <w:tcPr>
            <w:tcW w:w="10194" w:type="dxa"/>
            <w:gridSpan w:val="2"/>
            <w:shd w:val="pct10" w:color="auto" w:fill="auto"/>
          </w:tcPr>
          <w:p w14:paraId="30074AE5" w14:textId="77777777" w:rsidR="002F5A85" w:rsidRPr="00412B93" w:rsidRDefault="002F5A85"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專案管理平台</w:t>
            </w:r>
          </w:p>
        </w:tc>
      </w:tr>
      <w:tr w:rsidR="000137C1" w:rsidRPr="00412B93" w14:paraId="417AD290" w14:textId="77777777" w:rsidTr="0005426D">
        <w:tc>
          <w:tcPr>
            <w:tcW w:w="2689" w:type="dxa"/>
            <w:vAlign w:val="center"/>
          </w:tcPr>
          <w:p w14:paraId="45B4C2B2" w14:textId="77777777" w:rsidR="000137C1" w:rsidRPr="00412B93" w:rsidRDefault="000137C1"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應用程式</w:t>
            </w:r>
          </w:p>
        </w:tc>
        <w:tc>
          <w:tcPr>
            <w:tcW w:w="7505" w:type="dxa"/>
            <w:vAlign w:val="center"/>
          </w:tcPr>
          <w:p w14:paraId="429DF989" w14:textId="77777777" w:rsidR="000137C1" w:rsidRPr="00412B93" w:rsidRDefault="000137C1" w:rsidP="00FA7D34">
            <w:pPr>
              <w:snapToGrid w:val="0"/>
              <w:contextualSpacing/>
              <w:jc w:val="both"/>
              <w:rPr>
                <w:rFonts w:cs="BiauKai"/>
                <w:color w:val="000000"/>
                <w:kern w:val="0"/>
                <w:szCs w:val="28"/>
                <w14:ligatures w14:val="standardContextual"/>
              </w:rPr>
            </w:pPr>
            <w:r w:rsidRPr="00412B93">
              <w:rPr>
                <w:rFonts w:cs="BiauKai"/>
                <w:color w:val="000000"/>
                <w:kern w:val="0"/>
                <w:szCs w:val="28"/>
                <w14:ligatures w14:val="standardContextual"/>
              </w:rPr>
              <w:t>Fork</w:t>
            </w:r>
          </w:p>
        </w:tc>
      </w:tr>
      <w:tr w:rsidR="002F5A85" w:rsidRPr="00412B93" w14:paraId="15B861B3" w14:textId="77777777" w:rsidTr="0005426D">
        <w:tc>
          <w:tcPr>
            <w:tcW w:w="2689" w:type="dxa"/>
            <w:vAlign w:val="center"/>
          </w:tcPr>
          <w:p w14:paraId="1FECB754" w14:textId="77777777" w:rsidR="002F5A85" w:rsidRPr="00412B93" w:rsidRDefault="002F5A85"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專案管理</w:t>
            </w:r>
          </w:p>
        </w:tc>
        <w:tc>
          <w:tcPr>
            <w:tcW w:w="7505" w:type="dxa"/>
            <w:vAlign w:val="center"/>
          </w:tcPr>
          <w:p w14:paraId="5741E343" w14:textId="64FB68BC" w:rsidR="003E2A6A" w:rsidRPr="00412B93" w:rsidRDefault="003E2A6A"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G</w:t>
            </w:r>
            <w:r w:rsidRPr="00412B93">
              <w:rPr>
                <w:rFonts w:cs="BiauKai"/>
                <w:color w:val="000000"/>
                <w:kern w:val="0"/>
                <w:szCs w:val="28"/>
                <w14:ligatures w14:val="standardContextual"/>
              </w:rPr>
              <w:t>it</w:t>
            </w:r>
            <w:r w:rsidR="005C28A8" w:rsidRPr="00412B93">
              <w:rPr>
                <w:rFonts w:cs="BiauKai" w:hint="eastAsia"/>
                <w:color w:val="000000"/>
                <w:kern w:val="0"/>
                <w:szCs w:val="28"/>
                <w14:ligatures w14:val="standardContextual"/>
              </w:rPr>
              <w:t>H</w:t>
            </w:r>
            <w:r w:rsidRPr="00412B93">
              <w:rPr>
                <w:rFonts w:cs="BiauKai"/>
                <w:color w:val="000000"/>
                <w:kern w:val="0"/>
                <w:szCs w:val="28"/>
                <w14:ligatures w14:val="standardContextual"/>
              </w:rPr>
              <w:t>ub</w:t>
            </w:r>
            <w:r w:rsidRPr="00412B93">
              <w:rPr>
                <w:rFonts w:cs="BiauKai" w:hint="eastAsia"/>
                <w:color w:val="000000"/>
                <w:kern w:val="0"/>
                <w:szCs w:val="28"/>
                <w14:ligatures w14:val="standardContextual"/>
              </w:rPr>
              <w:t>、</w:t>
            </w:r>
            <w:r w:rsidRPr="00412B93">
              <w:rPr>
                <w:rFonts w:cs="BiauKai" w:hint="eastAsia"/>
                <w:color w:val="000000"/>
                <w:kern w:val="0"/>
                <w:szCs w:val="28"/>
                <w14:ligatures w14:val="standardContextual"/>
              </w:rPr>
              <w:t>V</w:t>
            </w:r>
            <w:r w:rsidRPr="00412B93">
              <w:rPr>
                <w:rFonts w:cs="BiauKai"/>
                <w:color w:val="000000"/>
                <w:kern w:val="0"/>
                <w:szCs w:val="28"/>
                <w14:ligatures w14:val="standardContextual"/>
              </w:rPr>
              <w:t>isual Studio Code</w:t>
            </w:r>
          </w:p>
        </w:tc>
      </w:tr>
      <w:tr w:rsidR="002F5A85" w:rsidRPr="00412B93" w14:paraId="37DC3524" w14:textId="77777777" w:rsidTr="00473987">
        <w:tc>
          <w:tcPr>
            <w:tcW w:w="2689" w:type="dxa"/>
            <w:tcBorders>
              <w:bottom w:val="single" w:sz="4" w:space="0" w:color="auto"/>
            </w:tcBorders>
            <w:vAlign w:val="center"/>
          </w:tcPr>
          <w:p w14:paraId="5D88DA21" w14:textId="77777777" w:rsidR="002F5A85" w:rsidRPr="00412B93" w:rsidRDefault="002F5A85"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版本控制</w:t>
            </w:r>
          </w:p>
        </w:tc>
        <w:tc>
          <w:tcPr>
            <w:tcW w:w="7505" w:type="dxa"/>
            <w:tcBorders>
              <w:bottom w:val="single" w:sz="4" w:space="0" w:color="auto"/>
            </w:tcBorders>
            <w:vAlign w:val="center"/>
          </w:tcPr>
          <w:p w14:paraId="6625167A" w14:textId="10B01C5C" w:rsidR="002F5A85" w:rsidRPr="00412B93" w:rsidRDefault="000137C1"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G</w:t>
            </w:r>
            <w:r w:rsidRPr="00412B93">
              <w:rPr>
                <w:rFonts w:cs="BiauKai"/>
                <w:color w:val="000000"/>
                <w:kern w:val="0"/>
                <w:szCs w:val="28"/>
                <w14:ligatures w14:val="standardContextual"/>
              </w:rPr>
              <w:t>it</w:t>
            </w:r>
            <w:r w:rsidR="005C28A8" w:rsidRPr="00412B93">
              <w:rPr>
                <w:rFonts w:cs="BiauKai" w:hint="eastAsia"/>
                <w:color w:val="000000"/>
                <w:kern w:val="0"/>
                <w:szCs w:val="28"/>
                <w14:ligatures w14:val="standardContextual"/>
              </w:rPr>
              <w:t>H</w:t>
            </w:r>
            <w:r w:rsidRPr="00412B93">
              <w:rPr>
                <w:rFonts w:cs="BiauKai"/>
                <w:color w:val="000000"/>
                <w:kern w:val="0"/>
                <w:szCs w:val="28"/>
                <w14:ligatures w14:val="standardContextual"/>
              </w:rPr>
              <w:t>ub</w:t>
            </w:r>
          </w:p>
        </w:tc>
      </w:tr>
      <w:tr w:rsidR="002F5A85" w:rsidRPr="00412B93" w14:paraId="1E02E374" w14:textId="77777777" w:rsidTr="00473987">
        <w:tc>
          <w:tcPr>
            <w:tcW w:w="10194" w:type="dxa"/>
            <w:gridSpan w:val="2"/>
            <w:shd w:val="pct10" w:color="auto" w:fill="auto"/>
          </w:tcPr>
          <w:p w14:paraId="15EF725C" w14:textId="77777777" w:rsidR="002F5A85" w:rsidRPr="00412B93" w:rsidRDefault="002F5A85"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設計工具</w:t>
            </w:r>
          </w:p>
        </w:tc>
      </w:tr>
      <w:tr w:rsidR="002F5A85" w:rsidRPr="00412B93" w14:paraId="307B04D7" w14:textId="77777777" w:rsidTr="00BC22FE">
        <w:trPr>
          <w:trHeight w:val="261"/>
        </w:trPr>
        <w:tc>
          <w:tcPr>
            <w:tcW w:w="2689" w:type="dxa"/>
            <w:vAlign w:val="center"/>
          </w:tcPr>
          <w:p w14:paraId="6FDC9D2C" w14:textId="77777777" w:rsidR="002F5A85" w:rsidRPr="00412B93" w:rsidRDefault="002F5A85" w:rsidP="00FA7D34">
            <w:pPr>
              <w:snapToGrid w:val="0"/>
              <w:contextualSpacing/>
              <w:jc w:val="both"/>
              <w:rPr>
                <w:rFonts w:cs="BiauKai"/>
                <w:color w:val="000000"/>
                <w:kern w:val="0"/>
                <w:szCs w:val="28"/>
                <w14:ligatures w14:val="standardContextual"/>
              </w:rPr>
            </w:pPr>
            <w:r w:rsidRPr="00412B93">
              <w:rPr>
                <w:rFonts w:cs="BiauKai"/>
                <w:color w:val="000000"/>
                <w:kern w:val="0"/>
                <w:szCs w:val="28"/>
                <w14:ligatures w14:val="standardContextual"/>
              </w:rPr>
              <w:t>UI/UX</w:t>
            </w:r>
          </w:p>
        </w:tc>
        <w:tc>
          <w:tcPr>
            <w:tcW w:w="7505" w:type="dxa"/>
            <w:vAlign w:val="center"/>
          </w:tcPr>
          <w:p w14:paraId="7D869E7C" w14:textId="77777777" w:rsidR="002F5A85" w:rsidRPr="00412B93" w:rsidRDefault="001A00C8"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F</w:t>
            </w:r>
            <w:r w:rsidRPr="00412B93">
              <w:rPr>
                <w:rFonts w:cs="BiauKai"/>
                <w:color w:val="000000"/>
                <w:kern w:val="0"/>
                <w:szCs w:val="28"/>
                <w14:ligatures w14:val="standardContextual"/>
              </w:rPr>
              <w:t>igma</w:t>
            </w:r>
          </w:p>
        </w:tc>
      </w:tr>
      <w:tr w:rsidR="002F5A85" w:rsidRPr="00412B93" w14:paraId="070CA7D9" w14:textId="77777777" w:rsidTr="0005426D">
        <w:tc>
          <w:tcPr>
            <w:tcW w:w="2689" w:type="dxa"/>
            <w:vAlign w:val="center"/>
          </w:tcPr>
          <w:p w14:paraId="7A758771" w14:textId="77777777" w:rsidR="002F5A85" w:rsidRPr="00412B93" w:rsidRDefault="002F5A85"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文件</w:t>
            </w:r>
          </w:p>
        </w:tc>
        <w:tc>
          <w:tcPr>
            <w:tcW w:w="7505" w:type="dxa"/>
            <w:vAlign w:val="center"/>
          </w:tcPr>
          <w:p w14:paraId="09D9E401" w14:textId="75C938EB" w:rsidR="00A21B08" w:rsidRPr="00412B93" w:rsidRDefault="00B75702"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M</w:t>
            </w:r>
            <w:r w:rsidRPr="00412B93">
              <w:rPr>
                <w:rFonts w:cs="BiauKai"/>
                <w:color w:val="000000"/>
                <w:kern w:val="0"/>
                <w:szCs w:val="28"/>
                <w14:ligatures w14:val="standardContextual"/>
              </w:rPr>
              <w:t>icrosoft Word</w:t>
            </w:r>
            <w:r w:rsidR="00A21B08" w:rsidRPr="00412B93">
              <w:rPr>
                <w:rFonts w:cs="BiauKai" w:hint="eastAsia"/>
                <w:color w:val="000000"/>
                <w:kern w:val="0"/>
                <w:szCs w:val="28"/>
                <w14:ligatures w14:val="standardContextual"/>
              </w:rPr>
              <w:t>、</w:t>
            </w:r>
            <w:r w:rsidR="00A21B08" w:rsidRPr="00412B93">
              <w:rPr>
                <w:rFonts w:cs="BiauKai"/>
                <w:color w:val="000000"/>
                <w:kern w:val="0"/>
                <w:szCs w:val="28"/>
                <w14:ligatures w14:val="standardContextual"/>
              </w:rPr>
              <w:t xml:space="preserve">Google </w:t>
            </w:r>
            <w:r w:rsidR="00A21B08" w:rsidRPr="00412B93">
              <w:rPr>
                <w:rFonts w:cs="BiauKai" w:hint="eastAsia"/>
                <w:color w:val="000000"/>
                <w:kern w:val="0"/>
                <w:szCs w:val="28"/>
                <w14:ligatures w14:val="standardContextual"/>
              </w:rPr>
              <w:t>文件</w:t>
            </w:r>
            <w:r w:rsidR="00813D19" w:rsidRPr="00412B93">
              <w:rPr>
                <w:rFonts w:cs="BiauKai" w:hint="eastAsia"/>
                <w:color w:val="000000"/>
                <w:kern w:val="0"/>
                <w:szCs w:val="28"/>
                <w14:ligatures w14:val="standardContextual"/>
              </w:rPr>
              <w:t>、</w:t>
            </w:r>
            <w:r w:rsidR="00813D19" w:rsidRPr="00412B93">
              <w:rPr>
                <w:rFonts w:cs="BiauKai"/>
                <w:color w:val="000000"/>
                <w:kern w:val="0"/>
                <w:szCs w:val="28"/>
                <w14:ligatures w14:val="standardContextual"/>
              </w:rPr>
              <w:t xml:space="preserve">Google </w:t>
            </w:r>
            <w:r w:rsidR="00813D19" w:rsidRPr="00412B93">
              <w:rPr>
                <w:rFonts w:cs="BiauKai" w:hint="eastAsia"/>
                <w:color w:val="000000"/>
                <w:kern w:val="0"/>
                <w:szCs w:val="28"/>
                <w14:ligatures w14:val="standardContextual"/>
              </w:rPr>
              <w:t>試算表</w:t>
            </w:r>
          </w:p>
        </w:tc>
      </w:tr>
      <w:tr w:rsidR="002F5A85" w:rsidRPr="00412B93" w14:paraId="35988894" w14:textId="77777777" w:rsidTr="0005426D">
        <w:tc>
          <w:tcPr>
            <w:tcW w:w="2689" w:type="dxa"/>
            <w:vAlign w:val="center"/>
          </w:tcPr>
          <w:p w14:paraId="0B8FED20" w14:textId="77777777" w:rsidR="002F5A85" w:rsidRPr="00412B93" w:rsidRDefault="002F5A85"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圖表</w:t>
            </w:r>
          </w:p>
        </w:tc>
        <w:tc>
          <w:tcPr>
            <w:tcW w:w="7505" w:type="dxa"/>
            <w:vAlign w:val="center"/>
          </w:tcPr>
          <w:p w14:paraId="2B88AE6E" w14:textId="77777777" w:rsidR="002F5A85" w:rsidRPr="00412B93" w:rsidRDefault="00B75702"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M</w:t>
            </w:r>
            <w:r w:rsidRPr="00412B93">
              <w:rPr>
                <w:rFonts w:cs="BiauKai"/>
                <w:color w:val="000000"/>
                <w:kern w:val="0"/>
                <w:szCs w:val="28"/>
                <w14:ligatures w14:val="standardContextual"/>
              </w:rPr>
              <w:t>icrosoft Excel</w:t>
            </w:r>
          </w:p>
        </w:tc>
      </w:tr>
      <w:tr w:rsidR="002F5A85" w:rsidRPr="00412B93" w14:paraId="5785A5E2" w14:textId="77777777" w:rsidTr="0005426D">
        <w:tc>
          <w:tcPr>
            <w:tcW w:w="2689" w:type="dxa"/>
            <w:vAlign w:val="center"/>
          </w:tcPr>
          <w:p w14:paraId="37BC6EB5" w14:textId="77777777" w:rsidR="002F5A85" w:rsidRPr="00412B93" w:rsidRDefault="002F5A85"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簡報</w:t>
            </w:r>
          </w:p>
        </w:tc>
        <w:tc>
          <w:tcPr>
            <w:tcW w:w="7505" w:type="dxa"/>
            <w:vAlign w:val="center"/>
          </w:tcPr>
          <w:p w14:paraId="52EFE088" w14:textId="77777777" w:rsidR="00B75702" w:rsidRPr="00412B93" w:rsidRDefault="00B75702"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M</w:t>
            </w:r>
            <w:r w:rsidRPr="00412B93">
              <w:rPr>
                <w:rFonts w:cs="BiauKai"/>
                <w:color w:val="000000"/>
                <w:kern w:val="0"/>
                <w:szCs w:val="28"/>
                <w14:ligatures w14:val="standardContextual"/>
              </w:rPr>
              <w:t>icrosoft PPT</w:t>
            </w:r>
            <w:r w:rsidRPr="00412B93">
              <w:rPr>
                <w:rFonts w:cs="BiauKai" w:hint="eastAsia"/>
                <w:color w:val="000000"/>
                <w:kern w:val="0"/>
                <w:szCs w:val="28"/>
                <w14:ligatures w14:val="standardContextual"/>
              </w:rPr>
              <w:t>、</w:t>
            </w:r>
            <w:r w:rsidRPr="00412B93">
              <w:rPr>
                <w:rFonts w:cs="BiauKai" w:hint="eastAsia"/>
                <w:color w:val="000000"/>
                <w:kern w:val="0"/>
                <w:szCs w:val="28"/>
                <w14:ligatures w14:val="standardContextual"/>
              </w:rPr>
              <w:t>C</w:t>
            </w:r>
            <w:r w:rsidRPr="00412B93">
              <w:rPr>
                <w:rFonts w:cs="BiauKai"/>
                <w:color w:val="000000"/>
                <w:kern w:val="0"/>
                <w:szCs w:val="28"/>
                <w14:ligatures w14:val="standardContextual"/>
              </w:rPr>
              <w:t>anva</w:t>
            </w:r>
          </w:p>
        </w:tc>
      </w:tr>
    </w:tbl>
    <w:p w14:paraId="6B68B0CF" w14:textId="77777777" w:rsidR="00186D28" w:rsidRPr="00412B93" w:rsidRDefault="00186D28" w:rsidP="00FA7D34">
      <w:pPr>
        <w:widowControl/>
        <w:snapToGrid w:val="0"/>
        <w:contextualSpacing/>
        <w:jc w:val="both"/>
        <w:rPr>
          <w:rFonts w:cs="BiauKai"/>
          <w:color w:val="000000"/>
          <w:kern w:val="0"/>
          <w:sz w:val="32"/>
          <w:szCs w:val="32"/>
          <w14:ligatures w14:val="standardContextual"/>
        </w:rPr>
      </w:pPr>
      <w:r w:rsidRPr="00412B93">
        <w:rPr>
          <w:rFonts w:cs="BiauKai"/>
          <w:color w:val="000000"/>
          <w:kern w:val="0"/>
          <w:sz w:val="32"/>
          <w:szCs w:val="32"/>
          <w14:ligatures w14:val="standardContextual"/>
        </w:rPr>
        <w:br w:type="page"/>
      </w:r>
    </w:p>
    <w:p w14:paraId="0F076710" w14:textId="1700B3BF" w:rsidR="00473987" w:rsidRPr="00412B93" w:rsidRDefault="00473987" w:rsidP="00FA7D34">
      <w:pPr>
        <w:pStyle w:val="afb"/>
      </w:pPr>
      <w:bookmarkStart w:id="40" w:name="_Toc167232682"/>
      <w:r w:rsidRPr="00412B93">
        <w:rPr>
          <w:rFonts w:hint="eastAsia"/>
        </w:rPr>
        <w:lastRenderedPageBreak/>
        <w:t>第四章</w:t>
      </w:r>
      <w:r w:rsidRPr="00412B93">
        <w:t xml:space="preserve"> </w:t>
      </w:r>
      <w:r w:rsidRPr="00412B93">
        <w:rPr>
          <w:rFonts w:hint="eastAsia"/>
        </w:rPr>
        <w:t>專案時程與組織分工</w:t>
      </w:r>
      <w:bookmarkEnd w:id="40"/>
    </w:p>
    <w:p w14:paraId="17C8D7B1" w14:textId="37B2CBD9" w:rsidR="00473987" w:rsidRPr="00412B93" w:rsidRDefault="00473987" w:rsidP="00FA7D34">
      <w:pPr>
        <w:pStyle w:val="1-1"/>
      </w:pPr>
      <w:bookmarkStart w:id="41" w:name="_Toc167232683"/>
      <w:r w:rsidRPr="00412B93">
        <w:rPr>
          <w:rFonts w:hint="eastAsia"/>
        </w:rPr>
        <w:t>4</w:t>
      </w:r>
      <w:r w:rsidRPr="00412B93">
        <w:t xml:space="preserve">-1 </w:t>
      </w:r>
      <w:r w:rsidRPr="00412B93">
        <w:rPr>
          <w:rFonts w:hint="eastAsia"/>
        </w:rPr>
        <w:t>專案時程</w:t>
      </w:r>
      <w:bookmarkEnd w:id="41"/>
    </w:p>
    <w:p w14:paraId="6E72A210" w14:textId="77777777" w:rsidR="007536DC" w:rsidRPr="00412B93" w:rsidRDefault="007536DC" w:rsidP="00FA7D34">
      <w:pPr>
        <w:snapToGrid w:val="0"/>
        <w:contextualSpacing/>
        <w:jc w:val="center"/>
        <w:rPr>
          <w:rFonts w:cs="BiauKai"/>
          <w:color w:val="000000"/>
          <w:kern w:val="0"/>
          <w:szCs w:val="28"/>
          <w14:ligatures w14:val="standardContextual"/>
        </w:rPr>
      </w:pPr>
    </w:p>
    <w:p w14:paraId="258D3EC4" w14:textId="71B95805" w:rsidR="00E011CF" w:rsidRPr="00412B93" w:rsidRDefault="00E011CF" w:rsidP="00FA7D34">
      <w:pPr>
        <w:pStyle w:val="afd"/>
        <w:ind w:left="280" w:right="280"/>
      </w:pPr>
      <w:bookmarkStart w:id="42" w:name="_Toc167232765"/>
      <w:r w:rsidRPr="00412B93">
        <w:rPr>
          <w:rFonts w:hint="eastAsia"/>
        </w:rPr>
        <w:t>表</w:t>
      </w:r>
      <w:r w:rsidRPr="00412B93">
        <w:rPr>
          <w:rFonts w:hint="eastAsia"/>
        </w:rPr>
        <w:t>4-1-1</w:t>
      </w:r>
      <w:r w:rsidRPr="00412B93">
        <w:rPr>
          <w:rFonts w:hint="eastAsia"/>
        </w:rPr>
        <w:t>、專案時程</w:t>
      </w:r>
      <w:bookmarkEnd w:id="42"/>
    </w:p>
    <w:tbl>
      <w:tblPr>
        <w:tblW w:w="2040" w:type="dxa"/>
        <w:jc w:val="right"/>
        <w:tblCellMar>
          <w:left w:w="28" w:type="dxa"/>
          <w:right w:w="28" w:type="dxa"/>
        </w:tblCellMar>
        <w:tblLook w:val="04A0" w:firstRow="1" w:lastRow="0" w:firstColumn="1" w:lastColumn="0" w:noHBand="0" w:noVBand="1"/>
      </w:tblPr>
      <w:tblGrid>
        <w:gridCol w:w="1020"/>
        <w:gridCol w:w="1020"/>
      </w:tblGrid>
      <w:tr w:rsidR="00E011CF" w:rsidRPr="00412B93" w14:paraId="6FBC3F73" w14:textId="77777777" w:rsidTr="00A172EB">
        <w:trPr>
          <w:trHeight w:val="330"/>
          <w:jc w:val="right"/>
        </w:trPr>
        <w:tc>
          <w:tcPr>
            <w:tcW w:w="10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4FB008" w14:textId="77777777" w:rsidR="00E011CF" w:rsidRPr="00412B93" w:rsidRDefault="00E011CF" w:rsidP="00FA7D34">
            <w:pPr>
              <w:widowControl/>
              <w:snapToGrid w:val="0"/>
              <w:jc w:val="center"/>
              <w:rPr>
                <w:rFonts w:cs="新細明體"/>
                <w:color w:val="000000"/>
                <w:kern w:val="0"/>
              </w:rPr>
            </w:pPr>
            <w:r w:rsidRPr="00412B93">
              <w:rPr>
                <w:rFonts w:cs="新細明體" w:hint="eastAsia"/>
                <w:color w:val="000000"/>
                <w:kern w:val="0"/>
              </w:rPr>
              <w:t>預期</w:t>
            </w:r>
          </w:p>
        </w:tc>
        <w:tc>
          <w:tcPr>
            <w:tcW w:w="1020" w:type="dxa"/>
            <w:tcBorders>
              <w:top w:val="single" w:sz="4" w:space="0" w:color="auto"/>
              <w:left w:val="nil"/>
              <w:bottom w:val="single" w:sz="4" w:space="0" w:color="auto"/>
              <w:right w:val="single" w:sz="4" w:space="0" w:color="auto"/>
            </w:tcBorders>
            <w:shd w:val="clear" w:color="000000" w:fill="D0CECE"/>
            <w:noWrap/>
            <w:vAlign w:val="center"/>
            <w:hideMark/>
          </w:tcPr>
          <w:p w14:paraId="4A2104A6" w14:textId="77777777" w:rsidR="00E011CF" w:rsidRPr="00412B93" w:rsidRDefault="00E011CF" w:rsidP="00FA7D34">
            <w:pPr>
              <w:widowControl/>
              <w:snapToGrid w:val="0"/>
              <w:jc w:val="center"/>
              <w:rPr>
                <w:rFonts w:cs="新細明體"/>
                <w:color w:val="000000"/>
                <w:kern w:val="0"/>
              </w:rPr>
            </w:pPr>
            <w:r w:rsidRPr="00412B93">
              <w:rPr>
                <w:rFonts w:cs="新細明體" w:hint="eastAsia"/>
                <w:color w:val="000000"/>
                <w:kern w:val="0"/>
              </w:rPr>
              <w:t xml:space="preserve">　</w:t>
            </w:r>
          </w:p>
        </w:tc>
      </w:tr>
      <w:tr w:rsidR="00E011CF" w:rsidRPr="00412B93" w14:paraId="47454908" w14:textId="77777777" w:rsidTr="00A172EB">
        <w:trPr>
          <w:trHeight w:val="330"/>
          <w:jc w:val="right"/>
        </w:trPr>
        <w:tc>
          <w:tcPr>
            <w:tcW w:w="1020" w:type="dxa"/>
            <w:tcBorders>
              <w:top w:val="single" w:sz="4" w:space="0" w:color="auto"/>
              <w:left w:val="single" w:sz="4" w:space="0" w:color="auto"/>
              <w:bottom w:val="single" w:sz="4" w:space="0" w:color="000000" w:themeColor="text1"/>
              <w:right w:val="single" w:sz="4" w:space="0" w:color="auto"/>
            </w:tcBorders>
            <w:shd w:val="clear" w:color="auto" w:fill="auto"/>
            <w:noWrap/>
            <w:vAlign w:val="center"/>
            <w:hideMark/>
          </w:tcPr>
          <w:p w14:paraId="23DB153E" w14:textId="77777777" w:rsidR="00E011CF" w:rsidRPr="00412B93" w:rsidRDefault="00E011CF" w:rsidP="00FA7D34">
            <w:pPr>
              <w:widowControl/>
              <w:snapToGrid w:val="0"/>
              <w:jc w:val="center"/>
              <w:rPr>
                <w:rFonts w:cs="新細明體"/>
                <w:color w:val="000000"/>
                <w:kern w:val="0"/>
              </w:rPr>
            </w:pPr>
            <w:r w:rsidRPr="00412B93">
              <w:rPr>
                <w:rFonts w:cs="新細明體" w:hint="eastAsia"/>
                <w:color w:val="000000"/>
                <w:kern w:val="0"/>
              </w:rPr>
              <w:t>結果</w:t>
            </w:r>
          </w:p>
        </w:tc>
        <w:tc>
          <w:tcPr>
            <w:tcW w:w="1020" w:type="dxa"/>
            <w:tcBorders>
              <w:top w:val="single" w:sz="4" w:space="0" w:color="auto"/>
              <w:left w:val="nil"/>
              <w:bottom w:val="single" w:sz="4" w:space="0" w:color="000000" w:themeColor="text1"/>
              <w:right w:val="single" w:sz="4" w:space="0" w:color="auto"/>
            </w:tcBorders>
            <w:shd w:val="clear" w:color="000000" w:fill="808080"/>
            <w:noWrap/>
            <w:vAlign w:val="center"/>
            <w:hideMark/>
          </w:tcPr>
          <w:p w14:paraId="26CAA5BF" w14:textId="77777777" w:rsidR="00E011CF" w:rsidRPr="00412B93" w:rsidRDefault="00E011CF" w:rsidP="00FA7D34">
            <w:pPr>
              <w:widowControl/>
              <w:snapToGrid w:val="0"/>
              <w:jc w:val="center"/>
              <w:rPr>
                <w:rFonts w:cs="新細明體"/>
                <w:color w:val="000000"/>
                <w:kern w:val="0"/>
              </w:rPr>
            </w:pPr>
            <w:r w:rsidRPr="00412B93">
              <w:rPr>
                <w:rFonts w:cs="新細明體" w:hint="eastAsia"/>
                <w:color w:val="000000"/>
                <w:kern w:val="0"/>
              </w:rPr>
              <w:t xml:space="preserve">　</w:t>
            </w:r>
          </w:p>
        </w:tc>
      </w:tr>
    </w:tbl>
    <w:p w14:paraId="13A6B05F" w14:textId="77777777" w:rsidR="00E011CF" w:rsidRPr="00412B93" w:rsidRDefault="00E011CF" w:rsidP="00FA7D34">
      <w:pPr>
        <w:snapToGrid w:val="0"/>
        <w:contextualSpacing/>
        <w:jc w:val="both"/>
        <w:rPr>
          <w:rFonts w:cs="BiauKai"/>
          <w:color w:val="000000"/>
          <w:kern w:val="0"/>
          <w:sz w:val="32"/>
          <w:szCs w:val="32"/>
          <w14:ligatures w14:val="standardContextual"/>
        </w:rPr>
      </w:pPr>
    </w:p>
    <w:tbl>
      <w:tblPr>
        <w:tblW w:w="5000" w:type="pct"/>
        <w:tblCellMar>
          <w:left w:w="0" w:type="dxa"/>
          <w:right w:w="0" w:type="dxa"/>
        </w:tblCellMar>
        <w:tblLook w:val="04A0" w:firstRow="1" w:lastRow="0" w:firstColumn="1" w:lastColumn="0" w:noHBand="0" w:noVBand="1"/>
      </w:tblPr>
      <w:tblGrid>
        <w:gridCol w:w="1840"/>
        <w:gridCol w:w="696"/>
        <w:gridCol w:w="696"/>
        <w:gridCol w:w="695"/>
        <w:gridCol w:w="695"/>
        <w:gridCol w:w="695"/>
        <w:gridCol w:w="697"/>
        <w:gridCol w:w="695"/>
        <w:gridCol w:w="695"/>
        <w:gridCol w:w="695"/>
        <w:gridCol w:w="695"/>
        <w:gridCol w:w="695"/>
        <w:gridCol w:w="705"/>
      </w:tblGrid>
      <w:tr w:rsidR="004241B2" w:rsidRPr="00412B93" w14:paraId="689B5DAE" w14:textId="77777777" w:rsidTr="004241B2">
        <w:trPr>
          <w:trHeight w:val="330"/>
        </w:trPr>
        <w:tc>
          <w:tcPr>
            <w:tcW w:w="902" w:type="pct"/>
            <w:vMerge w:val="restart"/>
            <w:tcBorders>
              <w:top w:val="single" w:sz="4" w:space="0" w:color="auto"/>
              <w:left w:val="single" w:sz="4" w:space="0" w:color="auto"/>
              <w:bottom w:val="single" w:sz="4" w:space="0" w:color="auto"/>
              <w:right w:val="single" w:sz="4" w:space="0" w:color="auto"/>
              <w:tl2br w:val="single" w:sz="4" w:space="0" w:color="auto"/>
            </w:tcBorders>
            <w:shd w:val="clear" w:color="auto" w:fill="auto"/>
            <w:noWrap/>
            <w:tcMar>
              <w:top w:w="15" w:type="dxa"/>
              <w:left w:w="15" w:type="dxa"/>
              <w:bottom w:w="0" w:type="dxa"/>
              <w:right w:w="15" w:type="dxa"/>
            </w:tcMar>
            <w:vAlign w:val="center"/>
            <w:hideMark/>
          </w:tcPr>
          <w:p w14:paraId="55E8302B" w14:textId="2781755B" w:rsidR="004241B2" w:rsidRPr="00412B93" w:rsidRDefault="004241B2" w:rsidP="00FA7D34">
            <w:pPr>
              <w:widowControl/>
              <w:snapToGrid w:val="0"/>
              <w:jc w:val="right"/>
              <w:rPr>
                <w:color w:val="000000"/>
              </w:rPr>
            </w:pPr>
            <w:r w:rsidRPr="00412B93">
              <w:rPr>
                <w:rFonts w:hint="eastAsia"/>
                <w:color w:val="000000"/>
              </w:rPr>
              <w:t>時間</w:t>
            </w:r>
          </w:p>
          <w:p w14:paraId="300D7251" w14:textId="16C93034" w:rsidR="004241B2" w:rsidRPr="00412B93" w:rsidRDefault="004241B2" w:rsidP="00FA7D34">
            <w:pPr>
              <w:snapToGrid w:val="0"/>
              <w:rPr>
                <w:color w:val="000000"/>
              </w:rPr>
            </w:pPr>
            <w:r w:rsidRPr="00412B93">
              <w:rPr>
                <w:rFonts w:hint="eastAsia"/>
                <w:color w:val="000000"/>
              </w:rPr>
              <w:t>項目</w:t>
            </w:r>
          </w:p>
        </w:tc>
        <w:tc>
          <w:tcPr>
            <w:tcW w:w="341" w:type="pct"/>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EE751D7" w14:textId="77777777" w:rsidR="004241B2" w:rsidRPr="00412B93" w:rsidRDefault="004241B2" w:rsidP="00FA7D34">
            <w:pPr>
              <w:snapToGrid w:val="0"/>
              <w:jc w:val="center"/>
              <w:rPr>
                <w:color w:val="000000"/>
              </w:rPr>
            </w:pPr>
            <w:r w:rsidRPr="00412B93">
              <w:rPr>
                <w:rFonts w:hint="eastAsia"/>
                <w:color w:val="000000"/>
              </w:rPr>
              <w:t>2023</w:t>
            </w:r>
          </w:p>
        </w:tc>
        <w:tc>
          <w:tcPr>
            <w:tcW w:w="3756" w:type="pct"/>
            <w:gridSpan w:val="11"/>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3B525C" w14:textId="39663ECE" w:rsidR="004241B2" w:rsidRPr="00412B93" w:rsidRDefault="00C60342" w:rsidP="00FA7D34">
            <w:pPr>
              <w:snapToGrid w:val="0"/>
              <w:jc w:val="center"/>
              <w:rPr>
                <w:color w:val="000000"/>
              </w:rPr>
            </w:pPr>
            <w:r w:rsidRPr="00412B93">
              <w:rPr>
                <w:rFonts w:hint="eastAsia"/>
                <w:color w:val="FFFFFF" w:themeColor="background1"/>
              </w:rPr>
              <w:t>月</w:t>
            </w:r>
            <w:r w:rsidR="004241B2" w:rsidRPr="00412B93">
              <w:rPr>
                <w:rFonts w:hint="eastAsia"/>
                <w:color w:val="000000"/>
              </w:rPr>
              <w:t>2024</w:t>
            </w:r>
            <w:r w:rsidRPr="00412B93">
              <w:rPr>
                <w:rFonts w:hint="eastAsia"/>
                <w:color w:val="FFFFFF" w:themeColor="background1"/>
              </w:rPr>
              <w:t>月</w:t>
            </w:r>
          </w:p>
        </w:tc>
      </w:tr>
      <w:tr w:rsidR="004241B2" w:rsidRPr="00412B93" w14:paraId="59804ECD" w14:textId="77777777" w:rsidTr="00872BA1">
        <w:trPr>
          <w:trHeight w:val="330"/>
        </w:trPr>
        <w:tc>
          <w:tcPr>
            <w:tcW w:w="902" w:type="pct"/>
            <w:vMerge/>
            <w:tcBorders>
              <w:left w:val="single" w:sz="4" w:space="0" w:color="auto"/>
              <w:bottom w:val="single" w:sz="4" w:space="0" w:color="auto"/>
              <w:right w:val="single" w:sz="4" w:space="0" w:color="auto"/>
              <w:tl2br w:val="single" w:sz="4" w:space="0" w:color="auto"/>
            </w:tcBorders>
            <w:shd w:val="clear" w:color="auto" w:fill="auto"/>
            <w:noWrap/>
            <w:tcMar>
              <w:top w:w="15" w:type="dxa"/>
              <w:left w:w="15" w:type="dxa"/>
              <w:bottom w:w="0" w:type="dxa"/>
              <w:right w:w="15" w:type="dxa"/>
            </w:tcMar>
            <w:vAlign w:val="center"/>
            <w:hideMark/>
          </w:tcPr>
          <w:p w14:paraId="2B65BFB8" w14:textId="21C2851C" w:rsidR="004241B2" w:rsidRPr="00412B93" w:rsidRDefault="004241B2" w:rsidP="00FA7D34">
            <w:pPr>
              <w:snapToGrid w:val="0"/>
              <w:rPr>
                <w:color w:val="000000"/>
              </w:rPr>
            </w:pP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978B1B5" w14:textId="77777777" w:rsidR="004241B2" w:rsidRPr="00412B93" w:rsidRDefault="004241B2" w:rsidP="00FA7D34">
            <w:pPr>
              <w:snapToGrid w:val="0"/>
              <w:jc w:val="center"/>
              <w:rPr>
                <w:color w:val="000000"/>
              </w:rPr>
            </w:pPr>
            <w:r w:rsidRPr="00412B93">
              <w:rPr>
                <w:rFonts w:hint="eastAsia"/>
                <w:color w:val="000000"/>
              </w:rPr>
              <w:t>12</w:t>
            </w:r>
            <w:r w:rsidRPr="00412B93">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64671FA" w14:textId="77777777" w:rsidR="004241B2" w:rsidRPr="00412B93" w:rsidRDefault="004241B2" w:rsidP="00FA7D34">
            <w:pPr>
              <w:snapToGrid w:val="0"/>
              <w:jc w:val="center"/>
              <w:rPr>
                <w:color w:val="000000"/>
              </w:rPr>
            </w:pPr>
            <w:r w:rsidRPr="00412B93">
              <w:rPr>
                <w:rFonts w:hint="eastAsia"/>
                <w:color w:val="000000"/>
              </w:rPr>
              <w:t>1</w:t>
            </w:r>
            <w:r w:rsidRPr="00412B93">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78F5C28" w14:textId="77777777" w:rsidR="004241B2" w:rsidRPr="00412B93" w:rsidRDefault="004241B2" w:rsidP="00FA7D34">
            <w:pPr>
              <w:snapToGrid w:val="0"/>
              <w:jc w:val="center"/>
              <w:rPr>
                <w:color w:val="000000"/>
              </w:rPr>
            </w:pPr>
            <w:r w:rsidRPr="00412B93">
              <w:rPr>
                <w:rFonts w:hint="eastAsia"/>
                <w:color w:val="000000"/>
              </w:rPr>
              <w:t>2</w:t>
            </w:r>
            <w:r w:rsidRPr="00412B93">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1CF70A7" w14:textId="77777777" w:rsidR="004241B2" w:rsidRPr="00412B93" w:rsidRDefault="004241B2" w:rsidP="00FA7D34">
            <w:pPr>
              <w:snapToGrid w:val="0"/>
              <w:jc w:val="center"/>
              <w:rPr>
                <w:color w:val="000000"/>
              </w:rPr>
            </w:pPr>
            <w:r w:rsidRPr="00412B93">
              <w:rPr>
                <w:rFonts w:hint="eastAsia"/>
                <w:color w:val="000000"/>
              </w:rPr>
              <w:t>3</w:t>
            </w:r>
            <w:r w:rsidRPr="00412B93">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E2195E7" w14:textId="77777777" w:rsidR="004241B2" w:rsidRPr="00412B93" w:rsidRDefault="004241B2" w:rsidP="00FA7D34">
            <w:pPr>
              <w:snapToGrid w:val="0"/>
              <w:jc w:val="center"/>
              <w:rPr>
                <w:color w:val="000000"/>
              </w:rPr>
            </w:pPr>
            <w:r w:rsidRPr="00412B93">
              <w:rPr>
                <w:rFonts w:hint="eastAsia"/>
                <w:color w:val="000000"/>
              </w:rPr>
              <w:t>4</w:t>
            </w:r>
            <w:r w:rsidRPr="00412B93">
              <w:rPr>
                <w:rFonts w:hint="eastAsia"/>
                <w:color w:val="000000"/>
              </w:rPr>
              <w:t>月</w:t>
            </w:r>
          </w:p>
        </w:tc>
        <w:tc>
          <w:tcPr>
            <w:tcW w:w="342"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809397" w14:textId="77777777" w:rsidR="004241B2" w:rsidRPr="00412B93" w:rsidRDefault="004241B2" w:rsidP="00FA7D34">
            <w:pPr>
              <w:snapToGrid w:val="0"/>
              <w:jc w:val="center"/>
              <w:rPr>
                <w:color w:val="000000"/>
              </w:rPr>
            </w:pPr>
            <w:r w:rsidRPr="00412B93">
              <w:rPr>
                <w:rFonts w:hint="eastAsia"/>
                <w:color w:val="000000"/>
              </w:rPr>
              <w:t>5</w:t>
            </w:r>
            <w:r w:rsidRPr="00412B93">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4AAC513" w14:textId="77777777" w:rsidR="004241B2" w:rsidRPr="00412B93" w:rsidRDefault="004241B2" w:rsidP="00FA7D34">
            <w:pPr>
              <w:snapToGrid w:val="0"/>
              <w:jc w:val="center"/>
              <w:rPr>
                <w:color w:val="000000"/>
              </w:rPr>
            </w:pPr>
            <w:r w:rsidRPr="00412B93">
              <w:rPr>
                <w:rFonts w:hint="eastAsia"/>
                <w:color w:val="000000"/>
              </w:rPr>
              <w:t>6</w:t>
            </w:r>
            <w:r w:rsidRPr="00412B93">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572CBD" w14:textId="77777777" w:rsidR="004241B2" w:rsidRPr="00412B93" w:rsidRDefault="004241B2" w:rsidP="00FA7D34">
            <w:pPr>
              <w:snapToGrid w:val="0"/>
              <w:jc w:val="center"/>
              <w:rPr>
                <w:color w:val="000000"/>
              </w:rPr>
            </w:pPr>
            <w:r w:rsidRPr="00412B93">
              <w:rPr>
                <w:rFonts w:hint="eastAsia"/>
                <w:color w:val="000000"/>
              </w:rPr>
              <w:t>7</w:t>
            </w:r>
            <w:r w:rsidRPr="00412B93">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95C2967" w14:textId="77777777" w:rsidR="004241B2" w:rsidRPr="00412B93" w:rsidRDefault="004241B2" w:rsidP="00FA7D34">
            <w:pPr>
              <w:snapToGrid w:val="0"/>
              <w:jc w:val="center"/>
              <w:rPr>
                <w:color w:val="000000"/>
              </w:rPr>
            </w:pPr>
            <w:r w:rsidRPr="00412B93">
              <w:rPr>
                <w:rFonts w:hint="eastAsia"/>
                <w:color w:val="000000"/>
              </w:rPr>
              <w:t>8</w:t>
            </w:r>
            <w:r w:rsidRPr="00412B93">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FAD069E" w14:textId="77777777" w:rsidR="004241B2" w:rsidRPr="00412B93" w:rsidRDefault="004241B2" w:rsidP="00FA7D34">
            <w:pPr>
              <w:snapToGrid w:val="0"/>
              <w:jc w:val="center"/>
              <w:rPr>
                <w:color w:val="000000"/>
              </w:rPr>
            </w:pPr>
            <w:r w:rsidRPr="00412B93">
              <w:rPr>
                <w:rFonts w:hint="eastAsia"/>
                <w:color w:val="000000"/>
              </w:rPr>
              <w:t>9</w:t>
            </w:r>
            <w:r w:rsidRPr="00412B93">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BE3D010" w14:textId="77777777" w:rsidR="004241B2" w:rsidRPr="00412B93" w:rsidRDefault="004241B2" w:rsidP="00FA7D34">
            <w:pPr>
              <w:snapToGrid w:val="0"/>
              <w:jc w:val="center"/>
              <w:rPr>
                <w:color w:val="000000"/>
              </w:rPr>
            </w:pPr>
            <w:r w:rsidRPr="00412B93">
              <w:rPr>
                <w:rFonts w:hint="eastAsia"/>
                <w:color w:val="000000"/>
              </w:rPr>
              <w:t>10</w:t>
            </w:r>
            <w:r w:rsidRPr="00412B93">
              <w:rPr>
                <w:rFonts w:hint="eastAsia"/>
                <w:color w:val="000000"/>
              </w:rPr>
              <w:t>月</w:t>
            </w:r>
          </w:p>
        </w:tc>
        <w:tc>
          <w:tcPr>
            <w:tcW w:w="346" w:type="pct"/>
            <w:tcBorders>
              <w:top w:val="nil"/>
              <w:left w:val="nil"/>
              <w:bottom w:val="single" w:sz="4" w:space="0" w:color="auto"/>
              <w:right w:val="single" w:sz="4" w:space="0" w:color="000000" w:themeColor="text1"/>
            </w:tcBorders>
            <w:shd w:val="clear" w:color="auto" w:fill="auto"/>
            <w:noWrap/>
            <w:tcMar>
              <w:top w:w="15" w:type="dxa"/>
              <w:left w:w="15" w:type="dxa"/>
              <w:bottom w:w="0" w:type="dxa"/>
              <w:right w:w="15" w:type="dxa"/>
            </w:tcMar>
            <w:vAlign w:val="center"/>
            <w:hideMark/>
          </w:tcPr>
          <w:p w14:paraId="5DB1C89B" w14:textId="77777777" w:rsidR="004241B2" w:rsidRPr="00412B93" w:rsidRDefault="004241B2" w:rsidP="00FA7D34">
            <w:pPr>
              <w:snapToGrid w:val="0"/>
              <w:jc w:val="center"/>
              <w:rPr>
                <w:color w:val="000000"/>
              </w:rPr>
            </w:pPr>
            <w:r w:rsidRPr="00412B93">
              <w:rPr>
                <w:rFonts w:hint="eastAsia"/>
                <w:color w:val="000000"/>
              </w:rPr>
              <w:t>11</w:t>
            </w:r>
            <w:r w:rsidRPr="00412B93">
              <w:rPr>
                <w:rFonts w:hint="eastAsia"/>
                <w:color w:val="000000"/>
              </w:rPr>
              <w:t>月</w:t>
            </w:r>
          </w:p>
        </w:tc>
      </w:tr>
      <w:tr w:rsidR="004241B2" w:rsidRPr="00412B93" w14:paraId="021CDCE4" w14:textId="77777777" w:rsidTr="00872BA1">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5BF25B" w14:textId="77777777" w:rsidR="004241B2" w:rsidRPr="00412B93" w:rsidRDefault="004241B2" w:rsidP="00FA7D34">
            <w:pPr>
              <w:snapToGrid w:val="0"/>
              <w:rPr>
                <w:color w:val="000000"/>
              </w:rPr>
            </w:pPr>
            <w:r w:rsidRPr="00412B93">
              <w:rPr>
                <w:rFonts w:hint="eastAsia"/>
                <w:color w:val="000000"/>
              </w:rPr>
              <w:t>主題發想</w:t>
            </w:r>
          </w:p>
        </w:tc>
        <w:tc>
          <w:tcPr>
            <w:tcW w:w="341" w:type="pct"/>
            <w:tcBorders>
              <w:top w:val="single" w:sz="4" w:space="0" w:color="auto"/>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46D456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0F0C710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6B594055"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A05E37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EF3CC9B"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9FD2CA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0A5D98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597F7D9"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20C22D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6A05D6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12B2795"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auto"/>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5F9A54B2"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26B86EE6" w14:textId="77777777" w:rsidTr="0081385A">
        <w:trPr>
          <w:trHeight w:val="330"/>
        </w:trPr>
        <w:tc>
          <w:tcPr>
            <w:tcW w:w="902" w:type="pct"/>
            <w:vMerge/>
            <w:tcBorders>
              <w:top w:val="nil"/>
              <w:left w:val="single" w:sz="4" w:space="0" w:color="auto"/>
              <w:bottom w:val="single" w:sz="4" w:space="0" w:color="auto"/>
              <w:right w:val="single" w:sz="4" w:space="0" w:color="auto"/>
            </w:tcBorders>
            <w:vAlign w:val="center"/>
            <w:hideMark/>
          </w:tcPr>
          <w:p w14:paraId="2852C523" w14:textId="77777777" w:rsidR="004241B2" w:rsidRPr="00412B93" w:rsidRDefault="004241B2" w:rsidP="00FA7D34">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0A618CF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5B6886A9"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5402F96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1127CA5B"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E8AACE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918A57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191786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4C44ED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A11AF6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383C54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1344F71"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7ED89EA7"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3E034C93" w14:textId="77777777" w:rsidTr="0081385A">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C834526" w14:textId="77777777" w:rsidR="004241B2" w:rsidRPr="00412B93" w:rsidRDefault="004241B2" w:rsidP="00FA7D34">
            <w:pPr>
              <w:snapToGrid w:val="0"/>
              <w:rPr>
                <w:color w:val="000000"/>
              </w:rPr>
            </w:pPr>
            <w:r w:rsidRPr="00412B93">
              <w:rPr>
                <w:rFonts w:hint="eastAsia"/>
                <w:color w:val="000000"/>
              </w:rPr>
              <w:t>系統分析需求</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00833F"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5B7C37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55D2227D"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7981FE15"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AFD625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5B18C7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766EFFF"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311F50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2F132CF"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A36E3F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6D3B65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430647D9"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401DC6D1" w14:textId="77777777" w:rsidTr="0081385A">
        <w:trPr>
          <w:trHeight w:val="330"/>
        </w:trPr>
        <w:tc>
          <w:tcPr>
            <w:tcW w:w="902" w:type="pct"/>
            <w:vMerge/>
            <w:tcBorders>
              <w:top w:val="nil"/>
              <w:left w:val="single" w:sz="4" w:space="0" w:color="auto"/>
              <w:bottom w:val="single" w:sz="4" w:space="0" w:color="auto"/>
              <w:right w:val="single" w:sz="4" w:space="0" w:color="auto"/>
            </w:tcBorders>
            <w:vAlign w:val="center"/>
            <w:hideMark/>
          </w:tcPr>
          <w:p w14:paraId="1F9D7DD8" w14:textId="77777777" w:rsidR="004241B2" w:rsidRPr="00412B93" w:rsidRDefault="004241B2" w:rsidP="00FA7D34">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7F1842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767F7AF"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A959F8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19151B2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9BEF08B"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D1EF4B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79FD43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9E49B5"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87E6FE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597F83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21B17A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54670CD3"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4DCDC6B4" w14:textId="77777777" w:rsidTr="0081385A">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16112F2" w14:textId="77777777" w:rsidR="004241B2" w:rsidRPr="00412B93" w:rsidRDefault="004241B2" w:rsidP="00FA7D34">
            <w:pPr>
              <w:snapToGrid w:val="0"/>
              <w:rPr>
                <w:color w:val="000000"/>
              </w:rPr>
            </w:pPr>
            <w:r w:rsidRPr="00412B93">
              <w:rPr>
                <w:rFonts w:hint="eastAsia"/>
                <w:color w:val="000000"/>
              </w:rPr>
              <w:t>系統功能需求</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420B1A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54BD7B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099F59FB"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414BA52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E0AF6F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5B17E5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5484E7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1F7A91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51E9A1D"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20B44AB"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55630C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369B4320"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1219DC65" w14:textId="77777777" w:rsidTr="0081385A">
        <w:trPr>
          <w:trHeight w:val="330"/>
        </w:trPr>
        <w:tc>
          <w:tcPr>
            <w:tcW w:w="902" w:type="pct"/>
            <w:vMerge/>
            <w:tcBorders>
              <w:top w:val="nil"/>
              <w:left w:val="single" w:sz="4" w:space="0" w:color="auto"/>
              <w:bottom w:val="single" w:sz="4" w:space="0" w:color="auto"/>
              <w:right w:val="single" w:sz="4" w:space="0" w:color="auto"/>
            </w:tcBorders>
            <w:vAlign w:val="center"/>
            <w:hideMark/>
          </w:tcPr>
          <w:p w14:paraId="6A4CD7EE" w14:textId="77777777" w:rsidR="004241B2" w:rsidRPr="00412B93" w:rsidRDefault="004241B2" w:rsidP="00FA7D34">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104BEE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E1D281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F970731"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50" w:color="auto" w:fill="auto"/>
            <w:noWrap/>
            <w:tcMar>
              <w:top w:w="15" w:type="dxa"/>
              <w:left w:w="15" w:type="dxa"/>
              <w:bottom w:w="0" w:type="dxa"/>
              <w:right w:w="15" w:type="dxa"/>
            </w:tcMar>
            <w:vAlign w:val="center"/>
            <w:hideMark/>
          </w:tcPr>
          <w:p w14:paraId="6FFBB5AB"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50" w:color="auto" w:fill="auto"/>
            <w:noWrap/>
            <w:tcMar>
              <w:top w:w="15" w:type="dxa"/>
              <w:left w:w="15" w:type="dxa"/>
              <w:bottom w:w="0" w:type="dxa"/>
              <w:right w:w="15" w:type="dxa"/>
            </w:tcMar>
            <w:vAlign w:val="center"/>
            <w:hideMark/>
          </w:tcPr>
          <w:p w14:paraId="26755D4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F8845E1"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9EDC7D1"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217792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9900AB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5F8BD45"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281B3F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54E2EC64"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313D87B5" w14:textId="77777777" w:rsidTr="004241B2">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528D221" w14:textId="77777777" w:rsidR="004241B2" w:rsidRPr="00412B93" w:rsidRDefault="004241B2" w:rsidP="00FA7D34">
            <w:pPr>
              <w:snapToGrid w:val="0"/>
              <w:rPr>
                <w:color w:val="000000"/>
              </w:rPr>
            </w:pPr>
            <w:r w:rsidRPr="00412B93">
              <w:rPr>
                <w:rFonts w:hint="eastAsia"/>
                <w:color w:val="000000"/>
              </w:rPr>
              <w:t>Logo</w:t>
            </w:r>
            <w:r w:rsidRPr="00412B93">
              <w:rPr>
                <w:rFonts w:hint="eastAsia"/>
                <w:color w:val="000000"/>
              </w:rPr>
              <w:t>設計</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A1201C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FD9DA5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39A59A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6D527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3401D5C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572393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A0A90C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26033C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FAF0FD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FF8DF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BF4FA1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302A3BC3" w14:textId="77777777" w:rsidR="004241B2" w:rsidRPr="00412B93" w:rsidRDefault="004241B2" w:rsidP="00FA7D34">
            <w:pPr>
              <w:snapToGrid w:val="0"/>
              <w:jc w:val="center"/>
              <w:rPr>
                <w:color w:val="000000"/>
              </w:rPr>
            </w:pPr>
            <w:r w:rsidRPr="00412B93">
              <w:rPr>
                <w:rFonts w:hint="eastAsia"/>
                <w:color w:val="000000"/>
              </w:rPr>
              <w:t xml:space="preserve">　</w:t>
            </w:r>
          </w:p>
        </w:tc>
      </w:tr>
      <w:tr w:rsidR="00363964" w:rsidRPr="00412B93" w14:paraId="0D1EAF59" w14:textId="77777777" w:rsidTr="000701DC">
        <w:trPr>
          <w:trHeight w:val="330"/>
        </w:trPr>
        <w:tc>
          <w:tcPr>
            <w:tcW w:w="902" w:type="pct"/>
            <w:vMerge/>
            <w:tcBorders>
              <w:top w:val="nil"/>
              <w:left w:val="single" w:sz="4" w:space="0" w:color="auto"/>
              <w:bottom w:val="single" w:sz="12" w:space="0" w:color="auto"/>
              <w:right w:val="single" w:sz="4" w:space="0" w:color="auto"/>
            </w:tcBorders>
            <w:vAlign w:val="center"/>
            <w:hideMark/>
          </w:tcPr>
          <w:p w14:paraId="208C069E" w14:textId="77777777" w:rsidR="004241B2" w:rsidRPr="00412B93" w:rsidRDefault="004241B2" w:rsidP="00FA7D34">
            <w:pPr>
              <w:snapToGrid w:val="0"/>
              <w:rPr>
                <w:rFonts w:cs="新細明體"/>
                <w:color w:val="000000"/>
              </w:rPr>
            </w:pPr>
          </w:p>
        </w:tc>
        <w:tc>
          <w:tcPr>
            <w:tcW w:w="341" w:type="pct"/>
            <w:tcBorders>
              <w:top w:val="single" w:sz="4" w:space="0" w:color="000000" w:themeColor="text1"/>
              <w:left w:val="nil"/>
              <w:bottom w:val="single" w:sz="12"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6E6A96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12"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FD8B4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12"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ED4880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12"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A73EDC1"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12" w:space="0" w:color="auto"/>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2C74E43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12"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B633F4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12"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7EB2C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12"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C9E249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12"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9ED63B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12"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17D859"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12"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4D398E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12" w:space="0" w:color="auto"/>
              <w:right w:val="single" w:sz="4" w:space="0" w:color="000000" w:themeColor="text1"/>
            </w:tcBorders>
            <w:shd w:val="clear" w:color="auto" w:fill="auto"/>
            <w:noWrap/>
            <w:tcMar>
              <w:top w:w="15" w:type="dxa"/>
              <w:left w:w="15" w:type="dxa"/>
              <w:bottom w:w="0" w:type="dxa"/>
              <w:right w:w="15" w:type="dxa"/>
            </w:tcMar>
            <w:vAlign w:val="center"/>
            <w:hideMark/>
          </w:tcPr>
          <w:p w14:paraId="249D0C0A" w14:textId="77777777" w:rsidR="004241B2" w:rsidRPr="00412B93" w:rsidRDefault="004241B2" w:rsidP="00FA7D34">
            <w:pPr>
              <w:snapToGrid w:val="0"/>
              <w:jc w:val="center"/>
              <w:rPr>
                <w:color w:val="000000"/>
              </w:rPr>
            </w:pPr>
            <w:r w:rsidRPr="00412B93">
              <w:rPr>
                <w:rFonts w:hint="eastAsia"/>
                <w:color w:val="000000"/>
              </w:rPr>
              <w:t xml:space="preserve">　</w:t>
            </w:r>
          </w:p>
        </w:tc>
      </w:tr>
      <w:tr w:rsidR="00363964" w:rsidRPr="00412B93" w14:paraId="69D059FF" w14:textId="77777777" w:rsidTr="000701DC">
        <w:trPr>
          <w:trHeight w:val="330"/>
        </w:trPr>
        <w:tc>
          <w:tcPr>
            <w:tcW w:w="902" w:type="pct"/>
            <w:vMerge w:val="restart"/>
            <w:tcBorders>
              <w:top w:val="single" w:sz="12"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D39A4D3" w14:textId="77777777" w:rsidR="004241B2" w:rsidRPr="00412B93" w:rsidRDefault="004241B2" w:rsidP="00FA7D34">
            <w:pPr>
              <w:snapToGrid w:val="0"/>
              <w:rPr>
                <w:color w:val="000000"/>
              </w:rPr>
            </w:pPr>
            <w:r w:rsidRPr="00412B93">
              <w:rPr>
                <w:rFonts w:hint="eastAsia"/>
                <w:color w:val="000000"/>
              </w:rPr>
              <w:t>硬體開發</w:t>
            </w:r>
          </w:p>
        </w:tc>
        <w:tc>
          <w:tcPr>
            <w:tcW w:w="341" w:type="pct"/>
            <w:tcBorders>
              <w:top w:val="single" w:sz="12" w:space="0" w:color="auto"/>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775150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12"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1B4C0C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12"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E54693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12" w:space="0" w:color="auto"/>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17550B1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12" w:space="0" w:color="auto"/>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34966BD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12" w:space="0" w:color="auto"/>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09B3B05C" w14:textId="77777777" w:rsidR="004241B2" w:rsidRPr="00412B93" w:rsidRDefault="004241B2" w:rsidP="00FA7D34">
            <w:pPr>
              <w:snapToGrid w:val="0"/>
              <w:jc w:val="center"/>
              <w:rPr>
                <w:color w:val="D1D1D1" w:themeColor="background2" w:themeShade="E6"/>
              </w:rPr>
            </w:pPr>
            <w:r w:rsidRPr="00412B93">
              <w:rPr>
                <w:rFonts w:hint="eastAsia"/>
                <w:color w:val="D1D1D1" w:themeColor="background2" w:themeShade="E6"/>
              </w:rPr>
              <w:t xml:space="preserve">　</w:t>
            </w:r>
          </w:p>
        </w:tc>
        <w:tc>
          <w:tcPr>
            <w:tcW w:w="341" w:type="pct"/>
            <w:tcBorders>
              <w:top w:val="single" w:sz="12" w:space="0" w:color="auto"/>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4D817510" w14:textId="77777777" w:rsidR="004241B2" w:rsidRPr="00412B93" w:rsidRDefault="004241B2" w:rsidP="00FA7D34">
            <w:pPr>
              <w:snapToGrid w:val="0"/>
              <w:jc w:val="center"/>
              <w:rPr>
                <w:color w:val="D1D1D1" w:themeColor="background2" w:themeShade="E6"/>
              </w:rPr>
            </w:pPr>
            <w:r w:rsidRPr="00412B93">
              <w:rPr>
                <w:rFonts w:hint="eastAsia"/>
                <w:color w:val="D1D1D1" w:themeColor="background2" w:themeShade="E6"/>
              </w:rPr>
              <w:t xml:space="preserve">　</w:t>
            </w:r>
          </w:p>
        </w:tc>
        <w:tc>
          <w:tcPr>
            <w:tcW w:w="341" w:type="pct"/>
            <w:tcBorders>
              <w:top w:val="single" w:sz="12" w:space="0" w:color="auto"/>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7A74D720" w14:textId="77777777" w:rsidR="004241B2" w:rsidRPr="00412B93" w:rsidRDefault="004241B2" w:rsidP="00FA7D34">
            <w:pPr>
              <w:snapToGrid w:val="0"/>
              <w:jc w:val="center"/>
              <w:rPr>
                <w:color w:val="D1D1D1" w:themeColor="background2" w:themeShade="E6"/>
              </w:rPr>
            </w:pPr>
            <w:r w:rsidRPr="00412B93">
              <w:rPr>
                <w:rFonts w:hint="eastAsia"/>
                <w:color w:val="D1D1D1" w:themeColor="background2" w:themeShade="E6"/>
              </w:rPr>
              <w:t xml:space="preserve">　</w:t>
            </w:r>
          </w:p>
        </w:tc>
        <w:tc>
          <w:tcPr>
            <w:tcW w:w="341" w:type="pct"/>
            <w:tcBorders>
              <w:top w:val="single" w:sz="12" w:space="0" w:color="auto"/>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6F6DF18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12"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7D8325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12"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C103381"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12" w:space="0" w:color="auto"/>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4494DE63"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377C17A7" w14:textId="77777777" w:rsidTr="00C86040">
        <w:trPr>
          <w:trHeight w:val="330"/>
        </w:trPr>
        <w:tc>
          <w:tcPr>
            <w:tcW w:w="902" w:type="pct"/>
            <w:vMerge/>
            <w:tcBorders>
              <w:top w:val="single" w:sz="4" w:space="0" w:color="auto"/>
              <w:left w:val="single" w:sz="4" w:space="0" w:color="auto"/>
              <w:bottom w:val="single" w:sz="4" w:space="0" w:color="auto"/>
              <w:right w:val="single" w:sz="4" w:space="0" w:color="auto"/>
            </w:tcBorders>
            <w:vAlign w:val="center"/>
            <w:hideMark/>
          </w:tcPr>
          <w:p w14:paraId="7919847E" w14:textId="77777777" w:rsidR="004241B2" w:rsidRPr="00412B93" w:rsidRDefault="004241B2" w:rsidP="00FA7D34">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2FCD57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8958A6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BEB3AE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4A40881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28B0B23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1DB1D11B"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AFCC9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848267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2F7FE1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EDAA86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57BED5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1E4CCC58" w14:textId="77777777" w:rsidR="004241B2" w:rsidRPr="00412B93" w:rsidRDefault="004241B2" w:rsidP="00FA7D34">
            <w:pPr>
              <w:snapToGrid w:val="0"/>
              <w:jc w:val="center"/>
              <w:rPr>
                <w:color w:val="000000"/>
              </w:rPr>
            </w:pPr>
            <w:r w:rsidRPr="00412B93">
              <w:rPr>
                <w:rFonts w:hint="eastAsia"/>
                <w:color w:val="000000"/>
              </w:rPr>
              <w:t xml:space="preserve">　</w:t>
            </w:r>
          </w:p>
        </w:tc>
      </w:tr>
      <w:tr w:rsidR="007E2B3C" w:rsidRPr="00412B93" w14:paraId="1999EC01" w14:textId="77777777" w:rsidTr="007E2B3C">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EA441F4" w14:textId="77777777" w:rsidR="004241B2" w:rsidRPr="00412B93" w:rsidRDefault="004241B2" w:rsidP="00FA7D34">
            <w:pPr>
              <w:snapToGrid w:val="0"/>
              <w:rPr>
                <w:color w:val="000000"/>
              </w:rPr>
            </w:pPr>
            <w:r w:rsidRPr="00412B93">
              <w:rPr>
                <w:rFonts w:hint="eastAsia"/>
                <w:color w:val="000000"/>
              </w:rPr>
              <w:t>資料庫建置</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E82F0C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05BD28B"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DA8E6A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63A56B6F"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5C17683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905556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CAB1BD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B5756B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0A6043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BFBAC9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119AA3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70A42678" w14:textId="77777777" w:rsidR="004241B2" w:rsidRPr="00412B93" w:rsidRDefault="004241B2" w:rsidP="00FA7D34">
            <w:pPr>
              <w:snapToGrid w:val="0"/>
              <w:jc w:val="center"/>
              <w:rPr>
                <w:color w:val="000000"/>
              </w:rPr>
            </w:pPr>
            <w:r w:rsidRPr="00412B93">
              <w:rPr>
                <w:rFonts w:hint="eastAsia"/>
                <w:color w:val="000000"/>
              </w:rPr>
              <w:t xml:space="preserve">　</w:t>
            </w:r>
          </w:p>
        </w:tc>
      </w:tr>
      <w:tr w:rsidR="007E2B3C" w:rsidRPr="00412B93" w14:paraId="668E9A1C" w14:textId="77777777" w:rsidTr="007E2B3C">
        <w:trPr>
          <w:trHeight w:val="330"/>
        </w:trPr>
        <w:tc>
          <w:tcPr>
            <w:tcW w:w="902" w:type="pct"/>
            <w:vMerge/>
            <w:tcBorders>
              <w:top w:val="nil"/>
              <w:left w:val="single" w:sz="4" w:space="0" w:color="auto"/>
              <w:bottom w:val="single" w:sz="4" w:space="0" w:color="auto"/>
              <w:right w:val="single" w:sz="4" w:space="0" w:color="auto"/>
            </w:tcBorders>
            <w:vAlign w:val="center"/>
            <w:hideMark/>
          </w:tcPr>
          <w:p w14:paraId="40FFAD84" w14:textId="77777777" w:rsidR="004241B2" w:rsidRPr="00412B93" w:rsidRDefault="004241B2" w:rsidP="00FA7D34">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BB081E9"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D74A32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EA320DF"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330FCD5"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50" w:color="auto" w:fill="auto"/>
            <w:noWrap/>
            <w:tcMar>
              <w:top w:w="15" w:type="dxa"/>
              <w:left w:w="15" w:type="dxa"/>
              <w:bottom w:w="0" w:type="dxa"/>
              <w:right w:w="15" w:type="dxa"/>
            </w:tcMar>
            <w:vAlign w:val="center"/>
            <w:hideMark/>
          </w:tcPr>
          <w:p w14:paraId="0960279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8DA6AE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E44C5A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F5E7D3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6F77F9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FE6124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857180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7041012E"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55B12900" w14:textId="77777777" w:rsidTr="004241B2">
        <w:trPr>
          <w:trHeight w:val="330"/>
        </w:trPr>
        <w:tc>
          <w:tcPr>
            <w:tcW w:w="902" w:type="pct"/>
            <w:vMerge w:val="restart"/>
            <w:tcBorders>
              <w:top w:val="nil"/>
              <w:left w:val="single" w:sz="4" w:space="0" w:color="auto"/>
              <w:bottom w:val="single" w:sz="4" w:space="0" w:color="000000"/>
              <w:right w:val="single" w:sz="4" w:space="0" w:color="auto"/>
            </w:tcBorders>
            <w:shd w:val="clear" w:color="auto" w:fill="auto"/>
            <w:noWrap/>
            <w:tcMar>
              <w:top w:w="15" w:type="dxa"/>
              <w:left w:w="15" w:type="dxa"/>
              <w:bottom w:w="0" w:type="dxa"/>
              <w:right w:w="15" w:type="dxa"/>
            </w:tcMar>
            <w:vAlign w:val="center"/>
            <w:hideMark/>
          </w:tcPr>
          <w:p w14:paraId="07BB068E" w14:textId="77777777" w:rsidR="004241B2" w:rsidRPr="00412B93" w:rsidRDefault="004241B2" w:rsidP="00FA7D34">
            <w:pPr>
              <w:snapToGrid w:val="0"/>
              <w:rPr>
                <w:color w:val="000000"/>
              </w:rPr>
            </w:pPr>
            <w:r w:rsidRPr="00412B93">
              <w:rPr>
                <w:rFonts w:hint="eastAsia"/>
                <w:color w:val="000000"/>
              </w:rPr>
              <w:t>前端開發</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CF73C05"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C65BC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BBB40C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9B0CC3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7E971D1D"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0644D82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A24F1F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663412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8C69C3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66445F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FDD2051"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612DD2E9" w14:textId="77777777" w:rsidR="004241B2" w:rsidRPr="00412B93" w:rsidRDefault="004241B2" w:rsidP="00FA7D34">
            <w:pPr>
              <w:snapToGrid w:val="0"/>
              <w:jc w:val="center"/>
              <w:rPr>
                <w:color w:val="000000"/>
              </w:rPr>
            </w:pPr>
            <w:r w:rsidRPr="00412B93">
              <w:rPr>
                <w:rFonts w:hint="eastAsia"/>
                <w:color w:val="000000"/>
              </w:rPr>
              <w:t xml:space="preserve">　</w:t>
            </w:r>
          </w:p>
        </w:tc>
      </w:tr>
      <w:tr w:rsidR="00C60342" w:rsidRPr="00412B93" w14:paraId="51741546" w14:textId="77777777" w:rsidTr="006E3CCC">
        <w:trPr>
          <w:trHeight w:val="330"/>
        </w:trPr>
        <w:tc>
          <w:tcPr>
            <w:tcW w:w="902" w:type="pct"/>
            <w:vMerge/>
            <w:tcBorders>
              <w:top w:val="nil"/>
              <w:left w:val="single" w:sz="4" w:space="0" w:color="auto"/>
              <w:bottom w:val="single" w:sz="4" w:space="0" w:color="000000"/>
              <w:right w:val="single" w:sz="4" w:space="0" w:color="auto"/>
            </w:tcBorders>
            <w:vAlign w:val="center"/>
            <w:hideMark/>
          </w:tcPr>
          <w:p w14:paraId="087EBB9F" w14:textId="77777777" w:rsidR="004241B2" w:rsidRPr="00412B93" w:rsidRDefault="004241B2" w:rsidP="00FA7D34">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0F0755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D2556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7227515"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FF27BD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7486852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67B022E1"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B37049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8B8733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729EF9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ED8193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34C2BC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1C3807C6" w14:textId="77777777" w:rsidR="004241B2" w:rsidRPr="00412B93" w:rsidRDefault="004241B2" w:rsidP="00FA7D34">
            <w:pPr>
              <w:snapToGrid w:val="0"/>
              <w:jc w:val="center"/>
              <w:rPr>
                <w:color w:val="000000"/>
              </w:rPr>
            </w:pPr>
            <w:r w:rsidRPr="00412B93">
              <w:rPr>
                <w:rFonts w:hint="eastAsia"/>
                <w:color w:val="000000"/>
              </w:rPr>
              <w:t xml:space="preserve">　</w:t>
            </w:r>
          </w:p>
        </w:tc>
      </w:tr>
      <w:tr w:rsidR="006E3CCC" w:rsidRPr="00412B93" w14:paraId="37FF197B" w14:textId="77777777" w:rsidTr="006E3CCC">
        <w:trPr>
          <w:trHeight w:val="330"/>
        </w:trPr>
        <w:tc>
          <w:tcPr>
            <w:tcW w:w="902" w:type="pct"/>
            <w:vMerge w:val="restart"/>
            <w:tcBorders>
              <w:top w:val="nil"/>
              <w:left w:val="single" w:sz="4" w:space="0" w:color="auto"/>
              <w:right w:val="single" w:sz="4" w:space="0" w:color="auto"/>
            </w:tcBorders>
            <w:vAlign w:val="center"/>
          </w:tcPr>
          <w:p w14:paraId="5D03CA01" w14:textId="6E2D950F" w:rsidR="006E3CCC" w:rsidRPr="00412B93" w:rsidRDefault="006E3CCC" w:rsidP="006E3CCC">
            <w:pPr>
              <w:snapToGrid w:val="0"/>
              <w:rPr>
                <w:rFonts w:cs="新細明體"/>
                <w:color w:val="000000"/>
              </w:rPr>
            </w:pPr>
            <w:r w:rsidRPr="00412B93">
              <w:rPr>
                <w:rFonts w:hint="eastAsia"/>
                <w:color w:val="000000"/>
              </w:rPr>
              <w:t>後端開發</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tcPr>
          <w:p w14:paraId="7569626D" w14:textId="65BC4800"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tcPr>
          <w:p w14:paraId="66F1D62C" w14:textId="0323030B"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tcPr>
          <w:p w14:paraId="66B24972" w14:textId="713864B5"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tcPr>
          <w:p w14:paraId="60B89718" w14:textId="1B7C57F0"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tcPr>
          <w:p w14:paraId="24895727" w14:textId="0C46570D" w:rsidR="006E3CCC" w:rsidRPr="00412B93" w:rsidRDefault="006E3CCC" w:rsidP="006E3CCC">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tcPr>
          <w:p w14:paraId="43E12811" w14:textId="01863E6E"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tcPr>
          <w:p w14:paraId="2FCAF728" w14:textId="1615B7FD"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tcPr>
          <w:p w14:paraId="1878915A" w14:textId="5A4016F6"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tcPr>
          <w:p w14:paraId="646CD8AC" w14:textId="67BDCD98"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tcPr>
          <w:p w14:paraId="3EC13A6B" w14:textId="778529DD"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tcPr>
          <w:p w14:paraId="15EADEFC" w14:textId="4AA407D5" w:rsidR="006E3CCC" w:rsidRPr="00412B93" w:rsidRDefault="006E3CCC" w:rsidP="006E3CCC">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tcPr>
          <w:p w14:paraId="6E79214B" w14:textId="11CD5CA9" w:rsidR="006E3CCC" w:rsidRPr="00412B93" w:rsidRDefault="006E3CCC" w:rsidP="006E3CCC">
            <w:pPr>
              <w:snapToGrid w:val="0"/>
              <w:jc w:val="center"/>
              <w:rPr>
                <w:color w:val="000000"/>
              </w:rPr>
            </w:pPr>
            <w:r w:rsidRPr="00412B93">
              <w:rPr>
                <w:rFonts w:hint="eastAsia"/>
                <w:color w:val="000000"/>
              </w:rPr>
              <w:t xml:space="preserve">　</w:t>
            </w:r>
          </w:p>
        </w:tc>
      </w:tr>
      <w:tr w:rsidR="006E3CCC" w:rsidRPr="00412B93" w14:paraId="38F26259" w14:textId="77777777" w:rsidTr="006E3CCC">
        <w:trPr>
          <w:trHeight w:val="330"/>
        </w:trPr>
        <w:tc>
          <w:tcPr>
            <w:tcW w:w="902" w:type="pct"/>
            <w:vMerge/>
            <w:tcBorders>
              <w:left w:val="single" w:sz="4" w:space="0" w:color="auto"/>
              <w:bottom w:val="single" w:sz="4" w:space="0" w:color="000000"/>
              <w:right w:val="single" w:sz="4" w:space="0" w:color="auto"/>
            </w:tcBorders>
            <w:vAlign w:val="center"/>
          </w:tcPr>
          <w:p w14:paraId="5081586D" w14:textId="77777777" w:rsidR="006E3CCC" w:rsidRPr="00412B93" w:rsidRDefault="006E3CCC" w:rsidP="006E3CCC">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tcPr>
          <w:p w14:paraId="0D2A3826" w14:textId="0E68708D"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tcPr>
          <w:p w14:paraId="27B8C885" w14:textId="57B28AB1"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tcPr>
          <w:p w14:paraId="76F1716D" w14:textId="777F8E5A"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50" w:color="auto" w:fill="auto"/>
            <w:noWrap/>
            <w:tcMar>
              <w:top w:w="15" w:type="dxa"/>
              <w:left w:w="15" w:type="dxa"/>
              <w:bottom w:w="0" w:type="dxa"/>
              <w:right w:w="15" w:type="dxa"/>
            </w:tcMar>
            <w:vAlign w:val="center"/>
          </w:tcPr>
          <w:p w14:paraId="27995E02" w14:textId="7384FBAB"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50" w:color="auto" w:fill="auto"/>
            <w:noWrap/>
            <w:tcMar>
              <w:top w:w="15" w:type="dxa"/>
              <w:left w:w="15" w:type="dxa"/>
              <w:bottom w:w="0" w:type="dxa"/>
              <w:right w:w="15" w:type="dxa"/>
            </w:tcMar>
            <w:vAlign w:val="center"/>
          </w:tcPr>
          <w:p w14:paraId="41B82C7F" w14:textId="4FB7BB64" w:rsidR="006E3CCC" w:rsidRPr="00412B93" w:rsidRDefault="006E3CCC" w:rsidP="006E3CCC">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50" w:color="auto" w:fill="auto"/>
            <w:noWrap/>
            <w:tcMar>
              <w:top w:w="15" w:type="dxa"/>
              <w:left w:w="15" w:type="dxa"/>
              <w:bottom w:w="0" w:type="dxa"/>
              <w:right w:w="15" w:type="dxa"/>
            </w:tcMar>
            <w:vAlign w:val="center"/>
          </w:tcPr>
          <w:p w14:paraId="518FDFB3" w14:textId="569CD74C"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tcPr>
          <w:p w14:paraId="1785AE85" w14:textId="59FC74FF"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tcPr>
          <w:p w14:paraId="7E84EBA5" w14:textId="4521342D"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tcPr>
          <w:p w14:paraId="4C511625" w14:textId="25DB7E83"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tcPr>
          <w:p w14:paraId="5DCB775C" w14:textId="70912B19"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tcPr>
          <w:p w14:paraId="61AEF02B" w14:textId="0C2F512D" w:rsidR="006E3CCC" w:rsidRPr="00412B93" w:rsidRDefault="006E3CCC" w:rsidP="006E3CCC">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tcPr>
          <w:p w14:paraId="0F40831B" w14:textId="0E49DED4" w:rsidR="006E3CCC" w:rsidRPr="00412B93" w:rsidRDefault="006E3CCC" w:rsidP="006E3CCC">
            <w:pPr>
              <w:snapToGrid w:val="0"/>
              <w:jc w:val="center"/>
              <w:rPr>
                <w:color w:val="000000"/>
              </w:rPr>
            </w:pPr>
            <w:r w:rsidRPr="00412B93">
              <w:rPr>
                <w:rFonts w:hint="eastAsia"/>
                <w:color w:val="000000"/>
              </w:rPr>
              <w:t xml:space="preserve">　</w:t>
            </w:r>
          </w:p>
        </w:tc>
      </w:tr>
      <w:tr w:rsidR="006E3CCC" w:rsidRPr="00412B93" w14:paraId="5CB29AA1" w14:textId="77777777" w:rsidTr="006E3CCC">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tcPr>
          <w:p w14:paraId="6D60FF29" w14:textId="30F0BB2C" w:rsidR="006E3CCC" w:rsidRPr="00412B93" w:rsidRDefault="006E3CCC" w:rsidP="006E3CCC">
            <w:pPr>
              <w:snapToGrid w:val="0"/>
              <w:rPr>
                <w:color w:val="000000"/>
              </w:rPr>
            </w:pPr>
            <w:r>
              <w:rPr>
                <w:rFonts w:hint="eastAsia"/>
                <w:color w:val="000000"/>
              </w:rPr>
              <w:t>系統測試</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tcPr>
          <w:p w14:paraId="3D29B4D7" w14:textId="0991D35E"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tcPr>
          <w:p w14:paraId="040B7A25" w14:textId="3A6666F6"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tcPr>
          <w:p w14:paraId="47598F58" w14:textId="0588AC7C"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tcPr>
          <w:p w14:paraId="51DCFBC2" w14:textId="674DBE9A"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tcPr>
          <w:p w14:paraId="25B324AF" w14:textId="2C960492" w:rsidR="006E3CCC" w:rsidRPr="00412B93" w:rsidRDefault="006E3CCC" w:rsidP="006E3CCC">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tcPr>
          <w:p w14:paraId="649313EE" w14:textId="123A1ABA"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tcPr>
          <w:p w14:paraId="797080CD" w14:textId="5A200233"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tcPr>
          <w:p w14:paraId="6C0A3587" w14:textId="190133F3"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tcPr>
          <w:p w14:paraId="5EB45C06" w14:textId="5E32A773"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tcPr>
          <w:p w14:paraId="483B463E" w14:textId="584ECD21"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tcPr>
          <w:p w14:paraId="2502A03A" w14:textId="62204979" w:rsidR="006E3CCC" w:rsidRPr="00412B93" w:rsidRDefault="006E3CCC" w:rsidP="006E3CCC">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tcPr>
          <w:p w14:paraId="70C99387" w14:textId="0BAF82AC" w:rsidR="006E3CCC" w:rsidRPr="00412B93" w:rsidRDefault="006E3CCC" w:rsidP="006E3CCC">
            <w:pPr>
              <w:snapToGrid w:val="0"/>
              <w:jc w:val="center"/>
              <w:rPr>
                <w:color w:val="000000"/>
              </w:rPr>
            </w:pPr>
            <w:r w:rsidRPr="00412B93">
              <w:rPr>
                <w:rFonts w:hint="eastAsia"/>
                <w:color w:val="000000"/>
              </w:rPr>
              <w:t xml:space="preserve">　</w:t>
            </w:r>
          </w:p>
        </w:tc>
      </w:tr>
      <w:tr w:rsidR="006E3CCC" w:rsidRPr="00412B93" w14:paraId="2EA25DE8" w14:textId="77777777" w:rsidTr="006E3CCC">
        <w:trPr>
          <w:trHeight w:val="330"/>
        </w:trPr>
        <w:tc>
          <w:tcPr>
            <w:tcW w:w="902" w:type="pct"/>
            <w:vMerge/>
            <w:tcBorders>
              <w:top w:val="nil"/>
              <w:left w:val="single" w:sz="4" w:space="0" w:color="auto"/>
              <w:bottom w:val="single" w:sz="12" w:space="0" w:color="auto"/>
              <w:right w:val="single" w:sz="4" w:space="0" w:color="auto"/>
            </w:tcBorders>
            <w:vAlign w:val="center"/>
          </w:tcPr>
          <w:p w14:paraId="4AE2FCF6" w14:textId="77777777" w:rsidR="006E3CCC" w:rsidRPr="00412B93" w:rsidRDefault="006E3CCC" w:rsidP="006E3CCC">
            <w:pPr>
              <w:snapToGrid w:val="0"/>
              <w:rPr>
                <w:rFonts w:cs="新細明體"/>
                <w:color w:val="000000"/>
              </w:rPr>
            </w:pPr>
          </w:p>
        </w:tc>
        <w:tc>
          <w:tcPr>
            <w:tcW w:w="341" w:type="pct"/>
            <w:tcBorders>
              <w:top w:val="single" w:sz="4" w:space="0" w:color="000000" w:themeColor="text1"/>
              <w:left w:val="nil"/>
              <w:bottom w:val="single" w:sz="12" w:space="0" w:color="auto"/>
              <w:right w:val="single" w:sz="4" w:space="0" w:color="BFBFBF" w:themeColor="background1" w:themeShade="BF"/>
            </w:tcBorders>
            <w:shd w:val="clear" w:color="auto" w:fill="auto"/>
            <w:noWrap/>
            <w:tcMar>
              <w:top w:w="15" w:type="dxa"/>
              <w:left w:w="15" w:type="dxa"/>
              <w:bottom w:w="0" w:type="dxa"/>
              <w:right w:w="15" w:type="dxa"/>
            </w:tcMar>
            <w:vAlign w:val="center"/>
          </w:tcPr>
          <w:p w14:paraId="010F477B" w14:textId="6734C08C"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12" w:space="0" w:color="auto"/>
              <w:right w:val="single" w:sz="4" w:space="0" w:color="BFBFBF" w:themeColor="background1" w:themeShade="BF"/>
            </w:tcBorders>
            <w:shd w:val="clear" w:color="auto" w:fill="auto"/>
            <w:noWrap/>
            <w:tcMar>
              <w:top w:w="15" w:type="dxa"/>
              <w:left w:w="15" w:type="dxa"/>
              <w:bottom w:w="0" w:type="dxa"/>
              <w:right w:w="15" w:type="dxa"/>
            </w:tcMar>
            <w:vAlign w:val="center"/>
          </w:tcPr>
          <w:p w14:paraId="4235F28E" w14:textId="6DCBA04F"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12" w:space="0" w:color="auto"/>
              <w:right w:val="single" w:sz="4" w:space="0" w:color="BFBFBF" w:themeColor="background1" w:themeShade="BF"/>
            </w:tcBorders>
            <w:shd w:val="clear" w:color="auto" w:fill="auto"/>
            <w:noWrap/>
            <w:tcMar>
              <w:top w:w="15" w:type="dxa"/>
              <w:left w:w="15" w:type="dxa"/>
              <w:bottom w:w="0" w:type="dxa"/>
              <w:right w:w="15" w:type="dxa"/>
            </w:tcMar>
            <w:vAlign w:val="center"/>
          </w:tcPr>
          <w:p w14:paraId="2AA70642" w14:textId="37D1F4A8"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12" w:space="0" w:color="auto"/>
              <w:right w:val="single" w:sz="4" w:space="0" w:color="BFBFBF" w:themeColor="background1" w:themeShade="BF"/>
            </w:tcBorders>
            <w:shd w:val="clear" w:color="auto" w:fill="auto"/>
            <w:noWrap/>
            <w:tcMar>
              <w:top w:w="15" w:type="dxa"/>
              <w:left w:w="15" w:type="dxa"/>
              <w:bottom w:w="0" w:type="dxa"/>
              <w:right w:w="15" w:type="dxa"/>
            </w:tcMar>
            <w:vAlign w:val="center"/>
          </w:tcPr>
          <w:p w14:paraId="64A7DAA8" w14:textId="0CA3918C"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12" w:space="0" w:color="auto"/>
              <w:right w:val="single" w:sz="4" w:space="0" w:color="BFBFBF" w:themeColor="background1" w:themeShade="BF"/>
            </w:tcBorders>
            <w:shd w:val="clear" w:color="auto" w:fill="auto"/>
            <w:noWrap/>
            <w:tcMar>
              <w:top w:w="15" w:type="dxa"/>
              <w:left w:w="15" w:type="dxa"/>
              <w:bottom w:w="0" w:type="dxa"/>
              <w:right w:w="15" w:type="dxa"/>
            </w:tcMar>
            <w:vAlign w:val="center"/>
          </w:tcPr>
          <w:p w14:paraId="167C4037" w14:textId="7A136A64" w:rsidR="006E3CCC" w:rsidRPr="00412B93" w:rsidRDefault="006E3CCC" w:rsidP="006E3CCC">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12" w:space="0" w:color="auto"/>
              <w:right w:val="single" w:sz="4" w:space="0" w:color="BFBFBF" w:themeColor="background1" w:themeShade="BF"/>
            </w:tcBorders>
            <w:shd w:val="clear" w:color="auto" w:fill="auto"/>
            <w:noWrap/>
            <w:tcMar>
              <w:top w:w="15" w:type="dxa"/>
              <w:left w:w="15" w:type="dxa"/>
              <w:bottom w:w="0" w:type="dxa"/>
              <w:right w:w="15" w:type="dxa"/>
            </w:tcMar>
            <w:vAlign w:val="center"/>
          </w:tcPr>
          <w:p w14:paraId="37B84803" w14:textId="55E589EB"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12" w:space="0" w:color="auto"/>
              <w:right w:val="single" w:sz="4" w:space="0" w:color="BFBFBF" w:themeColor="background1" w:themeShade="BF"/>
            </w:tcBorders>
            <w:shd w:val="clear" w:color="auto" w:fill="auto"/>
            <w:noWrap/>
            <w:tcMar>
              <w:top w:w="15" w:type="dxa"/>
              <w:left w:w="15" w:type="dxa"/>
              <w:bottom w:w="0" w:type="dxa"/>
              <w:right w:w="15" w:type="dxa"/>
            </w:tcMar>
            <w:vAlign w:val="center"/>
          </w:tcPr>
          <w:p w14:paraId="33AF6040" w14:textId="61E8E57E"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12" w:space="0" w:color="auto"/>
              <w:right w:val="single" w:sz="4" w:space="0" w:color="BFBFBF" w:themeColor="background1" w:themeShade="BF"/>
            </w:tcBorders>
            <w:shd w:val="clear" w:color="auto" w:fill="auto"/>
            <w:noWrap/>
            <w:tcMar>
              <w:top w:w="15" w:type="dxa"/>
              <w:left w:w="15" w:type="dxa"/>
              <w:bottom w:w="0" w:type="dxa"/>
              <w:right w:w="15" w:type="dxa"/>
            </w:tcMar>
            <w:vAlign w:val="center"/>
          </w:tcPr>
          <w:p w14:paraId="6A0C43D3" w14:textId="3EB90CE8"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12" w:space="0" w:color="auto"/>
              <w:right w:val="single" w:sz="4" w:space="0" w:color="BFBFBF" w:themeColor="background1" w:themeShade="BF"/>
            </w:tcBorders>
            <w:shd w:val="clear" w:color="auto" w:fill="auto"/>
            <w:noWrap/>
            <w:tcMar>
              <w:top w:w="15" w:type="dxa"/>
              <w:left w:w="15" w:type="dxa"/>
              <w:bottom w:w="0" w:type="dxa"/>
              <w:right w:w="15" w:type="dxa"/>
            </w:tcMar>
            <w:vAlign w:val="center"/>
          </w:tcPr>
          <w:p w14:paraId="7392E7EA" w14:textId="5C30FCF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12" w:space="0" w:color="auto"/>
              <w:right w:val="single" w:sz="4" w:space="0" w:color="BFBFBF" w:themeColor="background1" w:themeShade="BF"/>
            </w:tcBorders>
            <w:shd w:val="clear" w:color="auto" w:fill="auto"/>
            <w:noWrap/>
            <w:tcMar>
              <w:top w:w="15" w:type="dxa"/>
              <w:left w:w="15" w:type="dxa"/>
              <w:bottom w:w="0" w:type="dxa"/>
              <w:right w:w="15" w:type="dxa"/>
            </w:tcMar>
            <w:vAlign w:val="center"/>
          </w:tcPr>
          <w:p w14:paraId="65D7FC48" w14:textId="5E658405"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12" w:space="0" w:color="auto"/>
              <w:right w:val="single" w:sz="4" w:space="0" w:color="BFBFBF" w:themeColor="background1" w:themeShade="BF"/>
            </w:tcBorders>
            <w:shd w:val="clear" w:color="auto" w:fill="auto"/>
            <w:noWrap/>
            <w:tcMar>
              <w:top w:w="15" w:type="dxa"/>
              <w:left w:w="15" w:type="dxa"/>
              <w:bottom w:w="0" w:type="dxa"/>
              <w:right w:w="15" w:type="dxa"/>
            </w:tcMar>
            <w:vAlign w:val="center"/>
          </w:tcPr>
          <w:p w14:paraId="29F65529" w14:textId="77868A0E" w:rsidR="006E3CCC" w:rsidRPr="00412B93" w:rsidRDefault="006E3CCC" w:rsidP="006E3CCC">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12" w:space="0" w:color="auto"/>
              <w:right w:val="single" w:sz="4" w:space="0" w:color="000000" w:themeColor="text1"/>
            </w:tcBorders>
            <w:shd w:val="clear" w:color="auto" w:fill="auto"/>
            <w:noWrap/>
            <w:tcMar>
              <w:top w:w="15" w:type="dxa"/>
              <w:left w:w="15" w:type="dxa"/>
              <w:bottom w:w="0" w:type="dxa"/>
              <w:right w:w="15" w:type="dxa"/>
            </w:tcMar>
            <w:vAlign w:val="center"/>
          </w:tcPr>
          <w:p w14:paraId="6A2DDB29" w14:textId="7F6B3DE8" w:rsidR="006E3CCC" w:rsidRPr="00412B93" w:rsidRDefault="006E3CCC" w:rsidP="006E3CCC">
            <w:pPr>
              <w:snapToGrid w:val="0"/>
              <w:jc w:val="center"/>
              <w:rPr>
                <w:color w:val="000000"/>
              </w:rPr>
            </w:pPr>
            <w:r w:rsidRPr="00412B93">
              <w:rPr>
                <w:rFonts w:hint="eastAsia"/>
                <w:color w:val="000000"/>
              </w:rPr>
              <w:t xml:space="preserve">　</w:t>
            </w:r>
          </w:p>
        </w:tc>
      </w:tr>
      <w:tr w:rsidR="006E3CCC" w:rsidRPr="00412B93" w14:paraId="14882623" w14:textId="77777777" w:rsidTr="000701DC">
        <w:trPr>
          <w:trHeight w:val="330"/>
        </w:trPr>
        <w:tc>
          <w:tcPr>
            <w:tcW w:w="902" w:type="pct"/>
            <w:vMerge w:val="restart"/>
            <w:tcBorders>
              <w:top w:val="single" w:sz="12"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5F949AD" w14:textId="77777777" w:rsidR="006E3CCC" w:rsidRPr="00412B93" w:rsidRDefault="006E3CCC" w:rsidP="006E3CCC">
            <w:pPr>
              <w:snapToGrid w:val="0"/>
              <w:rPr>
                <w:color w:val="000000"/>
              </w:rPr>
            </w:pPr>
            <w:r w:rsidRPr="00412B93">
              <w:rPr>
                <w:rFonts w:hint="eastAsia"/>
                <w:color w:val="000000"/>
              </w:rPr>
              <w:t>文件製作</w:t>
            </w:r>
          </w:p>
        </w:tc>
        <w:tc>
          <w:tcPr>
            <w:tcW w:w="341" w:type="pct"/>
            <w:tcBorders>
              <w:top w:val="single" w:sz="12" w:space="0" w:color="auto"/>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78C34C2"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12"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8D0D830"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12"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F025785"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12"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7E457FE"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12" w:space="0" w:color="auto"/>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7E107A78"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2" w:type="pct"/>
            <w:tcBorders>
              <w:top w:val="single" w:sz="12" w:space="0" w:color="auto"/>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59374D92"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12" w:space="0" w:color="auto"/>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39A7BD2B"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12"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311005F"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12"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E482FF9"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12"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2656036"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12" w:space="0" w:color="auto"/>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6628E217"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6" w:type="pct"/>
            <w:tcBorders>
              <w:top w:val="single" w:sz="12" w:space="0" w:color="auto"/>
              <w:left w:val="single" w:sz="4" w:space="0" w:color="BFBFBF" w:themeColor="background1" w:themeShade="BF"/>
              <w:bottom w:val="single" w:sz="4" w:space="0" w:color="000000" w:themeColor="text1"/>
              <w:right w:val="single" w:sz="4" w:space="0" w:color="000000" w:themeColor="text1"/>
            </w:tcBorders>
            <w:shd w:val="pct20" w:color="auto" w:fill="auto"/>
            <w:noWrap/>
            <w:tcMar>
              <w:top w:w="15" w:type="dxa"/>
              <w:left w:w="15" w:type="dxa"/>
              <w:bottom w:w="0" w:type="dxa"/>
              <w:right w:w="15" w:type="dxa"/>
            </w:tcMar>
            <w:vAlign w:val="center"/>
            <w:hideMark/>
          </w:tcPr>
          <w:p w14:paraId="49766A77" w14:textId="77777777" w:rsidR="006E3CCC" w:rsidRPr="00412B93" w:rsidRDefault="006E3CCC" w:rsidP="006E3CCC">
            <w:pPr>
              <w:snapToGrid w:val="0"/>
              <w:jc w:val="center"/>
              <w:rPr>
                <w:color w:val="000000"/>
              </w:rPr>
            </w:pPr>
            <w:r w:rsidRPr="00412B93">
              <w:rPr>
                <w:rFonts w:hint="eastAsia"/>
                <w:color w:val="000000"/>
              </w:rPr>
              <w:t xml:space="preserve">　</w:t>
            </w:r>
          </w:p>
        </w:tc>
      </w:tr>
      <w:tr w:rsidR="006E3CCC" w:rsidRPr="00412B93" w14:paraId="61EA046E" w14:textId="77777777" w:rsidTr="004241B2">
        <w:trPr>
          <w:trHeight w:val="330"/>
        </w:trPr>
        <w:tc>
          <w:tcPr>
            <w:tcW w:w="902" w:type="pct"/>
            <w:vMerge/>
            <w:tcBorders>
              <w:top w:val="nil"/>
              <w:left w:val="single" w:sz="4" w:space="0" w:color="auto"/>
              <w:bottom w:val="single" w:sz="4" w:space="0" w:color="auto"/>
              <w:right w:val="single" w:sz="4" w:space="0" w:color="auto"/>
            </w:tcBorders>
            <w:vAlign w:val="center"/>
            <w:hideMark/>
          </w:tcPr>
          <w:p w14:paraId="462BCF8D" w14:textId="77777777" w:rsidR="006E3CCC" w:rsidRPr="00412B93" w:rsidRDefault="006E3CCC" w:rsidP="006E3CCC">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9C62EF7"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3046BEE"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BAD7E20"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9CC6459"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01327231"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07537CB3"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8E389AA"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C250B4C"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42F3E35"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3726672"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6D11288"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7DC0D38E" w14:textId="77777777" w:rsidR="006E3CCC" w:rsidRPr="00412B93" w:rsidRDefault="006E3CCC" w:rsidP="006E3CCC">
            <w:pPr>
              <w:snapToGrid w:val="0"/>
              <w:jc w:val="center"/>
              <w:rPr>
                <w:color w:val="000000"/>
              </w:rPr>
            </w:pPr>
            <w:r w:rsidRPr="00412B93">
              <w:rPr>
                <w:rFonts w:hint="eastAsia"/>
                <w:color w:val="000000"/>
              </w:rPr>
              <w:t xml:space="preserve">　</w:t>
            </w:r>
          </w:p>
        </w:tc>
      </w:tr>
      <w:tr w:rsidR="006E3CCC" w:rsidRPr="00412B93" w14:paraId="66A82FCF" w14:textId="77777777" w:rsidTr="004241B2">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9B8C97F" w14:textId="77777777" w:rsidR="006E3CCC" w:rsidRPr="00412B93" w:rsidRDefault="006E3CCC" w:rsidP="006E3CCC">
            <w:pPr>
              <w:snapToGrid w:val="0"/>
              <w:rPr>
                <w:color w:val="000000"/>
              </w:rPr>
            </w:pPr>
            <w:r w:rsidRPr="00412B93">
              <w:rPr>
                <w:rFonts w:hint="eastAsia"/>
                <w:color w:val="000000"/>
              </w:rPr>
              <w:t>系統測試</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1170FA9"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CC0B045"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73713DF"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7020C76"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4A4B20D"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D4F9CD9"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241220D"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37C411E2"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77EED7AD"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20D4FA1E"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58C0487"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0796684B" w14:textId="77777777" w:rsidR="006E3CCC" w:rsidRPr="00412B93" w:rsidRDefault="006E3CCC" w:rsidP="006E3CCC">
            <w:pPr>
              <w:snapToGrid w:val="0"/>
              <w:jc w:val="center"/>
              <w:rPr>
                <w:color w:val="000000"/>
              </w:rPr>
            </w:pPr>
            <w:r w:rsidRPr="00412B93">
              <w:rPr>
                <w:rFonts w:hint="eastAsia"/>
                <w:color w:val="000000"/>
              </w:rPr>
              <w:t xml:space="preserve">　</w:t>
            </w:r>
          </w:p>
        </w:tc>
      </w:tr>
      <w:tr w:rsidR="006E3CCC" w:rsidRPr="00412B93" w14:paraId="059EA107" w14:textId="77777777" w:rsidTr="004241B2">
        <w:trPr>
          <w:trHeight w:val="330"/>
        </w:trPr>
        <w:tc>
          <w:tcPr>
            <w:tcW w:w="902" w:type="pct"/>
            <w:vMerge/>
            <w:tcBorders>
              <w:top w:val="nil"/>
              <w:left w:val="single" w:sz="4" w:space="0" w:color="auto"/>
              <w:bottom w:val="single" w:sz="4" w:space="0" w:color="auto"/>
              <w:right w:val="single" w:sz="4" w:space="0" w:color="auto"/>
            </w:tcBorders>
            <w:vAlign w:val="center"/>
            <w:hideMark/>
          </w:tcPr>
          <w:p w14:paraId="5D3F07B1" w14:textId="77777777" w:rsidR="006E3CCC" w:rsidRPr="00412B93" w:rsidRDefault="006E3CCC" w:rsidP="006E3CCC">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616F5EE"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E58320"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4E45066"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5ED1080"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29EE83A"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53FB7DD"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87D5501"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B32D84A"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8A048F4"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81B89B6"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37EF97C"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4935F951" w14:textId="77777777" w:rsidR="006E3CCC" w:rsidRPr="00412B93" w:rsidRDefault="006E3CCC" w:rsidP="006E3CCC">
            <w:pPr>
              <w:snapToGrid w:val="0"/>
              <w:jc w:val="center"/>
              <w:rPr>
                <w:color w:val="000000"/>
              </w:rPr>
            </w:pPr>
            <w:r w:rsidRPr="00412B93">
              <w:rPr>
                <w:rFonts w:hint="eastAsia"/>
                <w:color w:val="000000"/>
              </w:rPr>
              <w:t xml:space="preserve">　</w:t>
            </w:r>
          </w:p>
        </w:tc>
      </w:tr>
      <w:tr w:rsidR="006E3CCC" w:rsidRPr="00412B93" w14:paraId="45A37040" w14:textId="77777777" w:rsidTr="004241B2">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1944B8E" w14:textId="77777777" w:rsidR="006E3CCC" w:rsidRPr="00412B93" w:rsidRDefault="006E3CCC" w:rsidP="006E3CCC">
            <w:pPr>
              <w:snapToGrid w:val="0"/>
              <w:rPr>
                <w:color w:val="000000"/>
              </w:rPr>
            </w:pPr>
            <w:r w:rsidRPr="00412B93">
              <w:rPr>
                <w:rFonts w:hint="eastAsia"/>
                <w:color w:val="000000"/>
              </w:rPr>
              <w:t>簡報製作</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1236167"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55C6596"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4B21C09"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FEA585D"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C4CD27C"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6A33ABB2"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B4EC4E6"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7E48158"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4430C5A"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B3D8414"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200D3A0"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64C36B61" w14:textId="77777777" w:rsidR="006E3CCC" w:rsidRPr="00412B93" w:rsidRDefault="006E3CCC" w:rsidP="006E3CCC">
            <w:pPr>
              <w:snapToGrid w:val="0"/>
              <w:jc w:val="center"/>
              <w:rPr>
                <w:color w:val="000000"/>
              </w:rPr>
            </w:pPr>
            <w:r w:rsidRPr="00412B93">
              <w:rPr>
                <w:rFonts w:hint="eastAsia"/>
                <w:color w:val="000000"/>
              </w:rPr>
              <w:t xml:space="preserve">　</w:t>
            </w:r>
          </w:p>
        </w:tc>
      </w:tr>
      <w:tr w:rsidR="006E3CCC" w:rsidRPr="00412B93" w14:paraId="4874BA0A" w14:textId="77777777" w:rsidTr="004241B2">
        <w:trPr>
          <w:trHeight w:val="330"/>
        </w:trPr>
        <w:tc>
          <w:tcPr>
            <w:tcW w:w="902" w:type="pct"/>
            <w:vMerge/>
            <w:tcBorders>
              <w:top w:val="nil"/>
              <w:left w:val="single" w:sz="4" w:space="0" w:color="auto"/>
              <w:bottom w:val="single" w:sz="4" w:space="0" w:color="auto"/>
              <w:right w:val="single" w:sz="4" w:space="0" w:color="auto"/>
            </w:tcBorders>
            <w:vAlign w:val="center"/>
            <w:hideMark/>
          </w:tcPr>
          <w:p w14:paraId="2A16169A" w14:textId="77777777" w:rsidR="006E3CCC" w:rsidRPr="00412B93" w:rsidRDefault="006E3CCC" w:rsidP="006E3CCC">
            <w:pPr>
              <w:snapToGrid w:val="0"/>
              <w:rPr>
                <w:rFonts w:cs="新細明體"/>
                <w:color w:val="000000"/>
              </w:rPr>
            </w:pPr>
          </w:p>
        </w:tc>
        <w:tc>
          <w:tcPr>
            <w:tcW w:w="341" w:type="pct"/>
            <w:tcBorders>
              <w:top w:val="single" w:sz="4" w:space="0" w:color="000000" w:themeColor="text1"/>
              <w:left w:val="nil"/>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C6DD322"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C499A3E"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EAEFCA9"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A1FCBD2"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0DAE478"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787BBDBC"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E2AD5F3"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C5EA079"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53F0997"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E5FB234"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844789E"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auto"/>
              <w:right w:val="single" w:sz="4" w:space="0" w:color="000000" w:themeColor="text1"/>
            </w:tcBorders>
            <w:shd w:val="clear" w:color="auto" w:fill="auto"/>
            <w:noWrap/>
            <w:tcMar>
              <w:top w:w="15" w:type="dxa"/>
              <w:left w:w="15" w:type="dxa"/>
              <w:bottom w:w="0" w:type="dxa"/>
              <w:right w:w="15" w:type="dxa"/>
            </w:tcMar>
            <w:vAlign w:val="center"/>
            <w:hideMark/>
          </w:tcPr>
          <w:p w14:paraId="35D40577" w14:textId="77777777" w:rsidR="006E3CCC" w:rsidRPr="00412B93" w:rsidRDefault="006E3CCC" w:rsidP="006E3CCC">
            <w:pPr>
              <w:snapToGrid w:val="0"/>
              <w:jc w:val="center"/>
              <w:rPr>
                <w:color w:val="000000"/>
              </w:rPr>
            </w:pPr>
            <w:r w:rsidRPr="00412B93">
              <w:rPr>
                <w:rFonts w:hint="eastAsia"/>
                <w:color w:val="000000"/>
              </w:rPr>
              <w:t xml:space="preserve">　</w:t>
            </w:r>
          </w:p>
        </w:tc>
      </w:tr>
    </w:tbl>
    <w:p w14:paraId="077AC660" w14:textId="4111F390" w:rsidR="00B2228E" w:rsidRPr="00412B93" w:rsidRDefault="00182BDF" w:rsidP="00FA7D34">
      <w:pPr>
        <w:widowControl/>
        <w:snapToGrid w:val="0"/>
        <w:rPr>
          <w:color w:val="000000"/>
          <w:kern w:val="0"/>
          <w:sz w:val="32"/>
          <w:szCs w:val="32"/>
          <w14:ligatures w14:val="standardContextual"/>
        </w:rPr>
      </w:pPr>
      <w:r w:rsidRPr="00412B93">
        <w:rPr>
          <w:color w:val="000000"/>
          <w:kern w:val="0"/>
          <w:sz w:val="32"/>
          <w:szCs w:val="32"/>
          <w14:ligatures w14:val="standardContextual"/>
        </w:rPr>
        <w:t xml:space="preserve"> </w:t>
      </w:r>
      <w:r w:rsidR="00B2228E" w:rsidRPr="00412B93">
        <w:rPr>
          <w:color w:val="000000"/>
          <w:kern w:val="0"/>
          <w:sz w:val="32"/>
          <w:szCs w:val="32"/>
          <w14:ligatures w14:val="standardContextual"/>
        </w:rPr>
        <w:br w:type="page"/>
      </w:r>
    </w:p>
    <w:p w14:paraId="2A53F8A0" w14:textId="3DA070C5" w:rsidR="00186D28" w:rsidRPr="00412B93" w:rsidRDefault="00186D28" w:rsidP="00FA7D34">
      <w:pPr>
        <w:pStyle w:val="1-1"/>
      </w:pPr>
      <w:bookmarkStart w:id="43" w:name="_Toc167232684"/>
      <w:r w:rsidRPr="00412B93">
        <w:lastRenderedPageBreak/>
        <w:t xml:space="preserve">4-2 </w:t>
      </w:r>
      <w:r w:rsidRPr="00412B93">
        <w:rPr>
          <w:rFonts w:hint="eastAsia"/>
        </w:rPr>
        <w:t>專案組織與分工</w:t>
      </w:r>
      <w:bookmarkEnd w:id="43"/>
    </w:p>
    <w:p w14:paraId="46BF0800" w14:textId="3EC02F88" w:rsidR="00B2228E" w:rsidRPr="00412B93" w:rsidRDefault="00B2228E" w:rsidP="00FA7D34">
      <w:pPr>
        <w:pStyle w:val="afd"/>
        <w:ind w:left="280" w:right="280"/>
      </w:pPr>
      <w:bookmarkStart w:id="44" w:name="_Toc167232766"/>
      <w:r w:rsidRPr="00412B93">
        <w:rPr>
          <w:rFonts w:hint="eastAsia"/>
        </w:rPr>
        <w:t>表</w:t>
      </w:r>
      <w:r w:rsidRPr="00412B93">
        <w:t>4-</w:t>
      </w:r>
      <w:r w:rsidRPr="00412B93">
        <w:rPr>
          <w:rFonts w:hint="eastAsia"/>
        </w:rPr>
        <w:t>2</w:t>
      </w:r>
      <w:r w:rsidRPr="00412B93">
        <w:t>-1</w:t>
      </w:r>
      <w:r w:rsidRPr="00412B93">
        <w:rPr>
          <w:rFonts w:hint="eastAsia"/>
        </w:rPr>
        <w:t>、專案組織與分工</w:t>
      </w:r>
      <w:bookmarkEnd w:id="44"/>
    </w:p>
    <w:p w14:paraId="08495C1D" w14:textId="7BC2B648" w:rsidR="008B71B9" w:rsidRPr="008B71B9" w:rsidRDefault="008B71B9" w:rsidP="00FA7D34">
      <w:pPr>
        <w:snapToGrid w:val="0"/>
        <w:jc w:val="right"/>
        <w:rPr>
          <w:sz w:val="24"/>
        </w:rPr>
      </w:pPr>
      <w:r w:rsidRPr="008B71B9">
        <w:rPr>
          <w:rFonts w:ascii="標楷體" w:hAnsi="標楷體" w:hint="eastAsia"/>
          <w:sz w:val="24"/>
        </w:rPr>
        <w:t>●</w:t>
      </w:r>
      <w:r w:rsidRPr="008B71B9">
        <w:rPr>
          <w:sz w:val="24"/>
        </w:rPr>
        <w:t>主要負責人</w:t>
      </w:r>
      <w:r w:rsidRPr="008B71B9">
        <w:rPr>
          <w:rFonts w:hint="eastAsia"/>
          <w:sz w:val="24"/>
        </w:rPr>
        <w:t xml:space="preserve">  </w:t>
      </w:r>
      <w:r w:rsidRPr="008B71B9">
        <w:rPr>
          <w:rFonts w:ascii="新細明體" w:hAnsi="新細明體" w:cs="新細明體" w:hint="eastAsia"/>
          <w:sz w:val="24"/>
        </w:rPr>
        <w:t>〇</w:t>
      </w:r>
      <w:r w:rsidRPr="008B71B9">
        <w:rPr>
          <w:sz w:val="24"/>
        </w:rPr>
        <w:t>次要負責人</w:t>
      </w:r>
      <w:r w:rsidRPr="008B71B9">
        <w:rPr>
          <w:rFonts w:hint="eastAsia"/>
          <w:sz w:val="24"/>
        </w:rPr>
        <w:t xml:space="preserve"> (</w:t>
      </w:r>
      <w:r w:rsidRPr="008B71B9">
        <w:rPr>
          <w:rFonts w:hint="eastAsia"/>
          <w:sz w:val="24"/>
        </w:rPr>
        <w:t>每一項只能有</w:t>
      </w:r>
      <w:r w:rsidRPr="008B71B9">
        <w:rPr>
          <w:rFonts w:hint="eastAsia"/>
          <w:sz w:val="24"/>
        </w:rPr>
        <w:t>1</w:t>
      </w:r>
      <w:r w:rsidRPr="008B71B9">
        <w:rPr>
          <w:rFonts w:hint="eastAsia"/>
          <w:sz w:val="24"/>
        </w:rPr>
        <w:t>位主要負責人，次</w:t>
      </w:r>
      <w:r w:rsidRPr="008B71B9">
        <w:rPr>
          <w:sz w:val="24"/>
        </w:rPr>
        <w:t>要負責人最多</w:t>
      </w:r>
      <w:r w:rsidRPr="008B71B9">
        <w:rPr>
          <w:rFonts w:hint="eastAsia"/>
          <w:sz w:val="24"/>
        </w:rPr>
        <w:t>2</w:t>
      </w:r>
      <w:r w:rsidRPr="008B71B9">
        <w:rPr>
          <w:rFonts w:hint="eastAsia"/>
          <w:sz w:val="24"/>
        </w:rPr>
        <w:t>位</w:t>
      </w:r>
      <w:r w:rsidRPr="008B71B9">
        <w:rPr>
          <w:sz w:val="24"/>
        </w:rPr>
        <w:t>)</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48"/>
        <w:gridCol w:w="2545"/>
        <w:gridCol w:w="1359"/>
        <w:gridCol w:w="1359"/>
        <w:gridCol w:w="1359"/>
        <w:gridCol w:w="1359"/>
        <w:gridCol w:w="1359"/>
      </w:tblGrid>
      <w:tr w:rsidR="00186D28" w:rsidRPr="00412B93" w14:paraId="544A96FA" w14:textId="77777777" w:rsidTr="00A62FCF">
        <w:tc>
          <w:tcPr>
            <w:tcW w:w="1665" w:type="pct"/>
            <w:gridSpan w:val="2"/>
            <w:shd w:val="clear" w:color="auto" w:fill="auto"/>
            <w:vAlign w:val="center"/>
          </w:tcPr>
          <w:p w14:paraId="2E9FCEC9" w14:textId="77777777" w:rsidR="00186D28" w:rsidRPr="00412B93" w:rsidRDefault="00186D28" w:rsidP="00FA7D34">
            <w:pPr>
              <w:snapToGrid w:val="0"/>
              <w:contextualSpacing/>
              <w:jc w:val="both"/>
            </w:pPr>
            <w:r w:rsidRPr="00412B93">
              <w:t>項目</w:t>
            </w:r>
            <w:r w:rsidRPr="00412B93">
              <w:t>/</w:t>
            </w:r>
            <w:r w:rsidRPr="00412B93">
              <w:t>組員</w:t>
            </w:r>
          </w:p>
        </w:tc>
        <w:tc>
          <w:tcPr>
            <w:tcW w:w="667" w:type="pct"/>
            <w:shd w:val="clear" w:color="auto" w:fill="auto"/>
          </w:tcPr>
          <w:p w14:paraId="43CCCB43" w14:textId="77777777" w:rsidR="00186D28" w:rsidRPr="00412B93" w:rsidRDefault="00186D28" w:rsidP="00FA7D34">
            <w:pPr>
              <w:snapToGrid w:val="0"/>
              <w:contextualSpacing/>
              <w:jc w:val="center"/>
            </w:pPr>
            <w:r w:rsidRPr="00412B93">
              <w:rPr>
                <w:rFonts w:hint="eastAsia"/>
              </w:rPr>
              <w:t>1</w:t>
            </w:r>
            <w:r w:rsidRPr="00412B93">
              <w:t>0956007</w:t>
            </w:r>
          </w:p>
          <w:p w14:paraId="229EA5CE" w14:textId="77777777" w:rsidR="00186D28" w:rsidRPr="00412B93" w:rsidRDefault="00186D28" w:rsidP="00FA7D34">
            <w:pPr>
              <w:snapToGrid w:val="0"/>
              <w:contextualSpacing/>
              <w:jc w:val="center"/>
            </w:pPr>
            <w:r w:rsidRPr="00412B93">
              <w:rPr>
                <w:rFonts w:hint="eastAsia"/>
              </w:rPr>
              <w:t>陳家寧</w:t>
            </w:r>
          </w:p>
        </w:tc>
        <w:tc>
          <w:tcPr>
            <w:tcW w:w="667" w:type="pct"/>
            <w:shd w:val="clear" w:color="auto" w:fill="auto"/>
            <w:vAlign w:val="center"/>
          </w:tcPr>
          <w:p w14:paraId="3B4B88DB" w14:textId="77777777" w:rsidR="00186D28" w:rsidRPr="00412B93" w:rsidRDefault="00186D28" w:rsidP="00FA7D34">
            <w:pPr>
              <w:snapToGrid w:val="0"/>
              <w:contextualSpacing/>
              <w:jc w:val="center"/>
            </w:pPr>
            <w:r w:rsidRPr="00412B93">
              <w:rPr>
                <w:rFonts w:hint="eastAsia"/>
              </w:rPr>
              <w:t>1</w:t>
            </w:r>
            <w:r w:rsidRPr="00412B93">
              <w:t>0956014</w:t>
            </w:r>
          </w:p>
          <w:p w14:paraId="5BCE1C2A" w14:textId="77777777" w:rsidR="00186D28" w:rsidRPr="00412B93" w:rsidRDefault="00186D28" w:rsidP="00FA7D34">
            <w:pPr>
              <w:snapToGrid w:val="0"/>
              <w:contextualSpacing/>
              <w:jc w:val="center"/>
            </w:pPr>
            <w:r w:rsidRPr="00412B93">
              <w:rPr>
                <w:rFonts w:hint="eastAsia"/>
              </w:rPr>
              <w:t>周東圻</w:t>
            </w:r>
          </w:p>
        </w:tc>
        <w:tc>
          <w:tcPr>
            <w:tcW w:w="667" w:type="pct"/>
            <w:shd w:val="clear" w:color="auto" w:fill="auto"/>
            <w:vAlign w:val="center"/>
          </w:tcPr>
          <w:p w14:paraId="0D1B5299" w14:textId="77777777" w:rsidR="00186D28" w:rsidRPr="00412B93" w:rsidRDefault="00186D28" w:rsidP="00FA7D34">
            <w:pPr>
              <w:snapToGrid w:val="0"/>
              <w:contextualSpacing/>
              <w:jc w:val="center"/>
            </w:pPr>
            <w:r w:rsidRPr="00412B93">
              <w:rPr>
                <w:rFonts w:hint="eastAsia"/>
              </w:rPr>
              <w:t>1</w:t>
            </w:r>
            <w:r w:rsidRPr="00412B93">
              <w:t>0956022</w:t>
            </w:r>
          </w:p>
          <w:p w14:paraId="6C3C7B2A" w14:textId="77777777" w:rsidR="00186D28" w:rsidRPr="00412B93" w:rsidRDefault="00186D28" w:rsidP="00FA7D34">
            <w:pPr>
              <w:snapToGrid w:val="0"/>
              <w:contextualSpacing/>
              <w:jc w:val="center"/>
            </w:pPr>
            <w:r w:rsidRPr="00412B93">
              <w:rPr>
                <w:rFonts w:hint="eastAsia"/>
              </w:rPr>
              <w:t>鄭佳宜</w:t>
            </w:r>
          </w:p>
        </w:tc>
        <w:tc>
          <w:tcPr>
            <w:tcW w:w="667" w:type="pct"/>
            <w:shd w:val="clear" w:color="auto" w:fill="auto"/>
            <w:vAlign w:val="center"/>
          </w:tcPr>
          <w:p w14:paraId="674DF450" w14:textId="77777777" w:rsidR="00186D28" w:rsidRPr="00412B93" w:rsidRDefault="00186D28" w:rsidP="00FA7D34">
            <w:pPr>
              <w:snapToGrid w:val="0"/>
              <w:contextualSpacing/>
              <w:jc w:val="center"/>
            </w:pPr>
            <w:r w:rsidRPr="00412B93">
              <w:rPr>
                <w:rFonts w:hint="eastAsia"/>
              </w:rPr>
              <w:t>1</w:t>
            </w:r>
            <w:r w:rsidRPr="00412B93">
              <w:t>0956025</w:t>
            </w:r>
          </w:p>
          <w:p w14:paraId="34A29D38" w14:textId="77777777" w:rsidR="00186D28" w:rsidRPr="00412B93" w:rsidRDefault="00186D28" w:rsidP="00FA7D34">
            <w:pPr>
              <w:snapToGrid w:val="0"/>
              <w:contextualSpacing/>
              <w:jc w:val="center"/>
            </w:pPr>
            <w:r w:rsidRPr="00412B93">
              <w:rPr>
                <w:rFonts w:hint="eastAsia"/>
              </w:rPr>
              <w:t>陳暄</w:t>
            </w:r>
          </w:p>
        </w:tc>
        <w:tc>
          <w:tcPr>
            <w:tcW w:w="667" w:type="pct"/>
          </w:tcPr>
          <w:p w14:paraId="5D76465B" w14:textId="77777777" w:rsidR="00186D28" w:rsidRPr="00412B93" w:rsidRDefault="00186D28" w:rsidP="00FA7D34">
            <w:pPr>
              <w:snapToGrid w:val="0"/>
              <w:contextualSpacing/>
              <w:jc w:val="center"/>
            </w:pPr>
            <w:r w:rsidRPr="00412B93">
              <w:rPr>
                <w:rFonts w:hint="eastAsia"/>
              </w:rPr>
              <w:t>1</w:t>
            </w:r>
            <w:r w:rsidRPr="00412B93">
              <w:t>0956048</w:t>
            </w:r>
          </w:p>
          <w:p w14:paraId="1D76092C" w14:textId="77777777" w:rsidR="00186D28" w:rsidRPr="00412B93" w:rsidRDefault="00186D28" w:rsidP="00FA7D34">
            <w:pPr>
              <w:snapToGrid w:val="0"/>
              <w:contextualSpacing/>
              <w:jc w:val="center"/>
            </w:pPr>
            <w:r w:rsidRPr="00412B93">
              <w:rPr>
                <w:rFonts w:hint="eastAsia"/>
              </w:rPr>
              <w:t>陳</w:t>
            </w:r>
            <w:r w:rsidRPr="00412B93">
              <w:rPr>
                <w:rFonts w:cs="新細明體" w:hint="eastAsia"/>
              </w:rPr>
              <w:t>姸</w:t>
            </w:r>
            <w:r w:rsidRPr="00412B93">
              <w:rPr>
                <w:rFonts w:hint="eastAsia"/>
              </w:rPr>
              <w:t>甄</w:t>
            </w:r>
          </w:p>
        </w:tc>
      </w:tr>
      <w:tr w:rsidR="00186D28" w:rsidRPr="00412B93" w14:paraId="2C03E774" w14:textId="77777777" w:rsidTr="00A62FCF">
        <w:tc>
          <w:tcPr>
            <w:tcW w:w="416" w:type="pct"/>
            <w:vMerge w:val="restart"/>
            <w:shd w:val="clear" w:color="auto" w:fill="auto"/>
            <w:vAlign w:val="center"/>
          </w:tcPr>
          <w:p w14:paraId="4C8EE54A" w14:textId="59626E9D" w:rsidR="00186D28" w:rsidRPr="00412B93" w:rsidRDefault="00186D28" w:rsidP="00FA7D34">
            <w:pPr>
              <w:snapToGrid w:val="0"/>
              <w:contextualSpacing/>
              <w:jc w:val="center"/>
            </w:pPr>
            <w:r w:rsidRPr="00412B93">
              <w:rPr>
                <w:rFonts w:hint="eastAsia"/>
              </w:rPr>
              <w:t>後端開發</w:t>
            </w:r>
          </w:p>
        </w:tc>
        <w:tc>
          <w:tcPr>
            <w:tcW w:w="1249" w:type="pct"/>
            <w:shd w:val="clear" w:color="auto" w:fill="auto"/>
          </w:tcPr>
          <w:p w14:paraId="20FF1403" w14:textId="77777777" w:rsidR="00186D28" w:rsidRPr="00412B93" w:rsidRDefault="00186D28" w:rsidP="00FA7D34">
            <w:pPr>
              <w:snapToGrid w:val="0"/>
              <w:contextualSpacing/>
              <w:jc w:val="both"/>
            </w:pPr>
            <w:r w:rsidRPr="00412B93">
              <w:rPr>
                <w:rFonts w:hint="eastAsia"/>
              </w:rPr>
              <w:t>資料庫建置</w:t>
            </w:r>
          </w:p>
        </w:tc>
        <w:tc>
          <w:tcPr>
            <w:tcW w:w="667" w:type="pct"/>
            <w:shd w:val="clear" w:color="auto" w:fill="auto"/>
            <w:vAlign w:val="center"/>
          </w:tcPr>
          <w:p w14:paraId="74AF7F8B" w14:textId="77777777" w:rsidR="00186D28" w:rsidRPr="00412B93" w:rsidRDefault="00186D28" w:rsidP="00FA7D34">
            <w:pPr>
              <w:snapToGrid w:val="0"/>
              <w:contextualSpacing/>
              <w:jc w:val="center"/>
            </w:pPr>
          </w:p>
        </w:tc>
        <w:tc>
          <w:tcPr>
            <w:tcW w:w="667" w:type="pct"/>
            <w:shd w:val="clear" w:color="auto" w:fill="auto"/>
            <w:vAlign w:val="center"/>
          </w:tcPr>
          <w:p w14:paraId="0BBCEA24" w14:textId="77777777" w:rsidR="00186D28" w:rsidRPr="00412B93" w:rsidRDefault="00186D28" w:rsidP="00FA7D34">
            <w:pPr>
              <w:snapToGrid w:val="0"/>
              <w:contextualSpacing/>
              <w:jc w:val="center"/>
            </w:pPr>
            <w:r w:rsidRPr="00412B93">
              <w:rPr>
                <w:rFonts w:hint="eastAsia"/>
              </w:rPr>
              <w:t>●</w:t>
            </w:r>
          </w:p>
        </w:tc>
        <w:tc>
          <w:tcPr>
            <w:tcW w:w="667" w:type="pct"/>
            <w:shd w:val="clear" w:color="auto" w:fill="auto"/>
            <w:vAlign w:val="center"/>
          </w:tcPr>
          <w:p w14:paraId="696F1741" w14:textId="77777777" w:rsidR="00186D28" w:rsidRPr="00412B93" w:rsidRDefault="00C57B65"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65DC10F2" w14:textId="77777777" w:rsidR="00186D28" w:rsidRPr="00412B93" w:rsidRDefault="00186D28" w:rsidP="00FA7D34">
            <w:pPr>
              <w:snapToGrid w:val="0"/>
              <w:contextualSpacing/>
              <w:jc w:val="center"/>
            </w:pPr>
          </w:p>
        </w:tc>
        <w:tc>
          <w:tcPr>
            <w:tcW w:w="667" w:type="pct"/>
            <w:vAlign w:val="center"/>
          </w:tcPr>
          <w:p w14:paraId="4683092D" w14:textId="77777777" w:rsidR="00186D28" w:rsidRPr="00412B93" w:rsidRDefault="00186D28" w:rsidP="00FA7D34">
            <w:pPr>
              <w:snapToGrid w:val="0"/>
              <w:contextualSpacing/>
              <w:jc w:val="center"/>
            </w:pPr>
          </w:p>
        </w:tc>
      </w:tr>
      <w:tr w:rsidR="00B700BC" w:rsidRPr="00412B93" w14:paraId="1E8059EB" w14:textId="77777777" w:rsidTr="00A62FCF">
        <w:tc>
          <w:tcPr>
            <w:tcW w:w="416" w:type="pct"/>
            <w:vMerge/>
            <w:shd w:val="clear" w:color="auto" w:fill="auto"/>
            <w:vAlign w:val="center"/>
          </w:tcPr>
          <w:p w14:paraId="2CD31A65" w14:textId="77777777" w:rsidR="00B700BC" w:rsidRPr="00412B93" w:rsidRDefault="00B700BC" w:rsidP="00FA7D34">
            <w:pPr>
              <w:snapToGrid w:val="0"/>
              <w:contextualSpacing/>
              <w:jc w:val="center"/>
            </w:pPr>
          </w:p>
        </w:tc>
        <w:tc>
          <w:tcPr>
            <w:tcW w:w="1249" w:type="pct"/>
            <w:shd w:val="clear" w:color="auto" w:fill="auto"/>
          </w:tcPr>
          <w:p w14:paraId="39A85295" w14:textId="77777777" w:rsidR="00B700BC" w:rsidRPr="00412B93" w:rsidRDefault="00B700BC" w:rsidP="00FA7D34">
            <w:pPr>
              <w:snapToGrid w:val="0"/>
              <w:contextualSpacing/>
              <w:jc w:val="both"/>
            </w:pPr>
            <w:r w:rsidRPr="00412B93">
              <w:rPr>
                <w:rFonts w:hint="eastAsia"/>
              </w:rPr>
              <w:t>資料庫維護</w:t>
            </w:r>
          </w:p>
        </w:tc>
        <w:tc>
          <w:tcPr>
            <w:tcW w:w="667" w:type="pct"/>
            <w:shd w:val="clear" w:color="auto" w:fill="auto"/>
            <w:vAlign w:val="center"/>
          </w:tcPr>
          <w:p w14:paraId="0974F952" w14:textId="77777777" w:rsidR="00B700BC" w:rsidRPr="00412B93" w:rsidRDefault="00B700BC" w:rsidP="00FA7D34">
            <w:pPr>
              <w:snapToGrid w:val="0"/>
              <w:contextualSpacing/>
              <w:jc w:val="center"/>
            </w:pPr>
          </w:p>
        </w:tc>
        <w:tc>
          <w:tcPr>
            <w:tcW w:w="667" w:type="pct"/>
            <w:shd w:val="clear" w:color="auto" w:fill="auto"/>
            <w:vAlign w:val="center"/>
          </w:tcPr>
          <w:p w14:paraId="678D7470" w14:textId="77777777" w:rsidR="00B700BC" w:rsidRPr="00412B93" w:rsidRDefault="00B700BC" w:rsidP="00FA7D34">
            <w:pPr>
              <w:snapToGrid w:val="0"/>
              <w:contextualSpacing/>
              <w:jc w:val="center"/>
            </w:pPr>
            <w:r w:rsidRPr="00412B93">
              <w:rPr>
                <w:rFonts w:hint="eastAsia"/>
              </w:rPr>
              <w:t>●</w:t>
            </w:r>
          </w:p>
        </w:tc>
        <w:tc>
          <w:tcPr>
            <w:tcW w:w="667" w:type="pct"/>
            <w:shd w:val="clear" w:color="auto" w:fill="auto"/>
            <w:vAlign w:val="center"/>
          </w:tcPr>
          <w:p w14:paraId="38B8C8A0" w14:textId="77777777" w:rsidR="00B700BC" w:rsidRPr="00412B93" w:rsidRDefault="00B700BC" w:rsidP="00FA7D34">
            <w:pPr>
              <w:snapToGrid w:val="0"/>
              <w:contextualSpacing/>
              <w:jc w:val="center"/>
              <w:rPr>
                <w:rFonts w:cs="新細明體"/>
              </w:rPr>
            </w:pPr>
            <w:r w:rsidRPr="00412B93">
              <w:rPr>
                <w:rFonts w:ascii="新細明體" w:eastAsia="新細明體" w:hAnsi="新細明體" w:cs="新細明體" w:hint="eastAsia"/>
              </w:rPr>
              <w:t>〇</w:t>
            </w:r>
          </w:p>
        </w:tc>
        <w:tc>
          <w:tcPr>
            <w:tcW w:w="667" w:type="pct"/>
            <w:shd w:val="clear" w:color="auto" w:fill="auto"/>
            <w:vAlign w:val="center"/>
          </w:tcPr>
          <w:p w14:paraId="23F57719" w14:textId="77777777" w:rsidR="00B700BC" w:rsidRPr="00412B93" w:rsidRDefault="00B700BC" w:rsidP="00FA7D34">
            <w:pPr>
              <w:snapToGrid w:val="0"/>
              <w:contextualSpacing/>
              <w:jc w:val="center"/>
            </w:pPr>
          </w:p>
        </w:tc>
        <w:tc>
          <w:tcPr>
            <w:tcW w:w="667" w:type="pct"/>
            <w:vAlign w:val="center"/>
          </w:tcPr>
          <w:p w14:paraId="1AE6ACD0" w14:textId="77777777" w:rsidR="00B700BC" w:rsidRPr="00412B93" w:rsidRDefault="00B700BC" w:rsidP="00FA7D34">
            <w:pPr>
              <w:snapToGrid w:val="0"/>
              <w:contextualSpacing/>
              <w:jc w:val="center"/>
            </w:pPr>
          </w:p>
        </w:tc>
      </w:tr>
      <w:tr w:rsidR="00186D28" w:rsidRPr="00412B93" w14:paraId="589CFED2" w14:textId="77777777" w:rsidTr="00A62FCF">
        <w:tc>
          <w:tcPr>
            <w:tcW w:w="416" w:type="pct"/>
            <w:vMerge/>
            <w:shd w:val="clear" w:color="auto" w:fill="auto"/>
            <w:vAlign w:val="center"/>
          </w:tcPr>
          <w:p w14:paraId="3D06423F" w14:textId="77777777" w:rsidR="00186D28" w:rsidRPr="00412B93" w:rsidRDefault="00186D28" w:rsidP="00FA7D34">
            <w:pPr>
              <w:snapToGrid w:val="0"/>
              <w:contextualSpacing/>
              <w:jc w:val="center"/>
            </w:pPr>
          </w:p>
        </w:tc>
        <w:tc>
          <w:tcPr>
            <w:tcW w:w="1249" w:type="pct"/>
            <w:shd w:val="clear" w:color="auto" w:fill="auto"/>
          </w:tcPr>
          <w:p w14:paraId="3428355E" w14:textId="77777777" w:rsidR="00186D28" w:rsidRPr="00412B93" w:rsidRDefault="00186D28" w:rsidP="00FA7D34">
            <w:pPr>
              <w:snapToGrid w:val="0"/>
              <w:contextualSpacing/>
              <w:jc w:val="both"/>
            </w:pPr>
            <w:r w:rsidRPr="00412B93">
              <w:rPr>
                <w:rFonts w:hint="eastAsia"/>
              </w:rPr>
              <w:t>伺服器</w:t>
            </w:r>
            <w:r w:rsidR="0014269E" w:rsidRPr="00412B93">
              <w:rPr>
                <w:rFonts w:hint="eastAsia"/>
              </w:rPr>
              <w:t>維護</w:t>
            </w:r>
          </w:p>
        </w:tc>
        <w:tc>
          <w:tcPr>
            <w:tcW w:w="667" w:type="pct"/>
            <w:shd w:val="clear" w:color="auto" w:fill="auto"/>
            <w:vAlign w:val="center"/>
          </w:tcPr>
          <w:p w14:paraId="05941FC2" w14:textId="77777777" w:rsidR="00186D28" w:rsidRPr="00412B93" w:rsidRDefault="00186D28" w:rsidP="00FA7D34">
            <w:pPr>
              <w:snapToGrid w:val="0"/>
              <w:contextualSpacing/>
              <w:jc w:val="center"/>
            </w:pPr>
          </w:p>
        </w:tc>
        <w:tc>
          <w:tcPr>
            <w:tcW w:w="667" w:type="pct"/>
            <w:shd w:val="clear" w:color="auto" w:fill="auto"/>
            <w:vAlign w:val="center"/>
          </w:tcPr>
          <w:p w14:paraId="1E930954" w14:textId="77777777" w:rsidR="00186D28" w:rsidRPr="00412B93" w:rsidRDefault="00186D28" w:rsidP="00FA7D34">
            <w:pPr>
              <w:snapToGrid w:val="0"/>
              <w:contextualSpacing/>
              <w:jc w:val="center"/>
            </w:pPr>
            <w:r w:rsidRPr="00412B93">
              <w:rPr>
                <w:rFonts w:hint="eastAsia"/>
              </w:rPr>
              <w:t>●</w:t>
            </w:r>
          </w:p>
        </w:tc>
        <w:tc>
          <w:tcPr>
            <w:tcW w:w="667" w:type="pct"/>
            <w:shd w:val="clear" w:color="auto" w:fill="auto"/>
            <w:vAlign w:val="center"/>
          </w:tcPr>
          <w:p w14:paraId="09D9A9AB" w14:textId="77777777" w:rsidR="00186D28" w:rsidRPr="00412B93" w:rsidRDefault="00186D28" w:rsidP="00FA7D34">
            <w:pPr>
              <w:snapToGrid w:val="0"/>
              <w:contextualSpacing/>
              <w:jc w:val="center"/>
            </w:pPr>
          </w:p>
        </w:tc>
        <w:tc>
          <w:tcPr>
            <w:tcW w:w="667" w:type="pct"/>
            <w:shd w:val="clear" w:color="auto" w:fill="auto"/>
            <w:vAlign w:val="center"/>
          </w:tcPr>
          <w:p w14:paraId="7E4EC9E7" w14:textId="77777777" w:rsidR="00186D28" w:rsidRPr="00412B93" w:rsidRDefault="00186D28" w:rsidP="00FA7D34">
            <w:pPr>
              <w:snapToGrid w:val="0"/>
              <w:contextualSpacing/>
              <w:jc w:val="center"/>
            </w:pPr>
          </w:p>
        </w:tc>
        <w:tc>
          <w:tcPr>
            <w:tcW w:w="667" w:type="pct"/>
            <w:vAlign w:val="center"/>
          </w:tcPr>
          <w:p w14:paraId="2FA49962" w14:textId="77777777" w:rsidR="00186D28" w:rsidRPr="00412B93" w:rsidRDefault="00186D28" w:rsidP="00FA7D34">
            <w:pPr>
              <w:snapToGrid w:val="0"/>
              <w:contextualSpacing/>
              <w:jc w:val="center"/>
            </w:pPr>
          </w:p>
        </w:tc>
      </w:tr>
      <w:tr w:rsidR="0059469B" w:rsidRPr="00412B93" w14:paraId="69B0C142" w14:textId="77777777" w:rsidTr="00A62FCF">
        <w:tc>
          <w:tcPr>
            <w:tcW w:w="416" w:type="pct"/>
            <w:vMerge/>
            <w:shd w:val="clear" w:color="auto" w:fill="auto"/>
            <w:vAlign w:val="center"/>
          </w:tcPr>
          <w:p w14:paraId="12633A04" w14:textId="77777777" w:rsidR="0059469B" w:rsidRPr="00412B93" w:rsidRDefault="0059469B" w:rsidP="00FA7D34">
            <w:pPr>
              <w:snapToGrid w:val="0"/>
              <w:contextualSpacing/>
              <w:jc w:val="center"/>
            </w:pPr>
          </w:p>
        </w:tc>
        <w:tc>
          <w:tcPr>
            <w:tcW w:w="1249" w:type="pct"/>
            <w:shd w:val="clear" w:color="auto" w:fill="auto"/>
          </w:tcPr>
          <w:p w14:paraId="03B56886" w14:textId="4242D688" w:rsidR="0059469B" w:rsidRPr="00412B93" w:rsidRDefault="0059469B" w:rsidP="00FA7D34">
            <w:pPr>
              <w:snapToGrid w:val="0"/>
              <w:contextualSpacing/>
              <w:jc w:val="both"/>
            </w:pPr>
            <w:r w:rsidRPr="00412B93">
              <w:rPr>
                <w:rFonts w:hint="eastAsia"/>
              </w:rPr>
              <w:t>登入</w:t>
            </w:r>
          </w:p>
        </w:tc>
        <w:tc>
          <w:tcPr>
            <w:tcW w:w="667" w:type="pct"/>
            <w:shd w:val="clear" w:color="auto" w:fill="auto"/>
            <w:vAlign w:val="center"/>
          </w:tcPr>
          <w:p w14:paraId="61779194" w14:textId="77777777" w:rsidR="0059469B" w:rsidRPr="00412B93" w:rsidRDefault="0059469B" w:rsidP="00FA7D34">
            <w:pPr>
              <w:snapToGrid w:val="0"/>
              <w:contextualSpacing/>
              <w:jc w:val="center"/>
            </w:pPr>
          </w:p>
        </w:tc>
        <w:tc>
          <w:tcPr>
            <w:tcW w:w="667" w:type="pct"/>
            <w:shd w:val="clear" w:color="auto" w:fill="auto"/>
            <w:vAlign w:val="center"/>
          </w:tcPr>
          <w:p w14:paraId="4318BDBF" w14:textId="60AB3BBD" w:rsidR="0059469B" w:rsidRPr="00412B93" w:rsidRDefault="0059469B" w:rsidP="00FA7D34">
            <w:pPr>
              <w:snapToGrid w:val="0"/>
              <w:contextualSpacing/>
              <w:jc w:val="center"/>
            </w:pPr>
            <w:r w:rsidRPr="00412B93">
              <w:rPr>
                <w:rFonts w:hint="eastAsia"/>
              </w:rPr>
              <w:t>●</w:t>
            </w:r>
          </w:p>
        </w:tc>
        <w:tc>
          <w:tcPr>
            <w:tcW w:w="667" w:type="pct"/>
            <w:shd w:val="clear" w:color="auto" w:fill="auto"/>
            <w:vAlign w:val="center"/>
          </w:tcPr>
          <w:p w14:paraId="27342034" w14:textId="0CB4EA2A" w:rsidR="0059469B" w:rsidRPr="00412B93" w:rsidRDefault="0059469B"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15C4403D" w14:textId="77777777" w:rsidR="0059469B" w:rsidRPr="00412B93" w:rsidRDefault="0059469B" w:rsidP="00FA7D34">
            <w:pPr>
              <w:snapToGrid w:val="0"/>
              <w:contextualSpacing/>
              <w:jc w:val="center"/>
            </w:pPr>
          </w:p>
        </w:tc>
        <w:tc>
          <w:tcPr>
            <w:tcW w:w="667" w:type="pct"/>
            <w:vAlign w:val="center"/>
          </w:tcPr>
          <w:p w14:paraId="24E1135E" w14:textId="1387FF8A" w:rsidR="0059469B" w:rsidRPr="00412B93" w:rsidRDefault="0059469B" w:rsidP="00FA7D34">
            <w:pPr>
              <w:snapToGrid w:val="0"/>
              <w:contextualSpacing/>
              <w:jc w:val="center"/>
            </w:pPr>
            <w:r w:rsidRPr="00412B93">
              <w:rPr>
                <w:rFonts w:ascii="新細明體" w:eastAsia="新細明體" w:hAnsi="新細明體" w:cs="新細明體" w:hint="eastAsia"/>
              </w:rPr>
              <w:t>〇</w:t>
            </w:r>
          </w:p>
        </w:tc>
      </w:tr>
      <w:tr w:rsidR="00186D28" w:rsidRPr="00412B93" w14:paraId="55B072F5" w14:textId="77777777" w:rsidTr="00A62FCF">
        <w:tc>
          <w:tcPr>
            <w:tcW w:w="416" w:type="pct"/>
            <w:vMerge/>
            <w:shd w:val="clear" w:color="auto" w:fill="auto"/>
            <w:vAlign w:val="center"/>
          </w:tcPr>
          <w:p w14:paraId="19E89D4D" w14:textId="77777777" w:rsidR="00186D28" w:rsidRPr="00412B93" w:rsidRDefault="00186D28" w:rsidP="00FA7D34">
            <w:pPr>
              <w:snapToGrid w:val="0"/>
              <w:contextualSpacing/>
              <w:jc w:val="center"/>
            </w:pPr>
          </w:p>
        </w:tc>
        <w:tc>
          <w:tcPr>
            <w:tcW w:w="1249" w:type="pct"/>
            <w:shd w:val="clear" w:color="auto" w:fill="auto"/>
          </w:tcPr>
          <w:p w14:paraId="0BE752BD" w14:textId="211DF174" w:rsidR="00186D28" w:rsidRPr="00412B93" w:rsidRDefault="0054001B" w:rsidP="00FA7D34">
            <w:pPr>
              <w:snapToGrid w:val="0"/>
              <w:contextualSpacing/>
              <w:jc w:val="both"/>
            </w:pPr>
            <w:r w:rsidRPr="00412B93">
              <w:rPr>
                <w:rFonts w:hint="eastAsia"/>
              </w:rPr>
              <w:t>基本設定</w:t>
            </w:r>
          </w:p>
        </w:tc>
        <w:tc>
          <w:tcPr>
            <w:tcW w:w="667" w:type="pct"/>
            <w:shd w:val="clear" w:color="auto" w:fill="auto"/>
            <w:vAlign w:val="center"/>
          </w:tcPr>
          <w:p w14:paraId="445DE63D" w14:textId="77777777" w:rsidR="00186D28" w:rsidRPr="00412B93" w:rsidRDefault="00186D28" w:rsidP="00FA7D34">
            <w:pPr>
              <w:snapToGrid w:val="0"/>
              <w:contextualSpacing/>
              <w:jc w:val="center"/>
            </w:pPr>
          </w:p>
        </w:tc>
        <w:tc>
          <w:tcPr>
            <w:tcW w:w="667" w:type="pct"/>
            <w:shd w:val="clear" w:color="auto" w:fill="auto"/>
            <w:vAlign w:val="center"/>
          </w:tcPr>
          <w:p w14:paraId="61569A3C" w14:textId="2A04510E" w:rsidR="00186D28" w:rsidRPr="00412B93" w:rsidRDefault="005A6C39"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5267D519" w14:textId="6E03FCC0" w:rsidR="00186D28" w:rsidRPr="00412B93" w:rsidRDefault="005A6C39"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74671019" w14:textId="77777777" w:rsidR="00186D28" w:rsidRPr="00412B93" w:rsidRDefault="00186D28" w:rsidP="00FA7D34">
            <w:pPr>
              <w:snapToGrid w:val="0"/>
              <w:contextualSpacing/>
              <w:jc w:val="center"/>
            </w:pPr>
          </w:p>
        </w:tc>
        <w:tc>
          <w:tcPr>
            <w:tcW w:w="667" w:type="pct"/>
            <w:vAlign w:val="center"/>
          </w:tcPr>
          <w:p w14:paraId="30E17E21" w14:textId="77777777" w:rsidR="00186D28" w:rsidRPr="00412B93" w:rsidRDefault="0054001B" w:rsidP="00FA7D34">
            <w:pPr>
              <w:snapToGrid w:val="0"/>
              <w:contextualSpacing/>
              <w:jc w:val="center"/>
            </w:pPr>
            <w:r w:rsidRPr="00412B93">
              <w:rPr>
                <w:rFonts w:hint="eastAsia"/>
              </w:rPr>
              <w:t>●</w:t>
            </w:r>
          </w:p>
        </w:tc>
      </w:tr>
      <w:tr w:rsidR="00852E97" w:rsidRPr="00412B93" w14:paraId="0C01FCEE" w14:textId="77777777" w:rsidTr="00A62FCF">
        <w:tc>
          <w:tcPr>
            <w:tcW w:w="416" w:type="pct"/>
            <w:vMerge/>
            <w:shd w:val="clear" w:color="auto" w:fill="auto"/>
            <w:vAlign w:val="center"/>
          </w:tcPr>
          <w:p w14:paraId="5F0112BE" w14:textId="77777777" w:rsidR="00852E97" w:rsidRPr="00412B93" w:rsidRDefault="00852E97" w:rsidP="00FA7D34">
            <w:pPr>
              <w:snapToGrid w:val="0"/>
              <w:contextualSpacing/>
              <w:jc w:val="center"/>
            </w:pPr>
          </w:p>
        </w:tc>
        <w:tc>
          <w:tcPr>
            <w:tcW w:w="1249" w:type="pct"/>
            <w:shd w:val="clear" w:color="auto" w:fill="auto"/>
          </w:tcPr>
          <w:p w14:paraId="4738F0B8" w14:textId="00B1D02A" w:rsidR="00852E97" w:rsidRPr="00412B93" w:rsidRDefault="00852E97" w:rsidP="00FA7D34">
            <w:pPr>
              <w:snapToGrid w:val="0"/>
              <w:contextualSpacing/>
              <w:jc w:val="both"/>
            </w:pPr>
            <w:r w:rsidRPr="00412B93">
              <w:rPr>
                <w:rFonts w:hint="eastAsia"/>
              </w:rPr>
              <w:t>求救功能</w:t>
            </w:r>
          </w:p>
        </w:tc>
        <w:tc>
          <w:tcPr>
            <w:tcW w:w="667" w:type="pct"/>
            <w:shd w:val="clear" w:color="auto" w:fill="auto"/>
            <w:vAlign w:val="center"/>
          </w:tcPr>
          <w:p w14:paraId="6E7799AF" w14:textId="77777777" w:rsidR="00852E97" w:rsidRPr="00412B93" w:rsidRDefault="00852E97" w:rsidP="00FA7D34">
            <w:pPr>
              <w:snapToGrid w:val="0"/>
              <w:contextualSpacing/>
              <w:jc w:val="center"/>
            </w:pPr>
          </w:p>
        </w:tc>
        <w:tc>
          <w:tcPr>
            <w:tcW w:w="667" w:type="pct"/>
            <w:shd w:val="clear" w:color="auto" w:fill="auto"/>
            <w:vAlign w:val="center"/>
          </w:tcPr>
          <w:p w14:paraId="7D4FBC6A" w14:textId="44E477C5" w:rsidR="00852E97" w:rsidRPr="00412B93" w:rsidRDefault="00852E97" w:rsidP="00FA7D34">
            <w:pPr>
              <w:snapToGrid w:val="0"/>
              <w:contextualSpacing/>
              <w:jc w:val="center"/>
              <w:rPr>
                <w:rFonts w:cs="新細明體"/>
              </w:rPr>
            </w:pPr>
            <w:r w:rsidRPr="00412B93">
              <w:rPr>
                <w:rFonts w:ascii="新細明體" w:eastAsia="新細明體" w:hAnsi="新細明體" w:cs="新細明體" w:hint="eastAsia"/>
              </w:rPr>
              <w:t>〇</w:t>
            </w:r>
          </w:p>
        </w:tc>
        <w:tc>
          <w:tcPr>
            <w:tcW w:w="667" w:type="pct"/>
            <w:shd w:val="clear" w:color="auto" w:fill="auto"/>
            <w:vAlign w:val="center"/>
          </w:tcPr>
          <w:p w14:paraId="76FC39CC" w14:textId="4F619C50" w:rsidR="00852E97" w:rsidRPr="00412B93" w:rsidRDefault="00852E97" w:rsidP="00FA7D34">
            <w:pPr>
              <w:snapToGrid w:val="0"/>
              <w:contextualSpacing/>
              <w:jc w:val="center"/>
              <w:rPr>
                <w:rFonts w:cs="新細明體"/>
              </w:rPr>
            </w:pPr>
            <w:r w:rsidRPr="00412B93">
              <w:rPr>
                <w:rFonts w:hint="eastAsia"/>
              </w:rPr>
              <w:t>●</w:t>
            </w:r>
          </w:p>
        </w:tc>
        <w:tc>
          <w:tcPr>
            <w:tcW w:w="667" w:type="pct"/>
            <w:shd w:val="clear" w:color="auto" w:fill="auto"/>
            <w:vAlign w:val="center"/>
          </w:tcPr>
          <w:p w14:paraId="45423AB9" w14:textId="77777777" w:rsidR="00852E97" w:rsidRPr="00412B93" w:rsidRDefault="00852E97" w:rsidP="00FA7D34">
            <w:pPr>
              <w:snapToGrid w:val="0"/>
              <w:contextualSpacing/>
              <w:jc w:val="center"/>
            </w:pPr>
          </w:p>
        </w:tc>
        <w:tc>
          <w:tcPr>
            <w:tcW w:w="667" w:type="pct"/>
            <w:vAlign w:val="center"/>
          </w:tcPr>
          <w:p w14:paraId="18D3AF8A" w14:textId="77777777" w:rsidR="00852E97" w:rsidRPr="00412B93" w:rsidRDefault="00852E97" w:rsidP="00FA7D34">
            <w:pPr>
              <w:snapToGrid w:val="0"/>
              <w:contextualSpacing/>
              <w:jc w:val="center"/>
            </w:pPr>
          </w:p>
        </w:tc>
      </w:tr>
      <w:tr w:rsidR="00186D28" w:rsidRPr="00412B93" w14:paraId="455AA053" w14:textId="77777777" w:rsidTr="00A62FCF">
        <w:tc>
          <w:tcPr>
            <w:tcW w:w="416" w:type="pct"/>
            <w:vMerge/>
            <w:shd w:val="clear" w:color="auto" w:fill="auto"/>
            <w:vAlign w:val="center"/>
          </w:tcPr>
          <w:p w14:paraId="6D36F8F8" w14:textId="77777777" w:rsidR="00186D28" w:rsidRPr="00412B93" w:rsidRDefault="00186D28" w:rsidP="00FA7D34">
            <w:pPr>
              <w:snapToGrid w:val="0"/>
              <w:contextualSpacing/>
              <w:jc w:val="center"/>
            </w:pPr>
          </w:p>
        </w:tc>
        <w:tc>
          <w:tcPr>
            <w:tcW w:w="1249" w:type="pct"/>
            <w:shd w:val="clear" w:color="auto" w:fill="auto"/>
          </w:tcPr>
          <w:p w14:paraId="70FA255F" w14:textId="2201C948" w:rsidR="00186D28" w:rsidRPr="00412B93" w:rsidRDefault="0054001B" w:rsidP="00FA7D34">
            <w:pPr>
              <w:snapToGrid w:val="0"/>
              <w:contextualSpacing/>
              <w:jc w:val="both"/>
            </w:pPr>
            <w:r w:rsidRPr="00412B93">
              <w:rPr>
                <w:rFonts w:hint="eastAsia"/>
              </w:rPr>
              <w:t>排程設定</w:t>
            </w:r>
            <w:r w:rsidR="004137FE" w:rsidRPr="00412B93">
              <w:rPr>
                <w:rFonts w:hint="eastAsia"/>
              </w:rPr>
              <w:t>(</w:t>
            </w:r>
            <w:r w:rsidR="004137FE" w:rsidRPr="00412B93">
              <w:rPr>
                <w:rFonts w:hint="eastAsia"/>
              </w:rPr>
              <w:t>吃藥、回診、紀念日資料增刪改查</w:t>
            </w:r>
            <w:r w:rsidR="004137FE" w:rsidRPr="00412B93">
              <w:rPr>
                <w:rFonts w:hint="eastAsia"/>
              </w:rPr>
              <w:t>)</w:t>
            </w:r>
          </w:p>
        </w:tc>
        <w:tc>
          <w:tcPr>
            <w:tcW w:w="667" w:type="pct"/>
            <w:shd w:val="clear" w:color="auto" w:fill="auto"/>
            <w:vAlign w:val="center"/>
          </w:tcPr>
          <w:p w14:paraId="4778A147" w14:textId="77777777" w:rsidR="00186D28" w:rsidRPr="00412B93" w:rsidRDefault="00186D28" w:rsidP="00FA7D34">
            <w:pPr>
              <w:snapToGrid w:val="0"/>
              <w:contextualSpacing/>
              <w:jc w:val="center"/>
            </w:pPr>
          </w:p>
        </w:tc>
        <w:tc>
          <w:tcPr>
            <w:tcW w:w="667" w:type="pct"/>
            <w:shd w:val="clear" w:color="auto" w:fill="auto"/>
            <w:vAlign w:val="center"/>
          </w:tcPr>
          <w:p w14:paraId="79CFECB1" w14:textId="2F60534E" w:rsidR="00186D28" w:rsidRPr="00412B93" w:rsidRDefault="004E761C"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38B84294" w14:textId="77777777" w:rsidR="00186D28" w:rsidRPr="00412B93" w:rsidRDefault="0054001B" w:rsidP="00FA7D34">
            <w:pPr>
              <w:snapToGrid w:val="0"/>
              <w:contextualSpacing/>
              <w:jc w:val="center"/>
            </w:pPr>
            <w:r w:rsidRPr="00412B93">
              <w:rPr>
                <w:rFonts w:hint="eastAsia"/>
              </w:rPr>
              <w:t>●</w:t>
            </w:r>
          </w:p>
        </w:tc>
        <w:tc>
          <w:tcPr>
            <w:tcW w:w="667" w:type="pct"/>
            <w:shd w:val="clear" w:color="auto" w:fill="auto"/>
            <w:vAlign w:val="center"/>
          </w:tcPr>
          <w:p w14:paraId="0FDF0069" w14:textId="77777777" w:rsidR="00186D28" w:rsidRPr="00412B93" w:rsidRDefault="00186D28" w:rsidP="00FA7D34">
            <w:pPr>
              <w:snapToGrid w:val="0"/>
              <w:contextualSpacing/>
              <w:jc w:val="center"/>
            </w:pPr>
          </w:p>
        </w:tc>
        <w:tc>
          <w:tcPr>
            <w:tcW w:w="667" w:type="pct"/>
            <w:vAlign w:val="center"/>
          </w:tcPr>
          <w:p w14:paraId="791F6B0C" w14:textId="77777777" w:rsidR="00186D28" w:rsidRPr="00412B93" w:rsidRDefault="00186D28" w:rsidP="00FA7D34">
            <w:pPr>
              <w:snapToGrid w:val="0"/>
              <w:contextualSpacing/>
              <w:jc w:val="center"/>
            </w:pPr>
          </w:p>
        </w:tc>
      </w:tr>
      <w:tr w:rsidR="0054001B" w:rsidRPr="00412B93" w14:paraId="2D26E87A" w14:textId="77777777" w:rsidTr="00A62FCF">
        <w:tc>
          <w:tcPr>
            <w:tcW w:w="416" w:type="pct"/>
            <w:vMerge/>
            <w:shd w:val="clear" w:color="auto" w:fill="auto"/>
            <w:vAlign w:val="center"/>
          </w:tcPr>
          <w:p w14:paraId="40C55875" w14:textId="77777777" w:rsidR="0054001B" w:rsidRPr="00412B93" w:rsidRDefault="0054001B" w:rsidP="00FA7D34">
            <w:pPr>
              <w:snapToGrid w:val="0"/>
              <w:contextualSpacing/>
              <w:jc w:val="center"/>
            </w:pPr>
          </w:p>
        </w:tc>
        <w:tc>
          <w:tcPr>
            <w:tcW w:w="1249" w:type="pct"/>
            <w:shd w:val="clear" w:color="auto" w:fill="auto"/>
          </w:tcPr>
          <w:p w14:paraId="6DDF6534" w14:textId="77777777" w:rsidR="0054001B" w:rsidRPr="00412B93" w:rsidRDefault="0054001B" w:rsidP="00FA7D34">
            <w:pPr>
              <w:snapToGrid w:val="0"/>
              <w:contextualSpacing/>
              <w:jc w:val="both"/>
            </w:pPr>
            <w:r w:rsidRPr="00412B93">
              <w:rPr>
                <w:rFonts w:hint="eastAsia"/>
              </w:rPr>
              <w:t>資料分析</w:t>
            </w:r>
          </w:p>
        </w:tc>
        <w:tc>
          <w:tcPr>
            <w:tcW w:w="667" w:type="pct"/>
            <w:shd w:val="clear" w:color="auto" w:fill="auto"/>
            <w:vAlign w:val="center"/>
          </w:tcPr>
          <w:p w14:paraId="2E3A80E4" w14:textId="77777777" w:rsidR="0054001B" w:rsidRPr="00412B93" w:rsidRDefault="0054001B" w:rsidP="00FA7D34">
            <w:pPr>
              <w:snapToGrid w:val="0"/>
              <w:contextualSpacing/>
              <w:jc w:val="center"/>
            </w:pPr>
          </w:p>
        </w:tc>
        <w:tc>
          <w:tcPr>
            <w:tcW w:w="667" w:type="pct"/>
            <w:shd w:val="clear" w:color="auto" w:fill="auto"/>
            <w:vAlign w:val="center"/>
          </w:tcPr>
          <w:p w14:paraId="156F6E31" w14:textId="77777777" w:rsidR="0054001B" w:rsidRPr="00412B93" w:rsidRDefault="0014269E"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6EE30C97" w14:textId="77777777" w:rsidR="0054001B" w:rsidRPr="00412B93" w:rsidRDefault="0014269E" w:rsidP="00FA7D34">
            <w:pPr>
              <w:snapToGrid w:val="0"/>
              <w:contextualSpacing/>
              <w:jc w:val="center"/>
            </w:pPr>
            <w:r w:rsidRPr="00412B93">
              <w:rPr>
                <w:rFonts w:hint="eastAsia"/>
              </w:rPr>
              <w:t>●</w:t>
            </w:r>
          </w:p>
        </w:tc>
        <w:tc>
          <w:tcPr>
            <w:tcW w:w="667" w:type="pct"/>
            <w:shd w:val="clear" w:color="auto" w:fill="auto"/>
            <w:vAlign w:val="center"/>
          </w:tcPr>
          <w:p w14:paraId="1766DEF0" w14:textId="77777777" w:rsidR="0054001B" w:rsidRPr="00412B93" w:rsidRDefault="0054001B" w:rsidP="00FA7D34">
            <w:pPr>
              <w:snapToGrid w:val="0"/>
              <w:contextualSpacing/>
              <w:jc w:val="center"/>
            </w:pPr>
          </w:p>
        </w:tc>
        <w:tc>
          <w:tcPr>
            <w:tcW w:w="667" w:type="pct"/>
            <w:vAlign w:val="center"/>
          </w:tcPr>
          <w:p w14:paraId="60836E2F" w14:textId="77777777" w:rsidR="0054001B" w:rsidRPr="00412B93" w:rsidRDefault="0054001B" w:rsidP="00FA7D34">
            <w:pPr>
              <w:snapToGrid w:val="0"/>
              <w:contextualSpacing/>
              <w:jc w:val="center"/>
            </w:pPr>
          </w:p>
        </w:tc>
      </w:tr>
      <w:tr w:rsidR="0054001B" w:rsidRPr="00412B93" w14:paraId="47385AFF" w14:textId="77777777" w:rsidTr="00A62FCF">
        <w:tc>
          <w:tcPr>
            <w:tcW w:w="416" w:type="pct"/>
            <w:vMerge/>
            <w:shd w:val="clear" w:color="auto" w:fill="auto"/>
            <w:vAlign w:val="center"/>
          </w:tcPr>
          <w:p w14:paraId="48B15D45" w14:textId="77777777" w:rsidR="0054001B" w:rsidRPr="00412B93" w:rsidRDefault="0054001B" w:rsidP="00FA7D34">
            <w:pPr>
              <w:snapToGrid w:val="0"/>
              <w:contextualSpacing/>
              <w:jc w:val="center"/>
            </w:pPr>
          </w:p>
        </w:tc>
        <w:tc>
          <w:tcPr>
            <w:tcW w:w="1249" w:type="pct"/>
            <w:shd w:val="clear" w:color="auto" w:fill="auto"/>
          </w:tcPr>
          <w:p w14:paraId="57540ECF" w14:textId="77777777" w:rsidR="0054001B" w:rsidRPr="00412B93" w:rsidRDefault="0054001B" w:rsidP="00FA7D34">
            <w:pPr>
              <w:snapToGrid w:val="0"/>
              <w:contextualSpacing/>
              <w:jc w:val="both"/>
            </w:pPr>
            <w:r w:rsidRPr="00412B93">
              <w:rPr>
                <w:rFonts w:hint="eastAsia"/>
              </w:rPr>
              <w:t>語音功能</w:t>
            </w:r>
          </w:p>
        </w:tc>
        <w:tc>
          <w:tcPr>
            <w:tcW w:w="667" w:type="pct"/>
            <w:shd w:val="clear" w:color="auto" w:fill="auto"/>
            <w:vAlign w:val="center"/>
          </w:tcPr>
          <w:p w14:paraId="4EC906DF" w14:textId="77777777" w:rsidR="0054001B" w:rsidRPr="00412B93" w:rsidRDefault="0054001B" w:rsidP="00FA7D34">
            <w:pPr>
              <w:snapToGrid w:val="0"/>
              <w:contextualSpacing/>
              <w:jc w:val="center"/>
            </w:pPr>
          </w:p>
        </w:tc>
        <w:tc>
          <w:tcPr>
            <w:tcW w:w="667" w:type="pct"/>
            <w:shd w:val="clear" w:color="auto" w:fill="auto"/>
            <w:vAlign w:val="center"/>
          </w:tcPr>
          <w:p w14:paraId="11197387" w14:textId="77777777" w:rsidR="0054001B" w:rsidRPr="00412B93" w:rsidRDefault="0014269E" w:rsidP="00FA7D34">
            <w:pPr>
              <w:snapToGrid w:val="0"/>
              <w:contextualSpacing/>
              <w:jc w:val="center"/>
            </w:pPr>
            <w:r w:rsidRPr="00412B93">
              <w:rPr>
                <w:rFonts w:hint="eastAsia"/>
              </w:rPr>
              <w:t>●</w:t>
            </w:r>
          </w:p>
        </w:tc>
        <w:tc>
          <w:tcPr>
            <w:tcW w:w="667" w:type="pct"/>
            <w:shd w:val="clear" w:color="auto" w:fill="auto"/>
            <w:vAlign w:val="center"/>
          </w:tcPr>
          <w:p w14:paraId="1871C5B5" w14:textId="77777777" w:rsidR="0054001B" w:rsidRPr="00412B93" w:rsidRDefault="0054001B" w:rsidP="00FA7D34">
            <w:pPr>
              <w:snapToGrid w:val="0"/>
              <w:contextualSpacing/>
              <w:jc w:val="center"/>
            </w:pPr>
          </w:p>
        </w:tc>
        <w:tc>
          <w:tcPr>
            <w:tcW w:w="667" w:type="pct"/>
            <w:shd w:val="clear" w:color="auto" w:fill="auto"/>
            <w:vAlign w:val="center"/>
          </w:tcPr>
          <w:p w14:paraId="5FBA650D" w14:textId="77777777" w:rsidR="0054001B" w:rsidRPr="00412B93" w:rsidRDefault="0054001B" w:rsidP="00FA7D34">
            <w:pPr>
              <w:snapToGrid w:val="0"/>
              <w:contextualSpacing/>
              <w:jc w:val="center"/>
            </w:pPr>
          </w:p>
        </w:tc>
        <w:tc>
          <w:tcPr>
            <w:tcW w:w="667" w:type="pct"/>
            <w:vAlign w:val="center"/>
          </w:tcPr>
          <w:p w14:paraId="0CC39BB0" w14:textId="77777777" w:rsidR="0054001B" w:rsidRPr="00412B93" w:rsidRDefault="0054001B" w:rsidP="00FA7D34">
            <w:pPr>
              <w:snapToGrid w:val="0"/>
              <w:contextualSpacing/>
              <w:jc w:val="center"/>
            </w:pPr>
          </w:p>
        </w:tc>
      </w:tr>
      <w:tr w:rsidR="00186D28" w:rsidRPr="00412B93" w14:paraId="6E22971A" w14:textId="77777777" w:rsidTr="00A62FCF">
        <w:tc>
          <w:tcPr>
            <w:tcW w:w="416" w:type="pct"/>
            <w:vMerge w:val="restart"/>
            <w:shd w:val="clear" w:color="auto" w:fill="auto"/>
            <w:vAlign w:val="center"/>
          </w:tcPr>
          <w:p w14:paraId="3895B7AA" w14:textId="77777777" w:rsidR="00186D28" w:rsidRPr="00412B93" w:rsidRDefault="00186D28" w:rsidP="00FA7D34">
            <w:pPr>
              <w:snapToGrid w:val="0"/>
              <w:contextualSpacing/>
              <w:jc w:val="center"/>
            </w:pPr>
            <w:r w:rsidRPr="00412B93">
              <w:rPr>
                <w:rFonts w:hint="eastAsia"/>
              </w:rPr>
              <w:t>前端開發</w:t>
            </w:r>
          </w:p>
        </w:tc>
        <w:tc>
          <w:tcPr>
            <w:tcW w:w="1249" w:type="pct"/>
            <w:shd w:val="clear" w:color="auto" w:fill="auto"/>
          </w:tcPr>
          <w:p w14:paraId="62B3D749" w14:textId="77777777" w:rsidR="00186D28" w:rsidRPr="00412B93" w:rsidRDefault="004446A1" w:rsidP="00FA7D34">
            <w:pPr>
              <w:snapToGrid w:val="0"/>
              <w:contextualSpacing/>
              <w:jc w:val="both"/>
            </w:pPr>
            <w:r w:rsidRPr="00412B93">
              <w:rPr>
                <w:rFonts w:hint="eastAsia"/>
              </w:rPr>
              <w:t>基本設定</w:t>
            </w:r>
          </w:p>
        </w:tc>
        <w:tc>
          <w:tcPr>
            <w:tcW w:w="667" w:type="pct"/>
            <w:shd w:val="clear" w:color="auto" w:fill="auto"/>
            <w:vAlign w:val="center"/>
          </w:tcPr>
          <w:p w14:paraId="28570641" w14:textId="77777777" w:rsidR="00186D28" w:rsidRPr="00412B93" w:rsidRDefault="004446A1" w:rsidP="00FA7D34">
            <w:pPr>
              <w:snapToGrid w:val="0"/>
              <w:contextualSpacing/>
              <w:jc w:val="center"/>
            </w:pPr>
            <w:r w:rsidRPr="00412B93">
              <w:rPr>
                <w:rFonts w:hint="eastAsia"/>
              </w:rPr>
              <w:t>●</w:t>
            </w:r>
          </w:p>
        </w:tc>
        <w:tc>
          <w:tcPr>
            <w:tcW w:w="667" w:type="pct"/>
            <w:shd w:val="clear" w:color="auto" w:fill="auto"/>
            <w:vAlign w:val="center"/>
          </w:tcPr>
          <w:p w14:paraId="2D97B352" w14:textId="77777777" w:rsidR="00186D28" w:rsidRPr="00412B93" w:rsidRDefault="00186D28" w:rsidP="00FA7D34">
            <w:pPr>
              <w:snapToGrid w:val="0"/>
              <w:contextualSpacing/>
              <w:jc w:val="center"/>
            </w:pPr>
          </w:p>
        </w:tc>
        <w:tc>
          <w:tcPr>
            <w:tcW w:w="667" w:type="pct"/>
            <w:shd w:val="clear" w:color="auto" w:fill="auto"/>
            <w:vAlign w:val="center"/>
          </w:tcPr>
          <w:p w14:paraId="2FC7241C" w14:textId="77777777" w:rsidR="00186D28" w:rsidRPr="00412B93" w:rsidRDefault="00186D28" w:rsidP="00FA7D34">
            <w:pPr>
              <w:snapToGrid w:val="0"/>
              <w:contextualSpacing/>
              <w:jc w:val="center"/>
            </w:pPr>
          </w:p>
        </w:tc>
        <w:tc>
          <w:tcPr>
            <w:tcW w:w="667" w:type="pct"/>
            <w:shd w:val="clear" w:color="auto" w:fill="auto"/>
            <w:vAlign w:val="center"/>
          </w:tcPr>
          <w:p w14:paraId="05C11F6A" w14:textId="77777777" w:rsidR="00186D28" w:rsidRPr="00412B93" w:rsidRDefault="00186D28" w:rsidP="00FA7D34">
            <w:pPr>
              <w:snapToGrid w:val="0"/>
              <w:contextualSpacing/>
              <w:jc w:val="center"/>
            </w:pPr>
          </w:p>
        </w:tc>
        <w:tc>
          <w:tcPr>
            <w:tcW w:w="667" w:type="pct"/>
            <w:vAlign w:val="center"/>
          </w:tcPr>
          <w:p w14:paraId="5CDEE5CB" w14:textId="77777777" w:rsidR="00186D28" w:rsidRPr="00412B93" w:rsidRDefault="00186D28" w:rsidP="00FA7D34">
            <w:pPr>
              <w:snapToGrid w:val="0"/>
              <w:contextualSpacing/>
              <w:jc w:val="center"/>
            </w:pPr>
          </w:p>
        </w:tc>
      </w:tr>
      <w:tr w:rsidR="00186D28" w:rsidRPr="00412B93" w14:paraId="77697D04" w14:textId="77777777" w:rsidTr="00A62FCF">
        <w:tc>
          <w:tcPr>
            <w:tcW w:w="416" w:type="pct"/>
            <w:vMerge/>
            <w:shd w:val="clear" w:color="auto" w:fill="auto"/>
            <w:vAlign w:val="center"/>
          </w:tcPr>
          <w:p w14:paraId="400BB209" w14:textId="77777777" w:rsidR="00186D28" w:rsidRPr="00412B93" w:rsidRDefault="00186D28" w:rsidP="00FA7D34">
            <w:pPr>
              <w:snapToGrid w:val="0"/>
              <w:contextualSpacing/>
              <w:jc w:val="center"/>
            </w:pPr>
          </w:p>
        </w:tc>
        <w:tc>
          <w:tcPr>
            <w:tcW w:w="1249" w:type="pct"/>
            <w:shd w:val="clear" w:color="auto" w:fill="auto"/>
          </w:tcPr>
          <w:p w14:paraId="1BB9EB33" w14:textId="41882F24" w:rsidR="00186D28" w:rsidRPr="00412B93" w:rsidRDefault="004137FE" w:rsidP="00FA7D34">
            <w:pPr>
              <w:snapToGrid w:val="0"/>
              <w:contextualSpacing/>
              <w:jc w:val="both"/>
            </w:pPr>
            <w:r w:rsidRPr="00412B93">
              <w:rPr>
                <w:rFonts w:hint="eastAsia"/>
              </w:rPr>
              <w:t>排程設定</w:t>
            </w:r>
            <w:r w:rsidRPr="00412B93">
              <w:rPr>
                <w:rFonts w:hint="eastAsia"/>
              </w:rPr>
              <w:t>(</w:t>
            </w:r>
            <w:r w:rsidRPr="00412B93">
              <w:rPr>
                <w:rFonts w:hint="eastAsia"/>
              </w:rPr>
              <w:t>吃藥、回診、紀念日</w:t>
            </w:r>
            <w:r w:rsidRPr="00412B93">
              <w:rPr>
                <w:rFonts w:hint="eastAsia"/>
              </w:rPr>
              <w:t>)</w:t>
            </w:r>
          </w:p>
        </w:tc>
        <w:tc>
          <w:tcPr>
            <w:tcW w:w="667" w:type="pct"/>
            <w:shd w:val="clear" w:color="auto" w:fill="auto"/>
            <w:vAlign w:val="center"/>
          </w:tcPr>
          <w:p w14:paraId="4680B488" w14:textId="77777777" w:rsidR="00186D28" w:rsidRPr="00412B93" w:rsidRDefault="00186D28" w:rsidP="00FA7D34">
            <w:pPr>
              <w:snapToGrid w:val="0"/>
              <w:contextualSpacing/>
              <w:jc w:val="center"/>
            </w:pPr>
          </w:p>
        </w:tc>
        <w:tc>
          <w:tcPr>
            <w:tcW w:w="667" w:type="pct"/>
            <w:shd w:val="clear" w:color="auto" w:fill="auto"/>
            <w:vAlign w:val="center"/>
          </w:tcPr>
          <w:p w14:paraId="529A974D" w14:textId="77777777" w:rsidR="00186D28" w:rsidRPr="00412B93" w:rsidRDefault="00186D28" w:rsidP="00FA7D34">
            <w:pPr>
              <w:snapToGrid w:val="0"/>
              <w:contextualSpacing/>
              <w:jc w:val="center"/>
            </w:pPr>
          </w:p>
        </w:tc>
        <w:tc>
          <w:tcPr>
            <w:tcW w:w="667" w:type="pct"/>
            <w:shd w:val="clear" w:color="auto" w:fill="auto"/>
            <w:vAlign w:val="center"/>
          </w:tcPr>
          <w:p w14:paraId="0FAB5345" w14:textId="77777777" w:rsidR="00186D28" w:rsidRPr="00412B93" w:rsidRDefault="00186D28" w:rsidP="00FA7D34">
            <w:pPr>
              <w:snapToGrid w:val="0"/>
              <w:contextualSpacing/>
              <w:jc w:val="center"/>
            </w:pPr>
          </w:p>
        </w:tc>
        <w:tc>
          <w:tcPr>
            <w:tcW w:w="667" w:type="pct"/>
            <w:shd w:val="clear" w:color="auto" w:fill="auto"/>
            <w:vAlign w:val="center"/>
          </w:tcPr>
          <w:p w14:paraId="3AA63FEE" w14:textId="77777777" w:rsidR="00186D28" w:rsidRPr="00412B93" w:rsidRDefault="004446A1" w:rsidP="00FA7D34">
            <w:pPr>
              <w:snapToGrid w:val="0"/>
              <w:contextualSpacing/>
              <w:jc w:val="center"/>
            </w:pPr>
            <w:r w:rsidRPr="00412B93">
              <w:rPr>
                <w:rFonts w:hint="eastAsia"/>
              </w:rPr>
              <w:t>●</w:t>
            </w:r>
          </w:p>
        </w:tc>
        <w:tc>
          <w:tcPr>
            <w:tcW w:w="667" w:type="pct"/>
            <w:vAlign w:val="center"/>
          </w:tcPr>
          <w:p w14:paraId="16EF5A57" w14:textId="77777777" w:rsidR="00186D28" w:rsidRPr="00412B93" w:rsidRDefault="00186D28" w:rsidP="00FA7D34">
            <w:pPr>
              <w:snapToGrid w:val="0"/>
              <w:contextualSpacing/>
              <w:jc w:val="center"/>
            </w:pPr>
          </w:p>
        </w:tc>
      </w:tr>
      <w:tr w:rsidR="004446A1" w:rsidRPr="00412B93" w14:paraId="5D2B9F3B" w14:textId="77777777" w:rsidTr="00A62FCF">
        <w:tc>
          <w:tcPr>
            <w:tcW w:w="416" w:type="pct"/>
            <w:vMerge w:val="restart"/>
            <w:shd w:val="clear" w:color="auto" w:fill="auto"/>
            <w:vAlign w:val="center"/>
          </w:tcPr>
          <w:p w14:paraId="24EDF240" w14:textId="77777777" w:rsidR="004446A1" w:rsidRPr="00412B93" w:rsidRDefault="004446A1" w:rsidP="00FA7D34">
            <w:pPr>
              <w:snapToGrid w:val="0"/>
              <w:contextualSpacing/>
              <w:jc w:val="center"/>
            </w:pPr>
            <w:r w:rsidRPr="00412B93">
              <w:rPr>
                <w:rFonts w:hint="eastAsia"/>
              </w:rPr>
              <w:t>硬體開發</w:t>
            </w:r>
          </w:p>
        </w:tc>
        <w:tc>
          <w:tcPr>
            <w:tcW w:w="1249" w:type="pct"/>
            <w:shd w:val="clear" w:color="auto" w:fill="auto"/>
          </w:tcPr>
          <w:p w14:paraId="57733506" w14:textId="6D8A3271" w:rsidR="004446A1" w:rsidRPr="00412B93" w:rsidRDefault="00F1240C" w:rsidP="00FA7D34">
            <w:pPr>
              <w:snapToGrid w:val="0"/>
              <w:contextualSpacing/>
              <w:jc w:val="both"/>
            </w:pPr>
            <w:r w:rsidRPr="00412B93">
              <w:rPr>
                <w:rFonts w:hint="eastAsia"/>
              </w:rPr>
              <w:t>連接</w:t>
            </w:r>
          </w:p>
        </w:tc>
        <w:tc>
          <w:tcPr>
            <w:tcW w:w="667" w:type="pct"/>
            <w:shd w:val="clear" w:color="auto" w:fill="auto"/>
            <w:vAlign w:val="center"/>
          </w:tcPr>
          <w:p w14:paraId="79C614B9" w14:textId="77777777" w:rsidR="004446A1" w:rsidRPr="00412B93" w:rsidRDefault="004446A1" w:rsidP="00FA7D34">
            <w:pPr>
              <w:snapToGrid w:val="0"/>
              <w:contextualSpacing/>
              <w:jc w:val="center"/>
            </w:pPr>
          </w:p>
        </w:tc>
        <w:tc>
          <w:tcPr>
            <w:tcW w:w="667" w:type="pct"/>
            <w:shd w:val="clear" w:color="auto" w:fill="auto"/>
            <w:vAlign w:val="center"/>
          </w:tcPr>
          <w:p w14:paraId="3F15EC7A" w14:textId="77777777" w:rsidR="004446A1" w:rsidRPr="00412B93" w:rsidRDefault="0014269E" w:rsidP="00FA7D34">
            <w:pPr>
              <w:snapToGrid w:val="0"/>
              <w:contextualSpacing/>
              <w:jc w:val="center"/>
            </w:pPr>
            <w:r w:rsidRPr="00412B93">
              <w:rPr>
                <w:rFonts w:hint="eastAsia"/>
              </w:rPr>
              <w:t>●</w:t>
            </w:r>
          </w:p>
        </w:tc>
        <w:tc>
          <w:tcPr>
            <w:tcW w:w="667" w:type="pct"/>
            <w:shd w:val="clear" w:color="auto" w:fill="auto"/>
            <w:vAlign w:val="center"/>
          </w:tcPr>
          <w:p w14:paraId="471DD41E" w14:textId="77777777" w:rsidR="004446A1" w:rsidRPr="00412B93" w:rsidRDefault="0014269E" w:rsidP="00FA7D34">
            <w:pPr>
              <w:snapToGrid w:val="0"/>
              <w:contextualSpacing/>
              <w:jc w:val="center"/>
              <w:rPr>
                <w:b/>
                <w:bCs/>
              </w:rPr>
            </w:pPr>
            <w:r w:rsidRPr="00412B93">
              <w:rPr>
                <w:rFonts w:ascii="新細明體" w:eastAsia="新細明體" w:hAnsi="新細明體" w:cs="新細明體" w:hint="eastAsia"/>
              </w:rPr>
              <w:t>〇</w:t>
            </w:r>
          </w:p>
        </w:tc>
        <w:tc>
          <w:tcPr>
            <w:tcW w:w="667" w:type="pct"/>
            <w:shd w:val="clear" w:color="auto" w:fill="auto"/>
            <w:vAlign w:val="center"/>
          </w:tcPr>
          <w:p w14:paraId="5E5F6DE5" w14:textId="77777777" w:rsidR="004446A1" w:rsidRPr="00412B93" w:rsidRDefault="004446A1" w:rsidP="00FA7D34">
            <w:pPr>
              <w:snapToGrid w:val="0"/>
              <w:contextualSpacing/>
              <w:jc w:val="center"/>
            </w:pPr>
          </w:p>
        </w:tc>
        <w:tc>
          <w:tcPr>
            <w:tcW w:w="667" w:type="pct"/>
            <w:vAlign w:val="center"/>
          </w:tcPr>
          <w:p w14:paraId="0E07D2B8" w14:textId="77777777" w:rsidR="004446A1" w:rsidRPr="00412B93" w:rsidRDefault="0014269E" w:rsidP="00FA7D34">
            <w:pPr>
              <w:snapToGrid w:val="0"/>
              <w:contextualSpacing/>
              <w:jc w:val="center"/>
            </w:pPr>
            <w:r w:rsidRPr="00412B93">
              <w:rPr>
                <w:rFonts w:ascii="新細明體" w:eastAsia="新細明體" w:hAnsi="新細明體" w:cs="新細明體" w:hint="eastAsia"/>
              </w:rPr>
              <w:t>〇</w:t>
            </w:r>
          </w:p>
        </w:tc>
      </w:tr>
      <w:tr w:rsidR="0014269E" w:rsidRPr="00412B93" w14:paraId="52EE59C3" w14:textId="77777777" w:rsidTr="00A62FCF">
        <w:tc>
          <w:tcPr>
            <w:tcW w:w="416" w:type="pct"/>
            <w:vMerge/>
            <w:shd w:val="clear" w:color="auto" w:fill="auto"/>
            <w:vAlign w:val="center"/>
          </w:tcPr>
          <w:p w14:paraId="6D8871B9" w14:textId="77777777" w:rsidR="0014269E" w:rsidRPr="00412B93" w:rsidRDefault="0014269E" w:rsidP="00FA7D34">
            <w:pPr>
              <w:snapToGrid w:val="0"/>
              <w:contextualSpacing/>
              <w:jc w:val="center"/>
            </w:pPr>
          </w:p>
        </w:tc>
        <w:tc>
          <w:tcPr>
            <w:tcW w:w="1249" w:type="pct"/>
            <w:shd w:val="clear" w:color="auto" w:fill="auto"/>
          </w:tcPr>
          <w:p w14:paraId="267FB780" w14:textId="69BE047F" w:rsidR="0014269E" w:rsidRPr="00412B93" w:rsidRDefault="00F1240C" w:rsidP="00FA7D34">
            <w:pPr>
              <w:snapToGrid w:val="0"/>
              <w:contextualSpacing/>
              <w:jc w:val="both"/>
            </w:pPr>
            <w:r w:rsidRPr="00412B93">
              <w:rPr>
                <w:rFonts w:hint="eastAsia"/>
              </w:rPr>
              <w:t>開發</w:t>
            </w:r>
          </w:p>
        </w:tc>
        <w:tc>
          <w:tcPr>
            <w:tcW w:w="667" w:type="pct"/>
            <w:shd w:val="clear" w:color="auto" w:fill="auto"/>
            <w:vAlign w:val="center"/>
          </w:tcPr>
          <w:p w14:paraId="0CAF758E" w14:textId="77777777" w:rsidR="0014269E" w:rsidRPr="00412B93" w:rsidRDefault="0014269E" w:rsidP="00FA7D34">
            <w:pPr>
              <w:snapToGrid w:val="0"/>
              <w:contextualSpacing/>
              <w:jc w:val="center"/>
            </w:pPr>
          </w:p>
        </w:tc>
        <w:tc>
          <w:tcPr>
            <w:tcW w:w="667" w:type="pct"/>
            <w:shd w:val="clear" w:color="auto" w:fill="auto"/>
            <w:vAlign w:val="center"/>
          </w:tcPr>
          <w:p w14:paraId="423D8A13" w14:textId="77777777" w:rsidR="0014269E" w:rsidRPr="00412B93" w:rsidRDefault="0014269E" w:rsidP="00FA7D34">
            <w:pPr>
              <w:snapToGrid w:val="0"/>
              <w:contextualSpacing/>
              <w:jc w:val="center"/>
            </w:pPr>
            <w:r w:rsidRPr="00412B93">
              <w:rPr>
                <w:rFonts w:hint="eastAsia"/>
              </w:rPr>
              <w:t>●</w:t>
            </w:r>
          </w:p>
        </w:tc>
        <w:tc>
          <w:tcPr>
            <w:tcW w:w="667" w:type="pct"/>
            <w:shd w:val="clear" w:color="auto" w:fill="auto"/>
            <w:vAlign w:val="center"/>
          </w:tcPr>
          <w:p w14:paraId="4DE6CB4D" w14:textId="77777777" w:rsidR="0014269E" w:rsidRPr="00412B93" w:rsidRDefault="0014269E" w:rsidP="00FA7D34">
            <w:pPr>
              <w:snapToGrid w:val="0"/>
              <w:contextualSpacing/>
              <w:jc w:val="center"/>
              <w:rPr>
                <w:b/>
                <w:bCs/>
              </w:rPr>
            </w:pPr>
            <w:r w:rsidRPr="00412B93">
              <w:rPr>
                <w:rFonts w:ascii="新細明體" w:eastAsia="新細明體" w:hAnsi="新細明體" w:cs="新細明體" w:hint="eastAsia"/>
              </w:rPr>
              <w:t>〇</w:t>
            </w:r>
          </w:p>
        </w:tc>
        <w:tc>
          <w:tcPr>
            <w:tcW w:w="667" w:type="pct"/>
            <w:shd w:val="clear" w:color="auto" w:fill="auto"/>
            <w:vAlign w:val="center"/>
          </w:tcPr>
          <w:p w14:paraId="2A121EFE" w14:textId="77777777" w:rsidR="0014269E" w:rsidRPr="00412B93" w:rsidRDefault="0014269E" w:rsidP="00FA7D34">
            <w:pPr>
              <w:snapToGrid w:val="0"/>
              <w:contextualSpacing/>
              <w:jc w:val="center"/>
            </w:pPr>
          </w:p>
        </w:tc>
        <w:tc>
          <w:tcPr>
            <w:tcW w:w="667" w:type="pct"/>
            <w:vAlign w:val="center"/>
          </w:tcPr>
          <w:p w14:paraId="143BBDD5" w14:textId="39BF6842" w:rsidR="0014269E" w:rsidRPr="00412B93" w:rsidRDefault="0014269E" w:rsidP="00FA7D34">
            <w:pPr>
              <w:snapToGrid w:val="0"/>
              <w:contextualSpacing/>
              <w:jc w:val="center"/>
            </w:pPr>
          </w:p>
        </w:tc>
      </w:tr>
      <w:tr w:rsidR="00D77E30" w:rsidRPr="00412B93" w14:paraId="77D7D181" w14:textId="77777777" w:rsidTr="00A62FCF">
        <w:tc>
          <w:tcPr>
            <w:tcW w:w="416" w:type="pct"/>
            <w:vMerge/>
            <w:shd w:val="clear" w:color="auto" w:fill="auto"/>
            <w:vAlign w:val="center"/>
          </w:tcPr>
          <w:p w14:paraId="71CA58CD" w14:textId="77777777" w:rsidR="00D77E30" w:rsidRPr="00412B93" w:rsidRDefault="00D77E30" w:rsidP="00FA7D34">
            <w:pPr>
              <w:snapToGrid w:val="0"/>
              <w:contextualSpacing/>
              <w:jc w:val="center"/>
            </w:pPr>
          </w:p>
        </w:tc>
        <w:tc>
          <w:tcPr>
            <w:tcW w:w="1249" w:type="pct"/>
            <w:shd w:val="clear" w:color="auto" w:fill="auto"/>
          </w:tcPr>
          <w:p w14:paraId="7ABDAFC6" w14:textId="60A2049E" w:rsidR="00D77E30" w:rsidRPr="00412B93" w:rsidRDefault="00D77E30" w:rsidP="00FA7D34">
            <w:pPr>
              <w:snapToGrid w:val="0"/>
              <w:contextualSpacing/>
              <w:jc w:val="both"/>
            </w:pPr>
            <w:r w:rsidRPr="00412B93">
              <w:rPr>
                <w:rFonts w:hint="eastAsia"/>
              </w:rPr>
              <w:t>定位</w:t>
            </w:r>
          </w:p>
        </w:tc>
        <w:tc>
          <w:tcPr>
            <w:tcW w:w="667" w:type="pct"/>
            <w:shd w:val="clear" w:color="auto" w:fill="auto"/>
            <w:vAlign w:val="center"/>
          </w:tcPr>
          <w:p w14:paraId="5A0D3025" w14:textId="77777777" w:rsidR="00D77E30" w:rsidRPr="00412B93" w:rsidRDefault="00D77E30" w:rsidP="00FA7D34">
            <w:pPr>
              <w:snapToGrid w:val="0"/>
              <w:contextualSpacing/>
              <w:jc w:val="center"/>
            </w:pPr>
          </w:p>
        </w:tc>
        <w:tc>
          <w:tcPr>
            <w:tcW w:w="667" w:type="pct"/>
            <w:shd w:val="clear" w:color="auto" w:fill="auto"/>
            <w:vAlign w:val="center"/>
          </w:tcPr>
          <w:p w14:paraId="46FCE6F7" w14:textId="77777777" w:rsidR="00D77E30" w:rsidRPr="00412B93" w:rsidRDefault="00D77E30" w:rsidP="00FA7D34">
            <w:pPr>
              <w:snapToGrid w:val="0"/>
              <w:contextualSpacing/>
              <w:jc w:val="center"/>
            </w:pPr>
          </w:p>
        </w:tc>
        <w:tc>
          <w:tcPr>
            <w:tcW w:w="667" w:type="pct"/>
            <w:shd w:val="clear" w:color="auto" w:fill="auto"/>
            <w:vAlign w:val="center"/>
          </w:tcPr>
          <w:p w14:paraId="6F355E4E" w14:textId="77777777" w:rsidR="00D77E30" w:rsidRPr="00412B93" w:rsidRDefault="00D77E30" w:rsidP="00FA7D34">
            <w:pPr>
              <w:snapToGrid w:val="0"/>
              <w:contextualSpacing/>
              <w:jc w:val="center"/>
              <w:rPr>
                <w:rFonts w:cs="新細明體"/>
              </w:rPr>
            </w:pPr>
          </w:p>
        </w:tc>
        <w:tc>
          <w:tcPr>
            <w:tcW w:w="667" w:type="pct"/>
            <w:shd w:val="clear" w:color="auto" w:fill="auto"/>
            <w:vAlign w:val="center"/>
          </w:tcPr>
          <w:p w14:paraId="6D6FC899" w14:textId="77777777" w:rsidR="00D77E30" w:rsidRPr="00412B93" w:rsidRDefault="00D77E30" w:rsidP="00FA7D34">
            <w:pPr>
              <w:snapToGrid w:val="0"/>
              <w:contextualSpacing/>
              <w:jc w:val="center"/>
            </w:pPr>
          </w:p>
        </w:tc>
        <w:tc>
          <w:tcPr>
            <w:tcW w:w="667" w:type="pct"/>
            <w:vAlign w:val="center"/>
          </w:tcPr>
          <w:p w14:paraId="746F95EE" w14:textId="73B06BC8" w:rsidR="00D77E30" w:rsidRPr="00412B93" w:rsidRDefault="008B5C45" w:rsidP="00FA7D34">
            <w:pPr>
              <w:snapToGrid w:val="0"/>
              <w:contextualSpacing/>
              <w:jc w:val="center"/>
            </w:pPr>
            <w:r w:rsidRPr="00412B93">
              <w:rPr>
                <w:rFonts w:hint="eastAsia"/>
              </w:rPr>
              <w:t>●</w:t>
            </w:r>
          </w:p>
        </w:tc>
      </w:tr>
      <w:tr w:rsidR="0014269E" w:rsidRPr="00412B93" w14:paraId="616446D6" w14:textId="77777777" w:rsidTr="00A62FCF">
        <w:tc>
          <w:tcPr>
            <w:tcW w:w="416" w:type="pct"/>
            <w:vMerge/>
            <w:shd w:val="clear" w:color="auto" w:fill="auto"/>
            <w:vAlign w:val="center"/>
          </w:tcPr>
          <w:p w14:paraId="1CF66F53" w14:textId="77777777" w:rsidR="0014269E" w:rsidRPr="00412B93" w:rsidRDefault="0014269E" w:rsidP="00FA7D34">
            <w:pPr>
              <w:snapToGrid w:val="0"/>
              <w:contextualSpacing/>
              <w:jc w:val="center"/>
            </w:pPr>
          </w:p>
        </w:tc>
        <w:tc>
          <w:tcPr>
            <w:tcW w:w="1249" w:type="pct"/>
            <w:shd w:val="clear" w:color="auto" w:fill="auto"/>
          </w:tcPr>
          <w:p w14:paraId="351982B1" w14:textId="77777777" w:rsidR="0014269E" w:rsidRPr="00412B93" w:rsidRDefault="0014269E" w:rsidP="00FA7D34">
            <w:pPr>
              <w:snapToGrid w:val="0"/>
              <w:contextualSpacing/>
              <w:jc w:val="both"/>
            </w:pPr>
            <w:r w:rsidRPr="00412B93">
              <w:rPr>
                <w:rFonts w:cs="BiauKai" w:hint="eastAsia"/>
                <w:color w:val="000000"/>
                <w:kern w:val="0"/>
                <w14:ligatures w14:val="standardContextual"/>
              </w:rPr>
              <w:t>組裝</w:t>
            </w:r>
          </w:p>
        </w:tc>
        <w:tc>
          <w:tcPr>
            <w:tcW w:w="667" w:type="pct"/>
            <w:shd w:val="clear" w:color="auto" w:fill="auto"/>
            <w:vAlign w:val="center"/>
          </w:tcPr>
          <w:p w14:paraId="2EB79B57" w14:textId="0185C590" w:rsidR="0014269E" w:rsidRPr="00412B93" w:rsidRDefault="0014269E" w:rsidP="00FA7D34">
            <w:pPr>
              <w:snapToGrid w:val="0"/>
              <w:contextualSpacing/>
              <w:jc w:val="center"/>
            </w:pPr>
          </w:p>
        </w:tc>
        <w:tc>
          <w:tcPr>
            <w:tcW w:w="667" w:type="pct"/>
            <w:shd w:val="clear" w:color="auto" w:fill="auto"/>
            <w:vAlign w:val="center"/>
          </w:tcPr>
          <w:p w14:paraId="54CF26AE" w14:textId="5F5DB37E" w:rsidR="0014269E" w:rsidRPr="00412B93" w:rsidRDefault="00755811" w:rsidP="00FA7D34">
            <w:pPr>
              <w:snapToGrid w:val="0"/>
              <w:contextualSpacing/>
              <w:jc w:val="center"/>
            </w:pPr>
            <w:r w:rsidRPr="00412B93">
              <w:rPr>
                <w:rFonts w:hint="eastAsia"/>
              </w:rPr>
              <w:t>●</w:t>
            </w:r>
          </w:p>
        </w:tc>
        <w:tc>
          <w:tcPr>
            <w:tcW w:w="667" w:type="pct"/>
            <w:shd w:val="clear" w:color="auto" w:fill="auto"/>
            <w:vAlign w:val="center"/>
          </w:tcPr>
          <w:p w14:paraId="2A0BC564" w14:textId="28BBDF89" w:rsidR="0014269E" w:rsidRPr="00412B93" w:rsidRDefault="00755811"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20A0618D" w14:textId="77777777" w:rsidR="0014269E" w:rsidRPr="00412B93" w:rsidRDefault="0014269E" w:rsidP="00FA7D34">
            <w:pPr>
              <w:snapToGrid w:val="0"/>
              <w:contextualSpacing/>
              <w:jc w:val="center"/>
            </w:pPr>
          </w:p>
        </w:tc>
        <w:tc>
          <w:tcPr>
            <w:tcW w:w="667" w:type="pct"/>
            <w:vAlign w:val="center"/>
          </w:tcPr>
          <w:p w14:paraId="43CB17FE" w14:textId="77777777" w:rsidR="0014269E" w:rsidRPr="00412B93" w:rsidRDefault="0014269E" w:rsidP="00FA7D34">
            <w:pPr>
              <w:snapToGrid w:val="0"/>
              <w:contextualSpacing/>
              <w:jc w:val="center"/>
            </w:pPr>
          </w:p>
        </w:tc>
      </w:tr>
      <w:tr w:rsidR="0014269E" w:rsidRPr="00412B93" w14:paraId="711ED9E7" w14:textId="77777777" w:rsidTr="00A62FCF">
        <w:tc>
          <w:tcPr>
            <w:tcW w:w="416" w:type="pct"/>
            <w:vMerge w:val="restart"/>
            <w:shd w:val="clear" w:color="auto" w:fill="auto"/>
            <w:vAlign w:val="center"/>
          </w:tcPr>
          <w:p w14:paraId="5EFE583B" w14:textId="77777777" w:rsidR="0014269E" w:rsidRPr="00412B93" w:rsidRDefault="0014269E" w:rsidP="00FA7D34">
            <w:pPr>
              <w:snapToGrid w:val="0"/>
              <w:contextualSpacing/>
              <w:jc w:val="center"/>
            </w:pPr>
            <w:r w:rsidRPr="00412B93">
              <w:rPr>
                <w:rFonts w:hint="eastAsia"/>
              </w:rPr>
              <w:t>美術設計</w:t>
            </w:r>
          </w:p>
        </w:tc>
        <w:tc>
          <w:tcPr>
            <w:tcW w:w="1249" w:type="pct"/>
            <w:shd w:val="clear" w:color="auto" w:fill="auto"/>
            <w:vAlign w:val="center"/>
          </w:tcPr>
          <w:p w14:paraId="5E8BBD21" w14:textId="77777777" w:rsidR="0014269E" w:rsidRPr="00412B93" w:rsidRDefault="0014269E" w:rsidP="00FA7D34">
            <w:pPr>
              <w:snapToGrid w:val="0"/>
              <w:contextualSpacing/>
              <w:jc w:val="both"/>
            </w:pPr>
            <w:r w:rsidRPr="00412B93">
              <w:rPr>
                <w:rFonts w:hint="eastAsia"/>
              </w:rPr>
              <w:t>UI/</w:t>
            </w:r>
            <w:r w:rsidRPr="00412B93">
              <w:t xml:space="preserve"> UX</w:t>
            </w:r>
          </w:p>
        </w:tc>
        <w:tc>
          <w:tcPr>
            <w:tcW w:w="667" w:type="pct"/>
            <w:shd w:val="clear" w:color="auto" w:fill="auto"/>
            <w:vAlign w:val="center"/>
          </w:tcPr>
          <w:p w14:paraId="31E371D5" w14:textId="1ABE80D5" w:rsidR="0014269E" w:rsidRPr="00412B93" w:rsidRDefault="00600DE6"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7D92BFDB" w14:textId="77777777" w:rsidR="0014269E" w:rsidRPr="00412B93" w:rsidRDefault="0014269E" w:rsidP="00FA7D34">
            <w:pPr>
              <w:snapToGrid w:val="0"/>
              <w:contextualSpacing/>
              <w:jc w:val="center"/>
            </w:pPr>
          </w:p>
        </w:tc>
        <w:tc>
          <w:tcPr>
            <w:tcW w:w="667" w:type="pct"/>
            <w:shd w:val="clear" w:color="auto" w:fill="auto"/>
            <w:vAlign w:val="center"/>
          </w:tcPr>
          <w:p w14:paraId="01D73FB4" w14:textId="77777777" w:rsidR="0014269E" w:rsidRPr="00412B93" w:rsidRDefault="0014269E" w:rsidP="00FA7D34">
            <w:pPr>
              <w:snapToGrid w:val="0"/>
              <w:contextualSpacing/>
              <w:jc w:val="center"/>
            </w:pPr>
          </w:p>
        </w:tc>
        <w:tc>
          <w:tcPr>
            <w:tcW w:w="667" w:type="pct"/>
            <w:shd w:val="clear" w:color="auto" w:fill="auto"/>
            <w:vAlign w:val="center"/>
          </w:tcPr>
          <w:p w14:paraId="39B39BB5" w14:textId="209C9B9C" w:rsidR="0014269E" w:rsidRPr="00412B93" w:rsidRDefault="00600DE6" w:rsidP="00FA7D34">
            <w:pPr>
              <w:snapToGrid w:val="0"/>
              <w:contextualSpacing/>
              <w:jc w:val="center"/>
            </w:pPr>
            <w:r w:rsidRPr="00412B93">
              <w:rPr>
                <w:rFonts w:hint="eastAsia"/>
              </w:rPr>
              <w:t>●</w:t>
            </w:r>
          </w:p>
        </w:tc>
        <w:tc>
          <w:tcPr>
            <w:tcW w:w="667" w:type="pct"/>
            <w:vAlign w:val="center"/>
          </w:tcPr>
          <w:p w14:paraId="3A6934E4" w14:textId="77777777" w:rsidR="0014269E" w:rsidRPr="00412B93" w:rsidRDefault="0014269E" w:rsidP="00FA7D34">
            <w:pPr>
              <w:snapToGrid w:val="0"/>
              <w:contextualSpacing/>
              <w:jc w:val="center"/>
            </w:pPr>
          </w:p>
        </w:tc>
      </w:tr>
      <w:tr w:rsidR="0014269E" w:rsidRPr="00412B93" w14:paraId="7E229A26" w14:textId="77777777" w:rsidTr="00A62FCF">
        <w:tc>
          <w:tcPr>
            <w:tcW w:w="416" w:type="pct"/>
            <w:vMerge/>
            <w:shd w:val="clear" w:color="auto" w:fill="auto"/>
            <w:vAlign w:val="center"/>
          </w:tcPr>
          <w:p w14:paraId="479A7345" w14:textId="77777777" w:rsidR="0014269E" w:rsidRPr="00412B93" w:rsidRDefault="0014269E" w:rsidP="00FA7D34">
            <w:pPr>
              <w:snapToGrid w:val="0"/>
              <w:contextualSpacing/>
              <w:jc w:val="center"/>
            </w:pPr>
          </w:p>
        </w:tc>
        <w:tc>
          <w:tcPr>
            <w:tcW w:w="1249" w:type="pct"/>
            <w:shd w:val="clear" w:color="auto" w:fill="auto"/>
          </w:tcPr>
          <w:p w14:paraId="0B44FDC1" w14:textId="77777777" w:rsidR="0014269E" w:rsidRPr="00412B93" w:rsidRDefault="0014269E" w:rsidP="00FA7D34">
            <w:pPr>
              <w:snapToGrid w:val="0"/>
              <w:contextualSpacing/>
              <w:jc w:val="both"/>
            </w:pPr>
            <w:r w:rsidRPr="00412B93">
              <w:rPr>
                <w:rFonts w:hint="eastAsia"/>
              </w:rPr>
              <w:t>W</w:t>
            </w:r>
            <w:r w:rsidRPr="00412B93">
              <w:t>eb</w:t>
            </w:r>
            <w:r w:rsidRPr="00412B93">
              <w:rPr>
                <w:rFonts w:hint="eastAsia"/>
              </w:rPr>
              <w:t>介面設計</w:t>
            </w:r>
          </w:p>
        </w:tc>
        <w:tc>
          <w:tcPr>
            <w:tcW w:w="667" w:type="pct"/>
            <w:shd w:val="clear" w:color="auto" w:fill="auto"/>
            <w:vAlign w:val="center"/>
          </w:tcPr>
          <w:p w14:paraId="70C786DD" w14:textId="77777777" w:rsidR="0014269E" w:rsidRPr="00412B93" w:rsidRDefault="0014269E"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318DBD81" w14:textId="77777777" w:rsidR="0014269E" w:rsidRPr="00412B93" w:rsidRDefault="0014269E" w:rsidP="00FA7D34">
            <w:pPr>
              <w:snapToGrid w:val="0"/>
              <w:contextualSpacing/>
              <w:jc w:val="center"/>
            </w:pPr>
          </w:p>
        </w:tc>
        <w:tc>
          <w:tcPr>
            <w:tcW w:w="667" w:type="pct"/>
            <w:shd w:val="clear" w:color="auto" w:fill="auto"/>
            <w:vAlign w:val="center"/>
          </w:tcPr>
          <w:p w14:paraId="25ABC306" w14:textId="77777777" w:rsidR="0014269E" w:rsidRPr="00412B93" w:rsidRDefault="0014269E" w:rsidP="00FA7D34">
            <w:pPr>
              <w:snapToGrid w:val="0"/>
              <w:contextualSpacing/>
              <w:jc w:val="center"/>
            </w:pPr>
          </w:p>
        </w:tc>
        <w:tc>
          <w:tcPr>
            <w:tcW w:w="667" w:type="pct"/>
            <w:shd w:val="clear" w:color="auto" w:fill="auto"/>
            <w:vAlign w:val="center"/>
          </w:tcPr>
          <w:p w14:paraId="496589C2" w14:textId="77777777" w:rsidR="0014269E" w:rsidRPr="00412B93" w:rsidRDefault="0014269E" w:rsidP="00FA7D34">
            <w:pPr>
              <w:snapToGrid w:val="0"/>
              <w:contextualSpacing/>
              <w:jc w:val="center"/>
            </w:pPr>
            <w:r w:rsidRPr="00412B93">
              <w:rPr>
                <w:rFonts w:hint="eastAsia"/>
              </w:rPr>
              <w:t>●</w:t>
            </w:r>
          </w:p>
        </w:tc>
        <w:tc>
          <w:tcPr>
            <w:tcW w:w="667" w:type="pct"/>
            <w:vAlign w:val="center"/>
          </w:tcPr>
          <w:p w14:paraId="5762A361" w14:textId="77777777" w:rsidR="0014269E" w:rsidRPr="00412B93" w:rsidRDefault="0014269E" w:rsidP="00FA7D34">
            <w:pPr>
              <w:snapToGrid w:val="0"/>
              <w:contextualSpacing/>
              <w:jc w:val="center"/>
            </w:pPr>
          </w:p>
        </w:tc>
      </w:tr>
      <w:tr w:rsidR="0014269E" w:rsidRPr="00412B93" w14:paraId="043430F5" w14:textId="77777777" w:rsidTr="00A62FCF">
        <w:tc>
          <w:tcPr>
            <w:tcW w:w="416" w:type="pct"/>
            <w:vMerge/>
            <w:shd w:val="clear" w:color="auto" w:fill="auto"/>
            <w:vAlign w:val="center"/>
          </w:tcPr>
          <w:p w14:paraId="1080A2D0" w14:textId="77777777" w:rsidR="0014269E" w:rsidRPr="00412B93" w:rsidRDefault="0014269E" w:rsidP="00FA7D34">
            <w:pPr>
              <w:snapToGrid w:val="0"/>
              <w:contextualSpacing/>
              <w:jc w:val="center"/>
            </w:pPr>
          </w:p>
        </w:tc>
        <w:tc>
          <w:tcPr>
            <w:tcW w:w="1249" w:type="pct"/>
            <w:shd w:val="clear" w:color="auto" w:fill="auto"/>
          </w:tcPr>
          <w:p w14:paraId="31F2B48B" w14:textId="77777777" w:rsidR="0014269E" w:rsidRPr="00412B93" w:rsidRDefault="0014269E" w:rsidP="00FA7D34">
            <w:pPr>
              <w:snapToGrid w:val="0"/>
              <w:contextualSpacing/>
              <w:jc w:val="both"/>
            </w:pPr>
            <w:r w:rsidRPr="00412B93">
              <w:rPr>
                <w:rFonts w:hint="eastAsia"/>
              </w:rPr>
              <w:t>色彩設計</w:t>
            </w:r>
          </w:p>
        </w:tc>
        <w:tc>
          <w:tcPr>
            <w:tcW w:w="667" w:type="pct"/>
            <w:shd w:val="clear" w:color="auto" w:fill="auto"/>
            <w:vAlign w:val="center"/>
          </w:tcPr>
          <w:p w14:paraId="47050E10" w14:textId="77777777" w:rsidR="0014269E" w:rsidRPr="00412B93" w:rsidRDefault="0014269E"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27F9664A" w14:textId="77777777" w:rsidR="0014269E" w:rsidRPr="00412B93" w:rsidRDefault="0014269E" w:rsidP="00FA7D34">
            <w:pPr>
              <w:snapToGrid w:val="0"/>
              <w:contextualSpacing/>
              <w:jc w:val="center"/>
            </w:pPr>
          </w:p>
        </w:tc>
        <w:tc>
          <w:tcPr>
            <w:tcW w:w="667" w:type="pct"/>
            <w:shd w:val="clear" w:color="auto" w:fill="auto"/>
            <w:vAlign w:val="center"/>
          </w:tcPr>
          <w:p w14:paraId="25D5DCA2" w14:textId="77777777" w:rsidR="0014269E" w:rsidRPr="00412B93" w:rsidRDefault="0014269E" w:rsidP="00FA7D34">
            <w:pPr>
              <w:snapToGrid w:val="0"/>
              <w:contextualSpacing/>
              <w:jc w:val="center"/>
            </w:pPr>
          </w:p>
        </w:tc>
        <w:tc>
          <w:tcPr>
            <w:tcW w:w="667" w:type="pct"/>
            <w:shd w:val="clear" w:color="auto" w:fill="auto"/>
            <w:vAlign w:val="center"/>
          </w:tcPr>
          <w:p w14:paraId="187DEBBA" w14:textId="77777777" w:rsidR="0014269E" w:rsidRPr="00412B93" w:rsidRDefault="0014269E" w:rsidP="00FA7D34">
            <w:pPr>
              <w:snapToGrid w:val="0"/>
              <w:contextualSpacing/>
              <w:jc w:val="center"/>
            </w:pPr>
            <w:r w:rsidRPr="00412B93">
              <w:rPr>
                <w:rFonts w:hint="eastAsia"/>
              </w:rPr>
              <w:t>●</w:t>
            </w:r>
          </w:p>
        </w:tc>
        <w:tc>
          <w:tcPr>
            <w:tcW w:w="667" w:type="pct"/>
            <w:vAlign w:val="center"/>
          </w:tcPr>
          <w:p w14:paraId="31C8ECE1" w14:textId="77777777" w:rsidR="0014269E" w:rsidRPr="00412B93" w:rsidRDefault="0014269E" w:rsidP="00FA7D34">
            <w:pPr>
              <w:snapToGrid w:val="0"/>
              <w:contextualSpacing/>
              <w:jc w:val="center"/>
            </w:pPr>
          </w:p>
        </w:tc>
      </w:tr>
      <w:tr w:rsidR="0014269E" w:rsidRPr="00412B93" w14:paraId="4B7E1657" w14:textId="77777777" w:rsidTr="00A62FCF">
        <w:tc>
          <w:tcPr>
            <w:tcW w:w="416" w:type="pct"/>
            <w:vMerge/>
            <w:shd w:val="clear" w:color="auto" w:fill="auto"/>
            <w:vAlign w:val="center"/>
          </w:tcPr>
          <w:p w14:paraId="6146E9D7" w14:textId="77777777" w:rsidR="0014269E" w:rsidRPr="00412B93" w:rsidRDefault="0014269E" w:rsidP="00FA7D34">
            <w:pPr>
              <w:snapToGrid w:val="0"/>
              <w:contextualSpacing/>
              <w:jc w:val="center"/>
            </w:pPr>
          </w:p>
        </w:tc>
        <w:tc>
          <w:tcPr>
            <w:tcW w:w="1249" w:type="pct"/>
            <w:shd w:val="clear" w:color="auto" w:fill="auto"/>
          </w:tcPr>
          <w:p w14:paraId="7885B7D7" w14:textId="77777777" w:rsidR="0014269E" w:rsidRPr="00412B93" w:rsidRDefault="0014269E" w:rsidP="00FA7D34">
            <w:pPr>
              <w:snapToGrid w:val="0"/>
              <w:contextualSpacing/>
              <w:jc w:val="both"/>
            </w:pPr>
            <w:r w:rsidRPr="00412B93">
              <w:rPr>
                <w:rFonts w:hint="eastAsia"/>
              </w:rPr>
              <w:t>L</w:t>
            </w:r>
            <w:r w:rsidRPr="00412B93">
              <w:t>ogo</w:t>
            </w:r>
            <w:r w:rsidRPr="00412B93">
              <w:rPr>
                <w:rFonts w:hint="eastAsia"/>
              </w:rPr>
              <w:t>設計</w:t>
            </w:r>
          </w:p>
        </w:tc>
        <w:tc>
          <w:tcPr>
            <w:tcW w:w="667" w:type="pct"/>
            <w:shd w:val="clear" w:color="auto" w:fill="auto"/>
            <w:vAlign w:val="center"/>
          </w:tcPr>
          <w:p w14:paraId="3CEAB209" w14:textId="77777777" w:rsidR="0014269E" w:rsidRPr="00412B93" w:rsidRDefault="0014269E" w:rsidP="00FA7D34">
            <w:pPr>
              <w:snapToGrid w:val="0"/>
              <w:contextualSpacing/>
              <w:jc w:val="center"/>
            </w:pPr>
            <w:r w:rsidRPr="00412B93">
              <w:rPr>
                <w:rFonts w:hint="eastAsia"/>
              </w:rPr>
              <w:t>●</w:t>
            </w:r>
          </w:p>
        </w:tc>
        <w:tc>
          <w:tcPr>
            <w:tcW w:w="667" w:type="pct"/>
            <w:shd w:val="clear" w:color="auto" w:fill="auto"/>
            <w:vAlign w:val="center"/>
          </w:tcPr>
          <w:p w14:paraId="12BCD1B9" w14:textId="77777777" w:rsidR="0014269E" w:rsidRPr="00412B93" w:rsidRDefault="0014269E" w:rsidP="00FA7D34">
            <w:pPr>
              <w:snapToGrid w:val="0"/>
              <w:contextualSpacing/>
              <w:jc w:val="center"/>
            </w:pPr>
          </w:p>
        </w:tc>
        <w:tc>
          <w:tcPr>
            <w:tcW w:w="667" w:type="pct"/>
            <w:shd w:val="clear" w:color="auto" w:fill="auto"/>
            <w:vAlign w:val="center"/>
          </w:tcPr>
          <w:p w14:paraId="70C66080" w14:textId="77777777" w:rsidR="0014269E" w:rsidRPr="00412B93" w:rsidRDefault="0014269E" w:rsidP="00FA7D34">
            <w:pPr>
              <w:snapToGrid w:val="0"/>
              <w:contextualSpacing/>
              <w:jc w:val="center"/>
            </w:pPr>
          </w:p>
        </w:tc>
        <w:tc>
          <w:tcPr>
            <w:tcW w:w="667" w:type="pct"/>
            <w:shd w:val="clear" w:color="auto" w:fill="auto"/>
            <w:vAlign w:val="center"/>
          </w:tcPr>
          <w:p w14:paraId="0570F47B" w14:textId="77777777" w:rsidR="0014269E" w:rsidRPr="00412B93" w:rsidRDefault="0014269E" w:rsidP="00FA7D34">
            <w:pPr>
              <w:snapToGrid w:val="0"/>
              <w:contextualSpacing/>
              <w:jc w:val="center"/>
            </w:pPr>
          </w:p>
        </w:tc>
        <w:tc>
          <w:tcPr>
            <w:tcW w:w="667" w:type="pct"/>
            <w:vAlign w:val="center"/>
          </w:tcPr>
          <w:p w14:paraId="595FCE66" w14:textId="77777777" w:rsidR="0014269E" w:rsidRPr="00412B93" w:rsidRDefault="0014269E" w:rsidP="00FA7D34">
            <w:pPr>
              <w:snapToGrid w:val="0"/>
              <w:contextualSpacing/>
              <w:jc w:val="center"/>
            </w:pPr>
          </w:p>
        </w:tc>
      </w:tr>
      <w:tr w:rsidR="0014269E" w:rsidRPr="00412B93" w14:paraId="5B7F4AFD" w14:textId="77777777" w:rsidTr="00A62FCF">
        <w:tc>
          <w:tcPr>
            <w:tcW w:w="416" w:type="pct"/>
            <w:vMerge/>
            <w:shd w:val="clear" w:color="auto" w:fill="auto"/>
            <w:vAlign w:val="center"/>
          </w:tcPr>
          <w:p w14:paraId="3F2BE80A" w14:textId="77777777" w:rsidR="0014269E" w:rsidRPr="00412B93" w:rsidRDefault="0014269E" w:rsidP="00FA7D34">
            <w:pPr>
              <w:snapToGrid w:val="0"/>
              <w:contextualSpacing/>
              <w:jc w:val="center"/>
            </w:pPr>
          </w:p>
        </w:tc>
        <w:tc>
          <w:tcPr>
            <w:tcW w:w="1249" w:type="pct"/>
            <w:shd w:val="clear" w:color="auto" w:fill="auto"/>
          </w:tcPr>
          <w:p w14:paraId="127198B5" w14:textId="77777777" w:rsidR="0014269E" w:rsidRPr="00412B93" w:rsidRDefault="0014269E" w:rsidP="00FA7D34">
            <w:pPr>
              <w:snapToGrid w:val="0"/>
              <w:contextualSpacing/>
              <w:jc w:val="both"/>
            </w:pPr>
            <w:r w:rsidRPr="00412B93">
              <w:rPr>
                <w:rFonts w:hint="eastAsia"/>
              </w:rPr>
              <w:t>素材設計</w:t>
            </w:r>
          </w:p>
        </w:tc>
        <w:tc>
          <w:tcPr>
            <w:tcW w:w="667" w:type="pct"/>
            <w:shd w:val="clear" w:color="auto" w:fill="auto"/>
            <w:vAlign w:val="center"/>
          </w:tcPr>
          <w:p w14:paraId="2AFC1FC3" w14:textId="77777777" w:rsidR="0014269E" w:rsidRPr="00412B93" w:rsidRDefault="0014269E" w:rsidP="00FA7D34">
            <w:pPr>
              <w:snapToGrid w:val="0"/>
              <w:contextualSpacing/>
              <w:jc w:val="center"/>
            </w:pPr>
            <w:r w:rsidRPr="00412B93">
              <w:rPr>
                <w:rFonts w:hint="eastAsia"/>
              </w:rPr>
              <w:t>●</w:t>
            </w:r>
          </w:p>
        </w:tc>
        <w:tc>
          <w:tcPr>
            <w:tcW w:w="667" w:type="pct"/>
            <w:shd w:val="clear" w:color="auto" w:fill="auto"/>
            <w:vAlign w:val="center"/>
          </w:tcPr>
          <w:p w14:paraId="255B44AC" w14:textId="77777777" w:rsidR="0014269E" w:rsidRPr="00412B93" w:rsidRDefault="0014269E" w:rsidP="00FA7D34">
            <w:pPr>
              <w:snapToGrid w:val="0"/>
              <w:contextualSpacing/>
              <w:jc w:val="center"/>
            </w:pPr>
          </w:p>
        </w:tc>
        <w:tc>
          <w:tcPr>
            <w:tcW w:w="667" w:type="pct"/>
            <w:shd w:val="clear" w:color="auto" w:fill="auto"/>
            <w:vAlign w:val="center"/>
          </w:tcPr>
          <w:p w14:paraId="3966433E" w14:textId="77777777" w:rsidR="0014269E" w:rsidRPr="00412B93" w:rsidRDefault="0014269E" w:rsidP="00FA7D34">
            <w:pPr>
              <w:snapToGrid w:val="0"/>
              <w:contextualSpacing/>
              <w:jc w:val="center"/>
            </w:pPr>
          </w:p>
        </w:tc>
        <w:tc>
          <w:tcPr>
            <w:tcW w:w="667" w:type="pct"/>
            <w:shd w:val="clear" w:color="auto" w:fill="auto"/>
            <w:vAlign w:val="center"/>
          </w:tcPr>
          <w:p w14:paraId="232E6350" w14:textId="77777777" w:rsidR="0014269E" w:rsidRPr="00412B93" w:rsidRDefault="0014269E" w:rsidP="00FA7D34">
            <w:pPr>
              <w:snapToGrid w:val="0"/>
              <w:contextualSpacing/>
              <w:jc w:val="center"/>
            </w:pPr>
            <w:r w:rsidRPr="00412B93">
              <w:rPr>
                <w:rFonts w:ascii="新細明體" w:eastAsia="新細明體" w:hAnsi="新細明體" w:cs="新細明體" w:hint="eastAsia"/>
              </w:rPr>
              <w:t>〇</w:t>
            </w:r>
          </w:p>
        </w:tc>
        <w:tc>
          <w:tcPr>
            <w:tcW w:w="667" w:type="pct"/>
            <w:vAlign w:val="center"/>
          </w:tcPr>
          <w:p w14:paraId="45A4B9F8" w14:textId="77777777" w:rsidR="0014269E" w:rsidRPr="00412B93" w:rsidRDefault="0014269E" w:rsidP="00FA7D34">
            <w:pPr>
              <w:snapToGrid w:val="0"/>
              <w:contextualSpacing/>
              <w:jc w:val="center"/>
            </w:pPr>
          </w:p>
        </w:tc>
      </w:tr>
      <w:tr w:rsidR="001F2269" w:rsidRPr="00412B93" w14:paraId="7CA29002" w14:textId="77777777" w:rsidTr="00A62FCF">
        <w:tc>
          <w:tcPr>
            <w:tcW w:w="416" w:type="pct"/>
            <w:vMerge w:val="restart"/>
            <w:shd w:val="clear" w:color="auto" w:fill="auto"/>
            <w:vAlign w:val="center"/>
          </w:tcPr>
          <w:p w14:paraId="3D6CBB54" w14:textId="77777777" w:rsidR="001F2269" w:rsidRPr="00412B93" w:rsidRDefault="001F2269" w:rsidP="00FA7D34">
            <w:pPr>
              <w:snapToGrid w:val="0"/>
              <w:contextualSpacing/>
              <w:jc w:val="center"/>
            </w:pPr>
            <w:r w:rsidRPr="00412B93">
              <w:rPr>
                <w:rFonts w:hint="eastAsia"/>
              </w:rPr>
              <w:t>文件撰寫</w:t>
            </w:r>
          </w:p>
        </w:tc>
        <w:tc>
          <w:tcPr>
            <w:tcW w:w="1249" w:type="pct"/>
            <w:shd w:val="clear" w:color="auto" w:fill="auto"/>
          </w:tcPr>
          <w:p w14:paraId="0F5B632E" w14:textId="77777777" w:rsidR="001F2269" w:rsidRPr="00412B93" w:rsidRDefault="001F2269" w:rsidP="00FA7D34">
            <w:pPr>
              <w:snapToGrid w:val="0"/>
              <w:contextualSpacing/>
              <w:jc w:val="both"/>
            </w:pPr>
            <w:r w:rsidRPr="00412B93">
              <w:rPr>
                <w:rFonts w:hint="eastAsia"/>
              </w:rPr>
              <w:t>統整</w:t>
            </w:r>
          </w:p>
        </w:tc>
        <w:tc>
          <w:tcPr>
            <w:tcW w:w="667" w:type="pct"/>
            <w:shd w:val="clear" w:color="auto" w:fill="auto"/>
            <w:vAlign w:val="center"/>
          </w:tcPr>
          <w:p w14:paraId="3FF89123" w14:textId="77777777" w:rsidR="001F2269" w:rsidRPr="00412B93" w:rsidRDefault="001F2269" w:rsidP="00FA7D34">
            <w:pPr>
              <w:snapToGrid w:val="0"/>
              <w:contextualSpacing/>
              <w:jc w:val="center"/>
            </w:pPr>
          </w:p>
        </w:tc>
        <w:tc>
          <w:tcPr>
            <w:tcW w:w="667" w:type="pct"/>
            <w:shd w:val="clear" w:color="auto" w:fill="auto"/>
            <w:vAlign w:val="center"/>
          </w:tcPr>
          <w:p w14:paraId="3DE4B2BF" w14:textId="77777777" w:rsidR="001F2269" w:rsidRPr="00412B93" w:rsidRDefault="001F2269"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09AA2AB9" w14:textId="77777777" w:rsidR="001F2269" w:rsidRPr="00412B93" w:rsidRDefault="001F2269" w:rsidP="00FA7D34">
            <w:pPr>
              <w:snapToGrid w:val="0"/>
              <w:contextualSpacing/>
              <w:jc w:val="center"/>
            </w:pPr>
            <w:r w:rsidRPr="00412B93">
              <w:rPr>
                <w:rFonts w:hint="eastAsia"/>
              </w:rPr>
              <w:t>●</w:t>
            </w:r>
          </w:p>
        </w:tc>
        <w:tc>
          <w:tcPr>
            <w:tcW w:w="667" w:type="pct"/>
            <w:shd w:val="clear" w:color="auto" w:fill="auto"/>
            <w:vAlign w:val="center"/>
          </w:tcPr>
          <w:p w14:paraId="6035ACCF" w14:textId="77777777" w:rsidR="001F2269" w:rsidRPr="00412B93" w:rsidRDefault="001F2269" w:rsidP="00FA7D34">
            <w:pPr>
              <w:snapToGrid w:val="0"/>
              <w:contextualSpacing/>
              <w:jc w:val="center"/>
            </w:pPr>
          </w:p>
        </w:tc>
        <w:tc>
          <w:tcPr>
            <w:tcW w:w="667" w:type="pct"/>
            <w:vAlign w:val="center"/>
          </w:tcPr>
          <w:p w14:paraId="0633647C" w14:textId="77777777" w:rsidR="001F2269" w:rsidRPr="00412B93" w:rsidRDefault="001F2269" w:rsidP="00FA7D34">
            <w:pPr>
              <w:snapToGrid w:val="0"/>
              <w:contextualSpacing/>
              <w:jc w:val="center"/>
            </w:pPr>
          </w:p>
        </w:tc>
      </w:tr>
      <w:tr w:rsidR="001F2269" w:rsidRPr="00412B93" w14:paraId="42BD6CD1" w14:textId="77777777" w:rsidTr="00A62FCF">
        <w:tc>
          <w:tcPr>
            <w:tcW w:w="416" w:type="pct"/>
            <w:vMerge/>
            <w:shd w:val="clear" w:color="auto" w:fill="auto"/>
            <w:textDirection w:val="tbRlV"/>
            <w:vAlign w:val="center"/>
          </w:tcPr>
          <w:p w14:paraId="037B87F4" w14:textId="77777777" w:rsidR="001F2269" w:rsidRPr="00412B93" w:rsidRDefault="001F2269" w:rsidP="00FA7D34">
            <w:pPr>
              <w:snapToGrid w:val="0"/>
              <w:ind w:left="113" w:right="113"/>
              <w:contextualSpacing/>
              <w:jc w:val="center"/>
            </w:pPr>
          </w:p>
        </w:tc>
        <w:tc>
          <w:tcPr>
            <w:tcW w:w="1249" w:type="pct"/>
            <w:shd w:val="clear" w:color="auto" w:fill="auto"/>
          </w:tcPr>
          <w:p w14:paraId="351B4C6C" w14:textId="77777777" w:rsidR="001F2269" w:rsidRPr="00412B93" w:rsidRDefault="001F2269" w:rsidP="00FA7D34">
            <w:pPr>
              <w:snapToGrid w:val="0"/>
              <w:contextualSpacing/>
              <w:jc w:val="both"/>
            </w:pPr>
            <w:r w:rsidRPr="00412B93">
              <w:rPr>
                <w:rFonts w:hint="eastAsia"/>
              </w:rPr>
              <w:t>第</w:t>
            </w:r>
            <w:r w:rsidRPr="00412B93">
              <w:rPr>
                <w:rFonts w:hint="eastAsia"/>
              </w:rPr>
              <w:t>1</w:t>
            </w:r>
            <w:r w:rsidRPr="00412B93">
              <w:t>章</w:t>
            </w:r>
            <w:r w:rsidRPr="00412B93">
              <w:rPr>
                <w:rFonts w:hint="eastAsia"/>
              </w:rPr>
              <w:t xml:space="preserve"> </w:t>
            </w:r>
            <w:r w:rsidRPr="00412B93">
              <w:rPr>
                <w:rFonts w:hint="eastAsia"/>
              </w:rPr>
              <w:t>前言</w:t>
            </w:r>
          </w:p>
        </w:tc>
        <w:tc>
          <w:tcPr>
            <w:tcW w:w="667" w:type="pct"/>
            <w:shd w:val="clear" w:color="auto" w:fill="auto"/>
            <w:vAlign w:val="center"/>
          </w:tcPr>
          <w:p w14:paraId="734F8839" w14:textId="77777777" w:rsidR="001F2269" w:rsidRPr="00412B93" w:rsidRDefault="001F2269" w:rsidP="00FA7D34">
            <w:pPr>
              <w:snapToGrid w:val="0"/>
              <w:contextualSpacing/>
              <w:jc w:val="center"/>
            </w:pPr>
            <w:r w:rsidRPr="00412B93">
              <w:rPr>
                <w:rFonts w:hint="eastAsia"/>
              </w:rPr>
              <w:t>●</w:t>
            </w:r>
          </w:p>
        </w:tc>
        <w:tc>
          <w:tcPr>
            <w:tcW w:w="667" w:type="pct"/>
            <w:shd w:val="clear" w:color="auto" w:fill="auto"/>
            <w:vAlign w:val="center"/>
          </w:tcPr>
          <w:p w14:paraId="4D29ED5D" w14:textId="77777777" w:rsidR="001F2269" w:rsidRPr="00412B93" w:rsidRDefault="001F2269" w:rsidP="00FA7D34">
            <w:pPr>
              <w:snapToGrid w:val="0"/>
              <w:contextualSpacing/>
              <w:jc w:val="center"/>
            </w:pPr>
          </w:p>
        </w:tc>
        <w:tc>
          <w:tcPr>
            <w:tcW w:w="667" w:type="pct"/>
            <w:shd w:val="clear" w:color="auto" w:fill="auto"/>
            <w:vAlign w:val="center"/>
          </w:tcPr>
          <w:p w14:paraId="5C83EFF6" w14:textId="6C1AE19F" w:rsidR="001F2269" w:rsidRPr="00412B93" w:rsidRDefault="001F2269" w:rsidP="00FA7D34">
            <w:pPr>
              <w:snapToGrid w:val="0"/>
              <w:contextualSpacing/>
              <w:jc w:val="center"/>
            </w:pPr>
          </w:p>
        </w:tc>
        <w:tc>
          <w:tcPr>
            <w:tcW w:w="667" w:type="pct"/>
            <w:shd w:val="clear" w:color="auto" w:fill="auto"/>
            <w:vAlign w:val="center"/>
          </w:tcPr>
          <w:p w14:paraId="4C998EC7" w14:textId="5E4E7012" w:rsidR="001F2269" w:rsidRPr="00412B93" w:rsidRDefault="001F2269" w:rsidP="00FA7D34">
            <w:pPr>
              <w:snapToGrid w:val="0"/>
              <w:contextualSpacing/>
              <w:jc w:val="center"/>
            </w:pPr>
            <w:r w:rsidRPr="00412B93">
              <w:rPr>
                <w:rFonts w:ascii="新細明體" w:eastAsia="新細明體" w:hAnsi="新細明體" w:cs="新細明體" w:hint="eastAsia"/>
              </w:rPr>
              <w:t>〇</w:t>
            </w:r>
          </w:p>
        </w:tc>
        <w:tc>
          <w:tcPr>
            <w:tcW w:w="667" w:type="pct"/>
            <w:vAlign w:val="center"/>
          </w:tcPr>
          <w:p w14:paraId="3A073D0A" w14:textId="022E3E2E" w:rsidR="001F2269" w:rsidRPr="00412B93" w:rsidRDefault="001F2269" w:rsidP="00FA7D34">
            <w:pPr>
              <w:snapToGrid w:val="0"/>
              <w:contextualSpacing/>
              <w:jc w:val="center"/>
            </w:pPr>
            <w:r w:rsidRPr="00412B93">
              <w:rPr>
                <w:rFonts w:ascii="新細明體" w:eastAsia="新細明體" w:hAnsi="新細明體" w:cs="新細明體" w:hint="eastAsia"/>
              </w:rPr>
              <w:t>〇</w:t>
            </w:r>
          </w:p>
        </w:tc>
      </w:tr>
      <w:tr w:rsidR="001F2269" w:rsidRPr="00412B93" w14:paraId="4F817F06" w14:textId="77777777" w:rsidTr="00A62FCF">
        <w:tc>
          <w:tcPr>
            <w:tcW w:w="416" w:type="pct"/>
            <w:vMerge/>
            <w:shd w:val="clear" w:color="auto" w:fill="auto"/>
            <w:textDirection w:val="tbRlV"/>
            <w:vAlign w:val="center"/>
          </w:tcPr>
          <w:p w14:paraId="78047300" w14:textId="77777777" w:rsidR="001F2269" w:rsidRPr="00412B93" w:rsidRDefault="001F2269" w:rsidP="00FA7D34">
            <w:pPr>
              <w:snapToGrid w:val="0"/>
              <w:ind w:left="113" w:right="113"/>
              <w:contextualSpacing/>
              <w:jc w:val="center"/>
            </w:pPr>
          </w:p>
        </w:tc>
        <w:tc>
          <w:tcPr>
            <w:tcW w:w="1249" w:type="pct"/>
            <w:shd w:val="clear" w:color="auto" w:fill="auto"/>
          </w:tcPr>
          <w:p w14:paraId="5DBCC879" w14:textId="77777777" w:rsidR="001F2269" w:rsidRPr="00412B93" w:rsidRDefault="001F2269" w:rsidP="00FA7D34">
            <w:pPr>
              <w:snapToGrid w:val="0"/>
              <w:contextualSpacing/>
              <w:jc w:val="both"/>
            </w:pPr>
            <w:r w:rsidRPr="00412B93">
              <w:rPr>
                <w:rFonts w:hint="eastAsia"/>
              </w:rPr>
              <w:t>第</w:t>
            </w:r>
            <w:r w:rsidRPr="00412B93">
              <w:rPr>
                <w:rFonts w:hint="eastAsia"/>
              </w:rPr>
              <w:t>2</w:t>
            </w:r>
            <w:r w:rsidRPr="00412B93">
              <w:rPr>
                <w:rFonts w:hint="eastAsia"/>
              </w:rPr>
              <w:t>章</w:t>
            </w:r>
            <w:r w:rsidRPr="00412B93">
              <w:rPr>
                <w:rFonts w:hint="eastAsia"/>
              </w:rPr>
              <w:t xml:space="preserve"> </w:t>
            </w:r>
            <w:r w:rsidRPr="00412B93">
              <w:rPr>
                <w:rFonts w:hint="eastAsia"/>
              </w:rPr>
              <w:t>營運</w:t>
            </w:r>
            <w:r w:rsidRPr="00412B93">
              <w:t>計畫</w:t>
            </w:r>
          </w:p>
        </w:tc>
        <w:tc>
          <w:tcPr>
            <w:tcW w:w="667" w:type="pct"/>
            <w:shd w:val="clear" w:color="auto" w:fill="auto"/>
            <w:vAlign w:val="center"/>
          </w:tcPr>
          <w:p w14:paraId="2E63C55E" w14:textId="77777777" w:rsidR="001F2269" w:rsidRPr="00412B93" w:rsidRDefault="001F2269"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449760D8" w14:textId="12262C62" w:rsidR="001F2269" w:rsidRPr="00412B93" w:rsidRDefault="001F2269"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7E6B130F" w14:textId="77777777" w:rsidR="001F2269" w:rsidRPr="00412B93" w:rsidRDefault="001F2269" w:rsidP="00FA7D34">
            <w:pPr>
              <w:snapToGrid w:val="0"/>
              <w:contextualSpacing/>
              <w:jc w:val="center"/>
            </w:pPr>
            <w:r w:rsidRPr="00412B93">
              <w:rPr>
                <w:rFonts w:hint="eastAsia"/>
              </w:rPr>
              <w:t>●</w:t>
            </w:r>
          </w:p>
        </w:tc>
        <w:tc>
          <w:tcPr>
            <w:tcW w:w="667" w:type="pct"/>
            <w:shd w:val="clear" w:color="auto" w:fill="auto"/>
            <w:vAlign w:val="center"/>
          </w:tcPr>
          <w:p w14:paraId="6CC7296C" w14:textId="77777777" w:rsidR="001F2269" w:rsidRPr="00412B93" w:rsidRDefault="001F2269" w:rsidP="00FA7D34">
            <w:pPr>
              <w:snapToGrid w:val="0"/>
              <w:contextualSpacing/>
              <w:jc w:val="center"/>
            </w:pPr>
          </w:p>
        </w:tc>
        <w:tc>
          <w:tcPr>
            <w:tcW w:w="667" w:type="pct"/>
            <w:vAlign w:val="center"/>
          </w:tcPr>
          <w:p w14:paraId="2F8D018E" w14:textId="77777777" w:rsidR="001F2269" w:rsidRPr="00412B93" w:rsidRDefault="001F2269" w:rsidP="00FA7D34">
            <w:pPr>
              <w:snapToGrid w:val="0"/>
              <w:contextualSpacing/>
              <w:jc w:val="center"/>
            </w:pPr>
          </w:p>
        </w:tc>
      </w:tr>
      <w:tr w:rsidR="001F2269" w:rsidRPr="00412B93" w14:paraId="1E457D4E" w14:textId="77777777" w:rsidTr="00A62FCF">
        <w:tc>
          <w:tcPr>
            <w:tcW w:w="416" w:type="pct"/>
            <w:vMerge/>
            <w:shd w:val="clear" w:color="auto" w:fill="auto"/>
            <w:textDirection w:val="tbRlV"/>
            <w:vAlign w:val="center"/>
          </w:tcPr>
          <w:p w14:paraId="35F2EC3C" w14:textId="77777777" w:rsidR="001F2269" w:rsidRPr="00412B93" w:rsidRDefault="001F2269" w:rsidP="00FA7D34">
            <w:pPr>
              <w:snapToGrid w:val="0"/>
              <w:ind w:left="113" w:right="113"/>
              <w:contextualSpacing/>
              <w:jc w:val="center"/>
            </w:pPr>
          </w:p>
        </w:tc>
        <w:tc>
          <w:tcPr>
            <w:tcW w:w="1249" w:type="pct"/>
            <w:shd w:val="clear" w:color="auto" w:fill="auto"/>
          </w:tcPr>
          <w:p w14:paraId="435D9895" w14:textId="77777777" w:rsidR="001F2269" w:rsidRPr="00412B93" w:rsidRDefault="001F2269" w:rsidP="00FA7D34">
            <w:pPr>
              <w:snapToGrid w:val="0"/>
              <w:contextualSpacing/>
              <w:jc w:val="both"/>
            </w:pPr>
            <w:r w:rsidRPr="00412B93">
              <w:rPr>
                <w:rFonts w:hint="eastAsia"/>
              </w:rPr>
              <w:t>第</w:t>
            </w:r>
            <w:r w:rsidRPr="00412B93">
              <w:rPr>
                <w:rFonts w:hint="eastAsia"/>
              </w:rPr>
              <w:t>3</w:t>
            </w:r>
            <w:r w:rsidRPr="00412B93">
              <w:rPr>
                <w:rFonts w:hint="eastAsia"/>
              </w:rPr>
              <w:t>章</w:t>
            </w:r>
            <w:r w:rsidRPr="00412B93">
              <w:rPr>
                <w:rFonts w:hint="eastAsia"/>
              </w:rPr>
              <w:t xml:space="preserve"> </w:t>
            </w:r>
            <w:r w:rsidRPr="00412B93">
              <w:rPr>
                <w:rFonts w:hint="eastAsia"/>
              </w:rPr>
              <w:t>系統規格</w:t>
            </w:r>
          </w:p>
        </w:tc>
        <w:tc>
          <w:tcPr>
            <w:tcW w:w="667" w:type="pct"/>
            <w:shd w:val="clear" w:color="auto" w:fill="auto"/>
            <w:vAlign w:val="center"/>
          </w:tcPr>
          <w:p w14:paraId="78B35D59" w14:textId="2681C9BC" w:rsidR="001F2269" w:rsidRPr="00412B93" w:rsidRDefault="001F2269" w:rsidP="00FA7D34">
            <w:pPr>
              <w:snapToGrid w:val="0"/>
              <w:contextualSpacing/>
              <w:jc w:val="center"/>
            </w:pPr>
          </w:p>
        </w:tc>
        <w:tc>
          <w:tcPr>
            <w:tcW w:w="667" w:type="pct"/>
            <w:shd w:val="clear" w:color="auto" w:fill="auto"/>
            <w:vAlign w:val="center"/>
          </w:tcPr>
          <w:p w14:paraId="14111BA4" w14:textId="5900E38B" w:rsidR="001F2269" w:rsidRPr="00412B93" w:rsidRDefault="001F2269"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6F5E233D" w14:textId="77777777" w:rsidR="001F2269" w:rsidRPr="00412B93" w:rsidRDefault="001F2269" w:rsidP="00FA7D34">
            <w:pPr>
              <w:snapToGrid w:val="0"/>
              <w:contextualSpacing/>
              <w:jc w:val="center"/>
            </w:pPr>
            <w:r w:rsidRPr="00412B93">
              <w:rPr>
                <w:rFonts w:hint="eastAsia"/>
              </w:rPr>
              <w:t>●</w:t>
            </w:r>
          </w:p>
        </w:tc>
        <w:tc>
          <w:tcPr>
            <w:tcW w:w="667" w:type="pct"/>
            <w:shd w:val="clear" w:color="auto" w:fill="auto"/>
            <w:vAlign w:val="center"/>
          </w:tcPr>
          <w:p w14:paraId="097AD200" w14:textId="77777777" w:rsidR="001F2269" w:rsidRPr="00412B93" w:rsidRDefault="001F2269" w:rsidP="00FA7D34">
            <w:pPr>
              <w:snapToGrid w:val="0"/>
              <w:contextualSpacing/>
              <w:jc w:val="center"/>
            </w:pPr>
          </w:p>
        </w:tc>
        <w:tc>
          <w:tcPr>
            <w:tcW w:w="667" w:type="pct"/>
            <w:vAlign w:val="center"/>
          </w:tcPr>
          <w:p w14:paraId="47D700C6" w14:textId="77777777" w:rsidR="001F2269" w:rsidRPr="00412B93" w:rsidRDefault="001F2269" w:rsidP="00FA7D34">
            <w:pPr>
              <w:snapToGrid w:val="0"/>
              <w:contextualSpacing/>
              <w:jc w:val="center"/>
            </w:pPr>
          </w:p>
        </w:tc>
      </w:tr>
      <w:tr w:rsidR="001F2269" w:rsidRPr="00412B93" w14:paraId="2A66F7ED" w14:textId="77777777" w:rsidTr="00A62FCF">
        <w:tc>
          <w:tcPr>
            <w:tcW w:w="416" w:type="pct"/>
            <w:vMerge/>
            <w:shd w:val="clear" w:color="auto" w:fill="auto"/>
            <w:textDirection w:val="tbRlV"/>
            <w:vAlign w:val="center"/>
          </w:tcPr>
          <w:p w14:paraId="6AE4D6DA" w14:textId="77777777" w:rsidR="001F2269" w:rsidRPr="00412B93" w:rsidRDefault="001F2269" w:rsidP="00FA7D34">
            <w:pPr>
              <w:snapToGrid w:val="0"/>
              <w:ind w:left="113" w:right="113"/>
              <w:contextualSpacing/>
              <w:jc w:val="center"/>
            </w:pPr>
          </w:p>
        </w:tc>
        <w:tc>
          <w:tcPr>
            <w:tcW w:w="1249" w:type="pct"/>
            <w:shd w:val="clear" w:color="auto" w:fill="auto"/>
          </w:tcPr>
          <w:p w14:paraId="681347E7" w14:textId="77777777" w:rsidR="001F2269" w:rsidRPr="00412B93" w:rsidRDefault="001F2269" w:rsidP="00FA7D34">
            <w:pPr>
              <w:snapToGrid w:val="0"/>
              <w:contextualSpacing/>
              <w:jc w:val="both"/>
            </w:pPr>
            <w:r w:rsidRPr="00412B93">
              <w:rPr>
                <w:rFonts w:hint="eastAsia"/>
              </w:rPr>
              <w:t>第</w:t>
            </w:r>
            <w:r w:rsidRPr="00412B93">
              <w:rPr>
                <w:rFonts w:hint="eastAsia"/>
              </w:rPr>
              <w:t>4</w:t>
            </w:r>
            <w:r w:rsidRPr="00412B93">
              <w:rPr>
                <w:rFonts w:hint="eastAsia"/>
              </w:rPr>
              <w:t>章</w:t>
            </w:r>
            <w:r w:rsidRPr="00412B93">
              <w:rPr>
                <w:rFonts w:hint="eastAsia"/>
              </w:rPr>
              <w:t xml:space="preserve"> </w:t>
            </w:r>
            <w:r w:rsidRPr="00412B93">
              <w:rPr>
                <w:rFonts w:hint="eastAsia"/>
              </w:rPr>
              <w:t>專題時程與組織分工</w:t>
            </w:r>
          </w:p>
        </w:tc>
        <w:tc>
          <w:tcPr>
            <w:tcW w:w="667" w:type="pct"/>
            <w:shd w:val="clear" w:color="auto" w:fill="auto"/>
            <w:vAlign w:val="center"/>
          </w:tcPr>
          <w:p w14:paraId="46BA5989" w14:textId="77777777" w:rsidR="001F2269" w:rsidRPr="00412B93" w:rsidRDefault="001F2269" w:rsidP="00FA7D34">
            <w:pPr>
              <w:snapToGrid w:val="0"/>
              <w:contextualSpacing/>
              <w:jc w:val="center"/>
            </w:pPr>
          </w:p>
        </w:tc>
        <w:tc>
          <w:tcPr>
            <w:tcW w:w="667" w:type="pct"/>
            <w:shd w:val="clear" w:color="auto" w:fill="auto"/>
            <w:vAlign w:val="center"/>
          </w:tcPr>
          <w:p w14:paraId="7609B6D5" w14:textId="77777777" w:rsidR="001F2269" w:rsidRPr="00412B93" w:rsidRDefault="001F2269" w:rsidP="00FA7D34">
            <w:pPr>
              <w:snapToGrid w:val="0"/>
              <w:contextualSpacing/>
              <w:jc w:val="center"/>
            </w:pPr>
          </w:p>
        </w:tc>
        <w:tc>
          <w:tcPr>
            <w:tcW w:w="667" w:type="pct"/>
            <w:shd w:val="clear" w:color="auto" w:fill="auto"/>
            <w:vAlign w:val="center"/>
          </w:tcPr>
          <w:p w14:paraId="6DB7EFF4" w14:textId="77777777" w:rsidR="001F2269" w:rsidRPr="00412B93" w:rsidRDefault="001F2269" w:rsidP="00FA7D34">
            <w:pPr>
              <w:snapToGrid w:val="0"/>
              <w:contextualSpacing/>
              <w:jc w:val="center"/>
            </w:pPr>
            <w:r w:rsidRPr="00412B93">
              <w:rPr>
                <w:rFonts w:hint="eastAsia"/>
              </w:rPr>
              <w:t>●</w:t>
            </w:r>
          </w:p>
        </w:tc>
        <w:tc>
          <w:tcPr>
            <w:tcW w:w="667" w:type="pct"/>
            <w:shd w:val="clear" w:color="auto" w:fill="auto"/>
            <w:vAlign w:val="center"/>
          </w:tcPr>
          <w:p w14:paraId="447D571B" w14:textId="77777777" w:rsidR="001F2269" w:rsidRPr="00412B93" w:rsidRDefault="001F2269" w:rsidP="00FA7D34">
            <w:pPr>
              <w:snapToGrid w:val="0"/>
              <w:contextualSpacing/>
              <w:jc w:val="center"/>
            </w:pPr>
          </w:p>
        </w:tc>
        <w:tc>
          <w:tcPr>
            <w:tcW w:w="667" w:type="pct"/>
            <w:vAlign w:val="center"/>
          </w:tcPr>
          <w:p w14:paraId="17837D34" w14:textId="77777777" w:rsidR="001F2269" w:rsidRPr="00412B93" w:rsidRDefault="001F2269" w:rsidP="00FA7D34">
            <w:pPr>
              <w:snapToGrid w:val="0"/>
              <w:contextualSpacing/>
              <w:jc w:val="center"/>
            </w:pPr>
          </w:p>
        </w:tc>
      </w:tr>
      <w:tr w:rsidR="001F2269" w:rsidRPr="00412B93" w14:paraId="044AF44D" w14:textId="77777777" w:rsidTr="00A62FCF">
        <w:tc>
          <w:tcPr>
            <w:tcW w:w="416" w:type="pct"/>
            <w:vMerge/>
            <w:shd w:val="clear" w:color="auto" w:fill="auto"/>
            <w:textDirection w:val="tbRlV"/>
            <w:vAlign w:val="center"/>
          </w:tcPr>
          <w:p w14:paraId="4B42163D" w14:textId="77777777" w:rsidR="001F2269" w:rsidRPr="00412B93" w:rsidRDefault="001F2269" w:rsidP="00FA7D34">
            <w:pPr>
              <w:snapToGrid w:val="0"/>
              <w:ind w:left="113" w:right="113"/>
              <w:contextualSpacing/>
              <w:jc w:val="center"/>
            </w:pPr>
          </w:p>
        </w:tc>
        <w:tc>
          <w:tcPr>
            <w:tcW w:w="1249" w:type="pct"/>
            <w:shd w:val="clear" w:color="auto" w:fill="auto"/>
          </w:tcPr>
          <w:p w14:paraId="415C0584" w14:textId="77777777" w:rsidR="001F2269" w:rsidRPr="00412B93" w:rsidRDefault="001F2269" w:rsidP="00FA7D34">
            <w:pPr>
              <w:snapToGrid w:val="0"/>
              <w:contextualSpacing/>
              <w:jc w:val="both"/>
            </w:pPr>
            <w:r w:rsidRPr="00412B93">
              <w:rPr>
                <w:rFonts w:hint="eastAsia"/>
              </w:rPr>
              <w:t>第</w:t>
            </w:r>
            <w:r w:rsidRPr="00412B93">
              <w:rPr>
                <w:rFonts w:hint="eastAsia"/>
              </w:rPr>
              <w:t>5</w:t>
            </w:r>
            <w:r w:rsidRPr="00412B93">
              <w:rPr>
                <w:rFonts w:hint="eastAsia"/>
              </w:rPr>
              <w:t>章</w:t>
            </w:r>
            <w:r w:rsidRPr="00412B93">
              <w:rPr>
                <w:rFonts w:hint="eastAsia"/>
              </w:rPr>
              <w:t xml:space="preserve"> </w:t>
            </w:r>
            <w:r w:rsidRPr="00412B93">
              <w:rPr>
                <w:rFonts w:hint="eastAsia"/>
              </w:rPr>
              <w:t>需求模型</w:t>
            </w:r>
          </w:p>
        </w:tc>
        <w:tc>
          <w:tcPr>
            <w:tcW w:w="667" w:type="pct"/>
            <w:shd w:val="clear" w:color="auto" w:fill="auto"/>
            <w:vAlign w:val="center"/>
          </w:tcPr>
          <w:p w14:paraId="024C6D40" w14:textId="61BFBC20" w:rsidR="001F2269" w:rsidRPr="00412B93" w:rsidRDefault="00773587"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4907F0FD" w14:textId="64F69307" w:rsidR="001F2269" w:rsidRPr="00412B93" w:rsidRDefault="001F2269"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50B4F15A" w14:textId="750F29B3" w:rsidR="001F2269" w:rsidRPr="00412B93" w:rsidRDefault="00773587" w:rsidP="00FA7D34">
            <w:pPr>
              <w:snapToGrid w:val="0"/>
              <w:contextualSpacing/>
              <w:jc w:val="center"/>
            </w:pPr>
            <w:r w:rsidRPr="00412B93">
              <w:rPr>
                <w:rFonts w:hint="eastAsia"/>
              </w:rPr>
              <w:t>●</w:t>
            </w:r>
          </w:p>
        </w:tc>
        <w:tc>
          <w:tcPr>
            <w:tcW w:w="667" w:type="pct"/>
            <w:shd w:val="clear" w:color="auto" w:fill="auto"/>
            <w:vAlign w:val="center"/>
          </w:tcPr>
          <w:p w14:paraId="489BF990" w14:textId="77777777" w:rsidR="001F2269" w:rsidRPr="00412B93" w:rsidRDefault="001F2269" w:rsidP="00FA7D34">
            <w:pPr>
              <w:snapToGrid w:val="0"/>
              <w:contextualSpacing/>
              <w:jc w:val="center"/>
            </w:pPr>
          </w:p>
        </w:tc>
        <w:tc>
          <w:tcPr>
            <w:tcW w:w="667" w:type="pct"/>
            <w:vAlign w:val="center"/>
          </w:tcPr>
          <w:p w14:paraId="22C1EA6C" w14:textId="77777777" w:rsidR="001F2269" w:rsidRPr="00412B93" w:rsidRDefault="001F2269" w:rsidP="00FA7D34">
            <w:pPr>
              <w:snapToGrid w:val="0"/>
              <w:contextualSpacing/>
              <w:jc w:val="center"/>
            </w:pPr>
          </w:p>
        </w:tc>
      </w:tr>
      <w:tr w:rsidR="001F2269" w:rsidRPr="00412B93" w14:paraId="2ADEE0D6" w14:textId="77777777" w:rsidTr="00A62FCF">
        <w:tc>
          <w:tcPr>
            <w:tcW w:w="416" w:type="pct"/>
            <w:vMerge/>
            <w:shd w:val="clear" w:color="auto" w:fill="auto"/>
            <w:textDirection w:val="tbRlV"/>
            <w:vAlign w:val="center"/>
          </w:tcPr>
          <w:p w14:paraId="4A8AD0E4" w14:textId="77777777" w:rsidR="001F2269" w:rsidRPr="00412B93" w:rsidRDefault="001F2269" w:rsidP="00FA7D34">
            <w:pPr>
              <w:snapToGrid w:val="0"/>
              <w:ind w:left="113" w:right="113"/>
              <w:contextualSpacing/>
              <w:jc w:val="center"/>
            </w:pPr>
          </w:p>
        </w:tc>
        <w:tc>
          <w:tcPr>
            <w:tcW w:w="1249" w:type="pct"/>
            <w:shd w:val="clear" w:color="auto" w:fill="auto"/>
          </w:tcPr>
          <w:p w14:paraId="4A7C8708" w14:textId="77777777" w:rsidR="001F2269" w:rsidRPr="00412B93" w:rsidRDefault="001F2269" w:rsidP="00FA7D34">
            <w:pPr>
              <w:snapToGrid w:val="0"/>
              <w:contextualSpacing/>
              <w:jc w:val="both"/>
            </w:pPr>
            <w:r w:rsidRPr="00412B93">
              <w:rPr>
                <w:rFonts w:hint="eastAsia"/>
              </w:rPr>
              <w:t>第</w:t>
            </w:r>
            <w:r w:rsidRPr="00412B93">
              <w:rPr>
                <w:rFonts w:hint="eastAsia"/>
              </w:rPr>
              <w:t>6</w:t>
            </w:r>
            <w:r w:rsidRPr="00412B93">
              <w:rPr>
                <w:rFonts w:hint="eastAsia"/>
              </w:rPr>
              <w:t>章</w:t>
            </w:r>
            <w:r w:rsidRPr="00412B93">
              <w:rPr>
                <w:rFonts w:hint="eastAsia"/>
              </w:rPr>
              <w:t xml:space="preserve"> </w:t>
            </w:r>
            <w:r w:rsidRPr="00412B93">
              <w:rPr>
                <w:rFonts w:hint="eastAsia"/>
              </w:rPr>
              <w:t>程序模型</w:t>
            </w:r>
          </w:p>
        </w:tc>
        <w:tc>
          <w:tcPr>
            <w:tcW w:w="667" w:type="pct"/>
            <w:shd w:val="clear" w:color="auto" w:fill="auto"/>
            <w:vAlign w:val="center"/>
          </w:tcPr>
          <w:p w14:paraId="26550D55" w14:textId="77777777" w:rsidR="001F2269" w:rsidRPr="00412B93" w:rsidRDefault="001F2269" w:rsidP="00FA7D34">
            <w:pPr>
              <w:snapToGrid w:val="0"/>
              <w:contextualSpacing/>
              <w:jc w:val="center"/>
            </w:pPr>
          </w:p>
        </w:tc>
        <w:tc>
          <w:tcPr>
            <w:tcW w:w="667" w:type="pct"/>
            <w:shd w:val="clear" w:color="auto" w:fill="auto"/>
            <w:vAlign w:val="center"/>
          </w:tcPr>
          <w:p w14:paraId="27ED3E09" w14:textId="77777777" w:rsidR="001F2269" w:rsidRPr="00412B93" w:rsidRDefault="001F2269" w:rsidP="00FA7D34">
            <w:pPr>
              <w:snapToGrid w:val="0"/>
              <w:contextualSpacing/>
              <w:jc w:val="center"/>
            </w:pPr>
            <w:r w:rsidRPr="00412B93">
              <w:rPr>
                <w:rFonts w:hint="eastAsia"/>
              </w:rPr>
              <w:t>●</w:t>
            </w:r>
          </w:p>
        </w:tc>
        <w:tc>
          <w:tcPr>
            <w:tcW w:w="667" w:type="pct"/>
            <w:shd w:val="clear" w:color="auto" w:fill="auto"/>
            <w:vAlign w:val="center"/>
          </w:tcPr>
          <w:p w14:paraId="5371B609" w14:textId="77777777" w:rsidR="001F2269" w:rsidRPr="00412B93" w:rsidRDefault="001F2269"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4C615E25" w14:textId="77777777" w:rsidR="001F2269" w:rsidRPr="00412B93" w:rsidRDefault="001F2269" w:rsidP="00FA7D34">
            <w:pPr>
              <w:snapToGrid w:val="0"/>
              <w:contextualSpacing/>
              <w:jc w:val="center"/>
            </w:pPr>
          </w:p>
        </w:tc>
        <w:tc>
          <w:tcPr>
            <w:tcW w:w="667" w:type="pct"/>
            <w:vAlign w:val="center"/>
          </w:tcPr>
          <w:p w14:paraId="4E659A57" w14:textId="77777777" w:rsidR="001F2269" w:rsidRPr="00412B93" w:rsidRDefault="001F2269" w:rsidP="00FA7D34">
            <w:pPr>
              <w:snapToGrid w:val="0"/>
              <w:contextualSpacing/>
              <w:jc w:val="center"/>
            </w:pPr>
          </w:p>
        </w:tc>
      </w:tr>
      <w:tr w:rsidR="001F2269" w:rsidRPr="00412B93" w14:paraId="655DF297" w14:textId="77777777" w:rsidTr="00A62FCF">
        <w:tc>
          <w:tcPr>
            <w:tcW w:w="416" w:type="pct"/>
            <w:vMerge/>
            <w:shd w:val="clear" w:color="auto" w:fill="auto"/>
            <w:textDirection w:val="tbRlV"/>
            <w:vAlign w:val="center"/>
          </w:tcPr>
          <w:p w14:paraId="4364346E" w14:textId="77777777" w:rsidR="001F2269" w:rsidRPr="00412B93" w:rsidRDefault="001F2269" w:rsidP="00FA7D34">
            <w:pPr>
              <w:snapToGrid w:val="0"/>
              <w:ind w:left="113" w:right="113"/>
              <w:contextualSpacing/>
              <w:jc w:val="center"/>
            </w:pPr>
          </w:p>
        </w:tc>
        <w:tc>
          <w:tcPr>
            <w:tcW w:w="1249" w:type="pct"/>
            <w:shd w:val="clear" w:color="auto" w:fill="auto"/>
          </w:tcPr>
          <w:p w14:paraId="763C2CC2" w14:textId="77777777" w:rsidR="001F2269" w:rsidRPr="00412B93" w:rsidRDefault="001F2269" w:rsidP="00FA7D34">
            <w:pPr>
              <w:snapToGrid w:val="0"/>
              <w:contextualSpacing/>
              <w:jc w:val="both"/>
            </w:pPr>
            <w:r w:rsidRPr="00412B93">
              <w:rPr>
                <w:rFonts w:hint="eastAsia"/>
              </w:rPr>
              <w:t>第</w:t>
            </w:r>
            <w:r w:rsidRPr="00412B93">
              <w:rPr>
                <w:rFonts w:hint="eastAsia"/>
              </w:rPr>
              <w:t>7</w:t>
            </w:r>
            <w:r w:rsidRPr="00412B93">
              <w:rPr>
                <w:rFonts w:hint="eastAsia"/>
              </w:rPr>
              <w:t>章</w:t>
            </w:r>
            <w:r w:rsidRPr="00412B93">
              <w:rPr>
                <w:rFonts w:hint="eastAsia"/>
              </w:rPr>
              <w:t xml:space="preserve"> </w:t>
            </w:r>
            <w:r w:rsidRPr="00412B93">
              <w:rPr>
                <w:rFonts w:hint="eastAsia"/>
              </w:rPr>
              <w:t>資料模型</w:t>
            </w:r>
          </w:p>
        </w:tc>
        <w:tc>
          <w:tcPr>
            <w:tcW w:w="667" w:type="pct"/>
            <w:shd w:val="clear" w:color="auto" w:fill="auto"/>
            <w:vAlign w:val="center"/>
          </w:tcPr>
          <w:p w14:paraId="7D8E15A5" w14:textId="77777777" w:rsidR="001F2269" w:rsidRPr="00412B93" w:rsidRDefault="001F2269" w:rsidP="00FA7D34">
            <w:pPr>
              <w:snapToGrid w:val="0"/>
              <w:contextualSpacing/>
              <w:jc w:val="center"/>
            </w:pPr>
          </w:p>
        </w:tc>
        <w:tc>
          <w:tcPr>
            <w:tcW w:w="667" w:type="pct"/>
            <w:shd w:val="clear" w:color="auto" w:fill="auto"/>
            <w:vAlign w:val="center"/>
          </w:tcPr>
          <w:p w14:paraId="4EE14EDB" w14:textId="77777777" w:rsidR="001F2269" w:rsidRPr="00412B93" w:rsidRDefault="001F2269" w:rsidP="00FA7D34">
            <w:pPr>
              <w:snapToGrid w:val="0"/>
              <w:contextualSpacing/>
              <w:jc w:val="center"/>
            </w:pPr>
            <w:r w:rsidRPr="00412B93">
              <w:rPr>
                <w:rFonts w:hint="eastAsia"/>
              </w:rPr>
              <w:t>●</w:t>
            </w:r>
          </w:p>
        </w:tc>
        <w:tc>
          <w:tcPr>
            <w:tcW w:w="667" w:type="pct"/>
            <w:shd w:val="clear" w:color="auto" w:fill="auto"/>
            <w:vAlign w:val="center"/>
          </w:tcPr>
          <w:p w14:paraId="349B0166" w14:textId="77777777" w:rsidR="001F2269" w:rsidRPr="00412B93" w:rsidRDefault="001F2269"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399177BA" w14:textId="77777777" w:rsidR="001F2269" w:rsidRPr="00412B93" w:rsidRDefault="001F2269" w:rsidP="00FA7D34">
            <w:pPr>
              <w:snapToGrid w:val="0"/>
              <w:contextualSpacing/>
              <w:jc w:val="center"/>
            </w:pPr>
          </w:p>
        </w:tc>
        <w:tc>
          <w:tcPr>
            <w:tcW w:w="667" w:type="pct"/>
            <w:vAlign w:val="center"/>
          </w:tcPr>
          <w:p w14:paraId="1CAAF3F6" w14:textId="77777777" w:rsidR="001F2269" w:rsidRPr="00412B93" w:rsidRDefault="001F2269" w:rsidP="00FA7D34">
            <w:pPr>
              <w:snapToGrid w:val="0"/>
              <w:contextualSpacing/>
              <w:jc w:val="center"/>
            </w:pPr>
          </w:p>
        </w:tc>
      </w:tr>
      <w:tr w:rsidR="001F2269" w:rsidRPr="00412B93" w14:paraId="07D23919" w14:textId="77777777" w:rsidTr="00A62FCF">
        <w:tc>
          <w:tcPr>
            <w:tcW w:w="416" w:type="pct"/>
            <w:vMerge/>
            <w:shd w:val="clear" w:color="auto" w:fill="auto"/>
            <w:textDirection w:val="tbRlV"/>
            <w:vAlign w:val="center"/>
          </w:tcPr>
          <w:p w14:paraId="60307CF8" w14:textId="77777777" w:rsidR="001F2269" w:rsidRPr="00412B93" w:rsidRDefault="001F2269" w:rsidP="00FA7D34">
            <w:pPr>
              <w:snapToGrid w:val="0"/>
              <w:ind w:left="113" w:right="113"/>
              <w:contextualSpacing/>
              <w:jc w:val="center"/>
            </w:pPr>
          </w:p>
        </w:tc>
        <w:tc>
          <w:tcPr>
            <w:tcW w:w="1249" w:type="pct"/>
            <w:tcBorders>
              <w:bottom w:val="single" w:sz="4" w:space="0" w:color="auto"/>
            </w:tcBorders>
            <w:shd w:val="clear" w:color="auto" w:fill="auto"/>
          </w:tcPr>
          <w:p w14:paraId="3F37286F" w14:textId="77777777" w:rsidR="001F2269" w:rsidRPr="00412B93" w:rsidRDefault="001F2269" w:rsidP="00FA7D34">
            <w:pPr>
              <w:snapToGrid w:val="0"/>
              <w:contextualSpacing/>
              <w:jc w:val="both"/>
            </w:pPr>
            <w:r w:rsidRPr="00412B93">
              <w:rPr>
                <w:rFonts w:hint="eastAsia"/>
              </w:rPr>
              <w:t>第</w:t>
            </w:r>
            <w:r w:rsidRPr="00412B93">
              <w:rPr>
                <w:rFonts w:hint="eastAsia"/>
              </w:rPr>
              <w:t>8</w:t>
            </w:r>
            <w:r w:rsidRPr="00412B93">
              <w:rPr>
                <w:rFonts w:hint="eastAsia"/>
              </w:rPr>
              <w:t>章</w:t>
            </w:r>
            <w:r w:rsidRPr="00412B93">
              <w:rPr>
                <w:rFonts w:hint="eastAsia"/>
              </w:rPr>
              <w:t xml:space="preserve"> </w:t>
            </w:r>
            <w:r w:rsidRPr="00412B93">
              <w:rPr>
                <w:rFonts w:hint="eastAsia"/>
              </w:rPr>
              <w:t>資料庫設計</w:t>
            </w:r>
          </w:p>
        </w:tc>
        <w:tc>
          <w:tcPr>
            <w:tcW w:w="667" w:type="pct"/>
            <w:tcBorders>
              <w:bottom w:val="single" w:sz="4" w:space="0" w:color="auto"/>
            </w:tcBorders>
            <w:shd w:val="clear" w:color="auto" w:fill="auto"/>
            <w:vAlign w:val="center"/>
          </w:tcPr>
          <w:p w14:paraId="42170B35" w14:textId="77777777" w:rsidR="001F2269" w:rsidRPr="00412B93" w:rsidRDefault="001F2269" w:rsidP="00FA7D34">
            <w:pPr>
              <w:snapToGrid w:val="0"/>
              <w:contextualSpacing/>
              <w:jc w:val="center"/>
            </w:pPr>
          </w:p>
        </w:tc>
        <w:tc>
          <w:tcPr>
            <w:tcW w:w="667" w:type="pct"/>
            <w:tcBorders>
              <w:bottom w:val="single" w:sz="4" w:space="0" w:color="auto"/>
            </w:tcBorders>
            <w:shd w:val="clear" w:color="auto" w:fill="auto"/>
            <w:vAlign w:val="center"/>
          </w:tcPr>
          <w:p w14:paraId="0915C4C7" w14:textId="77777777" w:rsidR="001F2269" w:rsidRPr="00412B93" w:rsidRDefault="001F2269" w:rsidP="00FA7D34">
            <w:pPr>
              <w:snapToGrid w:val="0"/>
              <w:contextualSpacing/>
              <w:jc w:val="center"/>
            </w:pPr>
            <w:r w:rsidRPr="00412B93">
              <w:rPr>
                <w:rFonts w:ascii="新細明體" w:eastAsia="新細明體" w:hAnsi="新細明體" w:cs="新細明體" w:hint="eastAsia"/>
              </w:rPr>
              <w:t>〇</w:t>
            </w:r>
          </w:p>
        </w:tc>
        <w:tc>
          <w:tcPr>
            <w:tcW w:w="667" w:type="pct"/>
            <w:tcBorders>
              <w:bottom w:val="single" w:sz="4" w:space="0" w:color="auto"/>
            </w:tcBorders>
            <w:shd w:val="clear" w:color="auto" w:fill="auto"/>
            <w:vAlign w:val="center"/>
          </w:tcPr>
          <w:p w14:paraId="232AB593" w14:textId="56712380" w:rsidR="001F2269" w:rsidRPr="00412B93" w:rsidRDefault="00F42DE5" w:rsidP="00FA7D34">
            <w:pPr>
              <w:snapToGrid w:val="0"/>
              <w:contextualSpacing/>
              <w:jc w:val="center"/>
            </w:pPr>
            <w:r w:rsidRPr="00412B93">
              <w:rPr>
                <w:rFonts w:hint="eastAsia"/>
              </w:rPr>
              <w:t>●</w:t>
            </w:r>
          </w:p>
        </w:tc>
        <w:tc>
          <w:tcPr>
            <w:tcW w:w="667" w:type="pct"/>
            <w:tcBorders>
              <w:bottom w:val="single" w:sz="4" w:space="0" w:color="auto"/>
            </w:tcBorders>
            <w:shd w:val="clear" w:color="auto" w:fill="auto"/>
            <w:vAlign w:val="center"/>
          </w:tcPr>
          <w:p w14:paraId="3884937B" w14:textId="77777777" w:rsidR="001F2269" w:rsidRPr="00412B93" w:rsidRDefault="001F2269" w:rsidP="00FA7D34">
            <w:pPr>
              <w:snapToGrid w:val="0"/>
              <w:contextualSpacing/>
              <w:jc w:val="center"/>
            </w:pPr>
          </w:p>
        </w:tc>
        <w:tc>
          <w:tcPr>
            <w:tcW w:w="667" w:type="pct"/>
            <w:tcBorders>
              <w:bottom w:val="single" w:sz="4" w:space="0" w:color="auto"/>
            </w:tcBorders>
            <w:vAlign w:val="center"/>
          </w:tcPr>
          <w:p w14:paraId="511AAFAC" w14:textId="77777777" w:rsidR="001F2269" w:rsidRPr="00412B93" w:rsidRDefault="001F2269" w:rsidP="00FA7D34">
            <w:pPr>
              <w:snapToGrid w:val="0"/>
              <w:contextualSpacing/>
              <w:jc w:val="center"/>
            </w:pPr>
          </w:p>
        </w:tc>
      </w:tr>
      <w:tr w:rsidR="0014269E" w:rsidRPr="00412B93" w14:paraId="3739E751" w14:textId="77777777" w:rsidTr="00A62FCF">
        <w:trPr>
          <w:trHeight w:val="356"/>
        </w:trPr>
        <w:tc>
          <w:tcPr>
            <w:tcW w:w="416" w:type="pct"/>
            <w:tcBorders>
              <w:top w:val="single" w:sz="4" w:space="0" w:color="auto"/>
              <w:left w:val="single" w:sz="4" w:space="0" w:color="auto"/>
              <w:bottom w:val="single" w:sz="4" w:space="0" w:color="auto"/>
              <w:right w:val="single" w:sz="4" w:space="0" w:color="auto"/>
            </w:tcBorders>
            <w:shd w:val="clear" w:color="auto" w:fill="auto"/>
            <w:vAlign w:val="center"/>
          </w:tcPr>
          <w:p w14:paraId="008F90A3" w14:textId="77777777" w:rsidR="0014269E" w:rsidRPr="00412B93" w:rsidRDefault="0014269E" w:rsidP="00FA7D34">
            <w:pPr>
              <w:snapToGrid w:val="0"/>
              <w:contextualSpacing/>
              <w:jc w:val="center"/>
            </w:pPr>
            <w:r w:rsidRPr="00412B93">
              <w:rPr>
                <w:rFonts w:hint="eastAsia"/>
              </w:rPr>
              <w:t>報告</w:t>
            </w:r>
          </w:p>
        </w:tc>
        <w:tc>
          <w:tcPr>
            <w:tcW w:w="1249" w:type="pct"/>
            <w:tcBorders>
              <w:top w:val="single" w:sz="4" w:space="0" w:color="auto"/>
              <w:left w:val="single" w:sz="4" w:space="0" w:color="auto"/>
              <w:bottom w:val="single" w:sz="4" w:space="0" w:color="auto"/>
              <w:right w:val="single" w:sz="4" w:space="0" w:color="auto"/>
            </w:tcBorders>
            <w:shd w:val="clear" w:color="auto" w:fill="auto"/>
            <w:vAlign w:val="center"/>
          </w:tcPr>
          <w:p w14:paraId="1EAC5ABD" w14:textId="77777777" w:rsidR="0014269E" w:rsidRPr="00412B93" w:rsidRDefault="0014269E" w:rsidP="00FA7D34">
            <w:pPr>
              <w:snapToGrid w:val="0"/>
              <w:contextualSpacing/>
              <w:jc w:val="both"/>
            </w:pPr>
            <w:r w:rsidRPr="00412B93">
              <w:rPr>
                <w:rFonts w:hint="eastAsia"/>
              </w:rPr>
              <w:t>簡報製作</w:t>
            </w:r>
          </w:p>
        </w:tc>
        <w:tc>
          <w:tcPr>
            <w:tcW w:w="667" w:type="pct"/>
            <w:tcBorders>
              <w:top w:val="single" w:sz="4" w:space="0" w:color="auto"/>
              <w:left w:val="single" w:sz="4" w:space="0" w:color="auto"/>
              <w:bottom w:val="single" w:sz="4" w:space="0" w:color="auto"/>
              <w:right w:val="single" w:sz="4" w:space="0" w:color="auto"/>
            </w:tcBorders>
            <w:shd w:val="clear" w:color="auto" w:fill="auto"/>
            <w:vAlign w:val="center"/>
          </w:tcPr>
          <w:p w14:paraId="5521CDDE" w14:textId="77777777" w:rsidR="0014269E" w:rsidRPr="00412B93" w:rsidRDefault="0014269E" w:rsidP="00FA7D34">
            <w:pPr>
              <w:snapToGrid w:val="0"/>
              <w:contextualSpacing/>
              <w:jc w:val="center"/>
            </w:pPr>
            <w:r w:rsidRPr="00412B93">
              <w:rPr>
                <w:rFonts w:ascii="新細明體" w:eastAsia="新細明體" w:hAnsi="新細明體" w:cs="新細明體" w:hint="eastAsia"/>
              </w:rPr>
              <w:t>〇</w:t>
            </w:r>
          </w:p>
        </w:tc>
        <w:tc>
          <w:tcPr>
            <w:tcW w:w="667" w:type="pct"/>
            <w:tcBorders>
              <w:top w:val="single" w:sz="4" w:space="0" w:color="auto"/>
              <w:left w:val="single" w:sz="4" w:space="0" w:color="auto"/>
              <w:bottom w:val="single" w:sz="4" w:space="0" w:color="auto"/>
              <w:right w:val="single" w:sz="4" w:space="0" w:color="auto"/>
            </w:tcBorders>
            <w:shd w:val="clear" w:color="auto" w:fill="auto"/>
            <w:vAlign w:val="center"/>
          </w:tcPr>
          <w:p w14:paraId="0CE38E63" w14:textId="77777777" w:rsidR="0014269E" w:rsidRPr="00412B93" w:rsidRDefault="0014269E" w:rsidP="00FA7D34">
            <w:pPr>
              <w:snapToGrid w:val="0"/>
              <w:contextualSpacing/>
              <w:jc w:val="center"/>
            </w:pPr>
          </w:p>
        </w:tc>
        <w:tc>
          <w:tcPr>
            <w:tcW w:w="667" w:type="pct"/>
            <w:tcBorders>
              <w:top w:val="single" w:sz="4" w:space="0" w:color="auto"/>
              <w:left w:val="single" w:sz="4" w:space="0" w:color="auto"/>
              <w:bottom w:val="single" w:sz="4" w:space="0" w:color="auto"/>
              <w:right w:val="single" w:sz="4" w:space="0" w:color="auto"/>
            </w:tcBorders>
            <w:shd w:val="clear" w:color="auto" w:fill="auto"/>
            <w:vAlign w:val="center"/>
          </w:tcPr>
          <w:p w14:paraId="10DA27C3" w14:textId="77777777" w:rsidR="0014269E" w:rsidRPr="00412B93" w:rsidRDefault="0014269E" w:rsidP="00FA7D34">
            <w:pPr>
              <w:snapToGrid w:val="0"/>
              <w:contextualSpacing/>
              <w:jc w:val="center"/>
            </w:pPr>
            <w:r w:rsidRPr="00412B93">
              <w:rPr>
                <w:rFonts w:ascii="新細明體" w:eastAsia="新細明體" w:hAnsi="新細明體" w:cs="新細明體" w:hint="eastAsia"/>
              </w:rPr>
              <w:t>〇</w:t>
            </w:r>
          </w:p>
        </w:tc>
        <w:tc>
          <w:tcPr>
            <w:tcW w:w="667" w:type="pct"/>
            <w:tcBorders>
              <w:top w:val="single" w:sz="4" w:space="0" w:color="auto"/>
              <w:left w:val="single" w:sz="4" w:space="0" w:color="auto"/>
              <w:bottom w:val="single" w:sz="4" w:space="0" w:color="auto"/>
              <w:right w:val="single" w:sz="4" w:space="0" w:color="auto"/>
            </w:tcBorders>
            <w:shd w:val="clear" w:color="auto" w:fill="auto"/>
            <w:vAlign w:val="center"/>
          </w:tcPr>
          <w:p w14:paraId="1C34155F" w14:textId="77777777" w:rsidR="0014269E" w:rsidRPr="00412B93" w:rsidRDefault="0014269E" w:rsidP="00FA7D34">
            <w:pPr>
              <w:snapToGrid w:val="0"/>
              <w:contextualSpacing/>
              <w:jc w:val="center"/>
            </w:pPr>
            <w:r w:rsidRPr="00412B93">
              <w:rPr>
                <w:rFonts w:hint="eastAsia"/>
              </w:rPr>
              <w:t>●</w:t>
            </w:r>
          </w:p>
        </w:tc>
        <w:tc>
          <w:tcPr>
            <w:tcW w:w="667" w:type="pct"/>
            <w:tcBorders>
              <w:top w:val="single" w:sz="4" w:space="0" w:color="auto"/>
              <w:left w:val="single" w:sz="4" w:space="0" w:color="auto"/>
              <w:bottom w:val="single" w:sz="4" w:space="0" w:color="auto"/>
              <w:right w:val="single" w:sz="4" w:space="0" w:color="auto"/>
            </w:tcBorders>
            <w:vAlign w:val="center"/>
          </w:tcPr>
          <w:p w14:paraId="15249377" w14:textId="77777777" w:rsidR="0014269E" w:rsidRPr="00412B93" w:rsidRDefault="0014269E" w:rsidP="00FA7D34">
            <w:pPr>
              <w:snapToGrid w:val="0"/>
              <w:contextualSpacing/>
              <w:jc w:val="center"/>
            </w:pPr>
          </w:p>
        </w:tc>
      </w:tr>
    </w:tbl>
    <w:p w14:paraId="4A603B6D" w14:textId="08FC591D" w:rsidR="00186D28" w:rsidRPr="00412B93" w:rsidRDefault="00186D28" w:rsidP="00FA7D34">
      <w:pPr>
        <w:pStyle w:val="afd"/>
        <w:ind w:left="280" w:right="280"/>
      </w:pPr>
      <w:bookmarkStart w:id="45" w:name="_Toc167232767"/>
      <w:r w:rsidRPr="00412B93">
        <w:rPr>
          <w:rFonts w:hint="eastAsia"/>
        </w:rPr>
        <w:t>表</w:t>
      </w:r>
      <w:r w:rsidRPr="00412B93">
        <w:t>4-</w:t>
      </w:r>
      <w:r w:rsidR="00B2228E" w:rsidRPr="00412B93">
        <w:rPr>
          <w:rFonts w:hint="eastAsia"/>
        </w:rPr>
        <w:t>2</w:t>
      </w:r>
      <w:r w:rsidRPr="00412B93">
        <w:t>-</w:t>
      </w:r>
      <w:r w:rsidR="00B2228E" w:rsidRPr="00412B93">
        <w:rPr>
          <w:rFonts w:hint="eastAsia"/>
        </w:rPr>
        <w:t>2</w:t>
      </w:r>
      <w:r w:rsidRPr="00412B93">
        <w:rPr>
          <w:rFonts w:hint="eastAsia"/>
        </w:rPr>
        <w:t>、專題成果工作內容與貢獻度表</w:t>
      </w:r>
      <w:bookmarkEnd w:id="45"/>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9"/>
        <w:gridCol w:w="1267"/>
        <w:gridCol w:w="6573"/>
        <w:gridCol w:w="1549"/>
      </w:tblGrid>
      <w:tr w:rsidR="00186D28" w:rsidRPr="00412B93" w14:paraId="2403B3E7" w14:textId="77777777" w:rsidTr="00015B4D">
        <w:tc>
          <w:tcPr>
            <w:tcW w:w="392" w:type="pct"/>
            <w:shd w:val="pct15" w:color="auto" w:fill="auto"/>
            <w:vAlign w:val="center"/>
          </w:tcPr>
          <w:p w14:paraId="68D49B23" w14:textId="77777777" w:rsidR="00186D28" w:rsidRPr="00412B93" w:rsidRDefault="00186D28" w:rsidP="00FA7D34">
            <w:pPr>
              <w:snapToGrid w:val="0"/>
              <w:contextualSpacing/>
              <w:jc w:val="center"/>
              <w:rPr>
                <w:szCs w:val="28"/>
              </w:rPr>
            </w:pPr>
            <w:r w:rsidRPr="00412B93">
              <w:rPr>
                <w:rFonts w:hint="eastAsia"/>
                <w:szCs w:val="28"/>
              </w:rPr>
              <w:lastRenderedPageBreak/>
              <w:t>序號</w:t>
            </w:r>
          </w:p>
        </w:tc>
        <w:tc>
          <w:tcPr>
            <w:tcW w:w="622" w:type="pct"/>
            <w:shd w:val="pct15" w:color="auto" w:fill="auto"/>
            <w:vAlign w:val="center"/>
          </w:tcPr>
          <w:p w14:paraId="3F50860D" w14:textId="77777777" w:rsidR="00186D28" w:rsidRPr="00412B93" w:rsidRDefault="00186D28" w:rsidP="00FA7D34">
            <w:pPr>
              <w:snapToGrid w:val="0"/>
              <w:contextualSpacing/>
              <w:jc w:val="center"/>
              <w:rPr>
                <w:szCs w:val="28"/>
              </w:rPr>
            </w:pPr>
            <w:r w:rsidRPr="00412B93">
              <w:rPr>
                <w:rFonts w:hint="eastAsia"/>
                <w:szCs w:val="28"/>
              </w:rPr>
              <w:t>姓名</w:t>
            </w:r>
          </w:p>
        </w:tc>
        <w:tc>
          <w:tcPr>
            <w:tcW w:w="3226" w:type="pct"/>
            <w:shd w:val="pct15" w:color="auto" w:fill="auto"/>
            <w:vAlign w:val="center"/>
          </w:tcPr>
          <w:p w14:paraId="0F336FA0" w14:textId="77777777" w:rsidR="00186D28" w:rsidRPr="00412B93" w:rsidRDefault="00186D28" w:rsidP="00FA7D34">
            <w:pPr>
              <w:snapToGrid w:val="0"/>
              <w:contextualSpacing/>
              <w:jc w:val="center"/>
              <w:rPr>
                <w:szCs w:val="28"/>
              </w:rPr>
            </w:pPr>
            <w:r w:rsidRPr="00412B93">
              <w:rPr>
                <w:rFonts w:hint="eastAsia"/>
                <w:szCs w:val="28"/>
              </w:rPr>
              <w:t>工作內容</w:t>
            </w:r>
            <w:r w:rsidRPr="00412B93">
              <w:rPr>
                <w:rFonts w:hint="eastAsia"/>
                <w:szCs w:val="28"/>
              </w:rPr>
              <w:t>&lt;</w:t>
            </w:r>
            <w:r w:rsidRPr="00412B93">
              <w:rPr>
                <w:rFonts w:hint="eastAsia"/>
                <w:szCs w:val="28"/>
              </w:rPr>
              <w:t>各限</w:t>
            </w:r>
            <w:r w:rsidRPr="00412B93">
              <w:rPr>
                <w:rFonts w:hint="eastAsia"/>
                <w:szCs w:val="28"/>
              </w:rPr>
              <w:t>100</w:t>
            </w:r>
            <w:r w:rsidRPr="00412B93">
              <w:rPr>
                <w:rFonts w:hint="eastAsia"/>
                <w:szCs w:val="28"/>
              </w:rPr>
              <w:t>字以內</w:t>
            </w:r>
            <w:r w:rsidRPr="00412B93">
              <w:rPr>
                <w:rFonts w:hint="eastAsia"/>
                <w:szCs w:val="28"/>
              </w:rPr>
              <w:t>&gt;</w:t>
            </w:r>
          </w:p>
        </w:tc>
        <w:tc>
          <w:tcPr>
            <w:tcW w:w="760" w:type="pct"/>
            <w:shd w:val="pct15" w:color="auto" w:fill="auto"/>
            <w:vAlign w:val="center"/>
          </w:tcPr>
          <w:p w14:paraId="434E0ADE" w14:textId="77777777" w:rsidR="00186D28" w:rsidRPr="00412B93" w:rsidRDefault="00186D28" w:rsidP="00FA7D34">
            <w:pPr>
              <w:snapToGrid w:val="0"/>
              <w:contextualSpacing/>
              <w:jc w:val="center"/>
              <w:rPr>
                <w:szCs w:val="28"/>
              </w:rPr>
            </w:pPr>
            <w:r w:rsidRPr="00412B93">
              <w:rPr>
                <w:rFonts w:hint="eastAsia"/>
                <w:szCs w:val="28"/>
              </w:rPr>
              <w:t>貢獻度</w:t>
            </w:r>
          </w:p>
        </w:tc>
      </w:tr>
      <w:tr w:rsidR="00186D28" w:rsidRPr="00412B93" w14:paraId="13E94A82" w14:textId="77777777" w:rsidTr="00015B4D">
        <w:tc>
          <w:tcPr>
            <w:tcW w:w="392" w:type="pct"/>
            <w:shd w:val="clear" w:color="auto" w:fill="auto"/>
            <w:vAlign w:val="center"/>
          </w:tcPr>
          <w:p w14:paraId="3D1962CF" w14:textId="77777777" w:rsidR="00186D28" w:rsidRPr="00412B93" w:rsidRDefault="00186D28" w:rsidP="00FA7D34">
            <w:pPr>
              <w:snapToGrid w:val="0"/>
              <w:contextualSpacing/>
              <w:jc w:val="center"/>
              <w:rPr>
                <w:szCs w:val="28"/>
              </w:rPr>
            </w:pPr>
            <w:r w:rsidRPr="00412B93">
              <w:rPr>
                <w:rFonts w:hint="eastAsia"/>
                <w:szCs w:val="28"/>
              </w:rPr>
              <w:t>1</w:t>
            </w:r>
          </w:p>
        </w:tc>
        <w:tc>
          <w:tcPr>
            <w:tcW w:w="622" w:type="pct"/>
            <w:shd w:val="clear" w:color="auto" w:fill="auto"/>
          </w:tcPr>
          <w:p w14:paraId="11F07A64" w14:textId="77777777" w:rsidR="00186D28" w:rsidRPr="00412B93" w:rsidRDefault="00186D28" w:rsidP="00FA7D34">
            <w:pPr>
              <w:snapToGrid w:val="0"/>
              <w:contextualSpacing/>
              <w:jc w:val="both"/>
              <w:rPr>
                <w:szCs w:val="28"/>
              </w:rPr>
            </w:pPr>
            <w:r w:rsidRPr="00412B93">
              <w:rPr>
                <w:rFonts w:hint="eastAsia"/>
                <w:szCs w:val="28"/>
              </w:rPr>
              <w:t>組長</w:t>
            </w:r>
          </w:p>
          <w:p w14:paraId="519403FA" w14:textId="77777777" w:rsidR="00186D28" w:rsidRPr="00412B93" w:rsidRDefault="00186D28" w:rsidP="00FA7D34">
            <w:pPr>
              <w:snapToGrid w:val="0"/>
              <w:contextualSpacing/>
              <w:jc w:val="both"/>
              <w:rPr>
                <w:szCs w:val="28"/>
                <w:u w:val="single"/>
              </w:rPr>
            </w:pPr>
            <w:r w:rsidRPr="00412B93">
              <w:rPr>
                <w:rFonts w:hint="eastAsia"/>
                <w:szCs w:val="28"/>
                <w:u w:val="single"/>
              </w:rPr>
              <w:t xml:space="preserve"> </w:t>
            </w:r>
            <w:r w:rsidRPr="00412B93">
              <w:rPr>
                <w:rFonts w:hint="eastAsia"/>
                <w:szCs w:val="28"/>
                <w:u w:val="single"/>
              </w:rPr>
              <w:t>鄭佳宜</w:t>
            </w:r>
            <w:r w:rsidRPr="00412B93">
              <w:rPr>
                <w:rFonts w:hint="eastAsia"/>
                <w:szCs w:val="28"/>
                <w:u w:val="single"/>
              </w:rPr>
              <w:t xml:space="preserve">       </w:t>
            </w:r>
          </w:p>
        </w:tc>
        <w:tc>
          <w:tcPr>
            <w:tcW w:w="3226" w:type="pct"/>
            <w:shd w:val="clear" w:color="auto" w:fill="auto"/>
            <w:vAlign w:val="center"/>
          </w:tcPr>
          <w:p w14:paraId="366969C2" w14:textId="77777777" w:rsidR="00186D28" w:rsidRPr="00412B93" w:rsidRDefault="00BE4FB9" w:rsidP="00FA7D34">
            <w:pPr>
              <w:snapToGrid w:val="0"/>
              <w:contextualSpacing/>
              <w:jc w:val="both"/>
              <w:rPr>
                <w:szCs w:val="28"/>
              </w:rPr>
            </w:pPr>
            <w:r w:rsidRPr="00412B93">
              <w:rPr>
                <w:rFonts w:hint="eastAsia"/>
                <w:szCs w:val="28"/>
              </w:rPr>
              <w:t>後端開發、資料庫維護、硬體開發</w:t>
            </w:r>
            <w:r w:rsidR="0032791E" w:rsidRPr="00412B93">
              <w:rPr>
                <w:szCs w:val="28"/>
              </w:rPr>
              <w:t>/</w:t>
            </w:r>
            <w:r w:rsidR="0032791E" w:rsidRPr="00412B93">
              <w:rPr>
                <w:rFonts w:hint="eastAsia"/>
                <w:szCs w:val="28"/>
              </w:rPr>
              <w:t>採買</w:t>
            </w:r>
            <w:r w:rsidR="0088155C" w:rsidRPr="00412B93">
              <w:rPr>
                <w:szCs w:val="28"/>
              </w:rPr>
              <w:t>/</w:t>
            </w:r>
            <w:r w:rsidR="0088155C" w:rsidRPr="00412B93">
              <w:rPr>
                <w:rFonts w:hint="eastAsia"/>
                <w:szCs w:val="28"/>
              </w:rPr>
              <w:t>組裝</w:t>
            </w:r>
            <w:r w:rsidRPr="00412B93">
              <w:rPr>
                <w:rFonts w:hint="eastAsia"/>
                <w:szCs w:val="28"/>
              </w:rPr>
              <w:t>、文件製作、分配組內工作事宜</w:t>
            </w:r>
          </w:p>
        </w:tc>
        <w:tc>
          <w:tcPr>
            <w:tcW w:w="760" w:type="pct"/>
            <w:shd w:val="clear" w:color="auto" w:fill="auto"/>
            <w:vAlign w:val="center"/>
          </w:tcPr>
          <w:p w14:paraId="050B0C73" w14:textId="494B7E8F" w:rsidR="00186D28" w:rsidRPr="00412B93" w:rsidRDefault="00BA78AF" w:rsidP="00FA7D34">
            <w:pPr>
              <w:snapToGrid w:val="0"/>
              <w:contextualSpacing/>
              <w:jc w:val="center"/>
              <w:rPr>
                <w:szCs w:val="28"/>
              </w:rPr>
            </w:pPr>
            <w:r w:rsidRPr="00412B93">
              <w:rPr>
                <w:rFonts w:hint="eastAsia"/>
                <w:szCs w:val="28"/>
              </w:rPr>
              <w:t>25</w:t>
            </w:r>
            <w:r w:rsidR="00345822" w:rsidRPr="00412B93">
              <w:rPr>
                <w:rFonts w:hint="eastAsia"/>
                <w:szCs w:val="28"/>
              </w:rPr>
              <w:t>%</w:t>
            </w:r>
          </w:p>
        </w:tc>
      </w:tr>
      <w:tr w:rsidR="00186D28" w:rsidRPr="00412B93" w14:paraId="4407BFFE" w14:textId="77777777" w:rsidTr="00015B4D">
        <w:tc>
          <w:tcPr>
            <w:tcW w:w="392" w:type="pct"/>
            <w:shd w:val="clear" w:color="auto" w:fill="auto"/>
            <w:vAlign w:val="center"/>
          </w:tcPr>
          <w:p w14:paraId="77DC0F93" w14:textId="77777777" w:rsidR="00186D28" w:rsidRPr="00412B93" w:rsidRDefault="00186D28" w:rsidP="00FA7D34">
            <w:pPr>
              <w:snapToGrid w:val="0"/>
              <w:contextualSpacing/>
              <w:jc w:val="center"/>
              <w:rPr>
                <w:szCs w:val="28"/>
              </w:rPr>
            </w:pPr>
            <w:r w:rsidRPr="00412B93">
              <w:rPr>
                <w:rFonts w:hint="eastAsia"/>
                <w:szCs w:val="28"/>
              </w:rPr>
              <w:t>2</w:t>
            </w:r>
          </w:p>
        </w:tc>
        <w:tc>
          <w:tcPr>
            <w:tcW w:w="622" w:type="pct"/>
            <w:shd w:val="clear" w:color="auto" w:fill="auto"/>
          </w:tcPr>
          <w:p w14:paraId="504E7D00" w14:textId="77777777" w:rsidR="00186D28" w:rsidRPr="00412B93" w:rsidRDefault="00186D28" w:rsidP="00FA7D34">
            <w:pPr>
              <w:snapToGrid w:val="0"/>
              <w:contextualSpacing/>
              <w:jc w:val="both"/>
              <w:rPr>
                <w:szCs w:val="28"/>
              </w:rPr>
            </w:pPr>
            <w:r w:rsidRPr="00412B93">
              <w:rPr>
                <w:rFonts w:hint="eastAsia"/>
                <w:szCs w:val="28"/>
              </w:rPr>
              <w:t>組員</w:t>
            </w:r>
          </w:p>
          <w:p w14:paraId="6E1E59EA" w14:textId="77777777" w:rsidR="00186D28" w:rsidRPr="00412B93" w:rsidRDefault="00186D28" w:rsidP="00FA7D34">
            <w:pPr>
              <w:snapToGrid w:val="0"/>
              <w:contextualSpacing/>
              <w:jc w:val="both"/>
              <w:rPr>
                <w:szCs w:val="28"/>
                <w:u w:val="single"/>
              </w:rPr>
            </w:pPr>
            <w:r w:rsidRPr="00412B93">
              <w:rPr>
                <w:rFonts w:hint="eastAsia"/>
                <w:szCs w:val="28"/>
                <w:u w:val="single"/>
              </w:rPr>
              <w:t xml:space="preserve"> </w:t>
            </w:r>
            <w:r w:rsidRPr="00412B93">
              <w:rPr>
                <w:rFonts w:hint="eastAsia"/>
                <w:szCs w:val="28"/>
                <w:u w:val="single"/>
              </w:rPr>
              <w:t>陳家寧</w:t>
            </w:r>
            <w:r w:rsidRPr="00412B93">
              <w:rPr>
                <w:rFonts w:hint="eastAsia"/>
                <w:szCs w:val="28"/>
                <w:u w:val="single"/>
              </w:rPr>
              <w:t xml:space="preserve">        </w:t>
            </w:r>
          </w:p>
        </w:tc>
        <w:tc>
          <w:tcPr>
            <w:tcW w:w="3226" w:type="pct"/>
            <w:shd w:val="clear" w:color="auto" w:fill="auto"/>
            <w:vAlign w:val="center"/>
          </w:tcPr>
          <w:p w14:paraId="1D6C5BF3" w14:textId="72AB94D2" w:rsidR="00186D28" w:rsidRPr="00412B93" w:rsidRDefault="004D1918" w:rsidP="00FA7D34">
            <w:pPr>
              <w:snapToGrid w:val="0"/>
              <w:contextualSpacing/>
              <w:jc w:val="both"/>
              <w:rPr>
                <w:szCs w:val="28"/>
              </w:rPr>
            </w:pPr>
            <w:r w:rsidRPr="00412B93">
              <w:rPr>
                <w:rFonts w:hint="eastAsia"/>
                <w:szCs w:val="28"/>
              </w:rPr>
              <w:t>UI/UX</w:t>
            </w:r>
            <w:r w:rsidRPr="00412B93">
              <w:rPr>
                <w:rFonts w:hint="eastAsia"/>
                <w:szCs w:val="28"/>
              </w:rPr>
              <w:t>設計、</w:t>
            </w:r>
            <w:r w:rsidR="00BE4FB9" w:rsidRPr="00412B93">
              <w:rPr>
                <w:rFonts w:hint="eastAsia"/>
                <w:szCs w:val="28"/>
              </w:rPr>
              <w:t>Logo</w:t>
            </w:r>
            <w:r w:rsidR="00BE4FB9" w:rsidRPr="00412B93">
              <w:rPr>
                <w:rFonts w:hint="eastAsia"/>
                <w:szCs w:val="28"/>
              </w:rPr>
              <w:t>製作、文件製作</w:t>
            </w:r>
          </w:p>
        </w:tc>
        <w:tc>
          <w:tcPr>
            <w:tcW w:w="760" w:type="pct"/>
            <w:shd w:val="clear" w:color="auto" w:fill="auto"/>
            <w:vAlign w:val="center"/>
          </w:tcPr>
          <w:p w14:paraId="61102928" w14:textId="572A136B" w:rsidR="00186D28" w:rsidRPr="00412B93" w:rsidRDefault="00BA78AF" w:rsidP="00FA7D34">
            <w:pPr>
              <w:snapToGrid w:val="0"/>
              <w:contextualSpacing/>
              <w:jc w:val="center"/>
              <w:rPr>
                <w:szCs w:val="28"/>
              </w:rPr>
            </w:pPr>
            <w:r w:rsidRPr="00412B93">
              <w:rPr>
                <w:rFonts w:hint="eastAsia"/>
                <w:szCs w:val="28"/>
              </w:rPr>
              <w:t>14</w:t>
            </w:r>
            <w:r w:rsidR="00186D28" w:rsidRPr="00412B93">
              <w:rPr>
                <w:szCs w:val="28"/>
              </w:rPr>
              <w:t>%</w:t>
            </w:r>
          </w:p>
        </w:tc>
      </w:tr>
      <w:tr w:rsidR="00186D28" w:rsidRPr="00412B93" w14:paraId="04A2FC02" w14:textId="77777777" w:rsidTr="00015B4D">
        <w:tc>
          <w:tcPr>
            <w:tcW w:w="392" w:type="pct"/>
            <w:shd w:val="clear" w:color="auto" w:fill="auto"/>
            <w:vAlign w:val="center"/>
          </w:tcPr>
          <w:p w14:paraId="785D52A7" w14:textId="77777777" w:rsidR="00186D28" w:rsidRPr="00412B93" w:rsidRDefault="00186D28" w:rsidP="00FA7D34">
            <w:pPr>
              <w:snapToGrid w:val="0"/>
              <w:contextualSpacing/>
              <w:jc w:val="center"/>
              <w:rPr>
                <w:szCs w:val="28"/>
              </w:rPr>
            </w:pPr>
            <w:r w:rsidRPr="00412B93">
              <w:rPr>
                <w:rFonts w:hint="eastAsia"/>
                <w:szCs w:val="28"/>
              </w:rPr>
              <w:t>3</w:t>
            </w:r>
          </w:p>
        </w:tc>
        <w:tc>
          <w:tcPr>
            <w:tcW w:w="622" w:type="pct"/>
            <w:shd w:val="clear" w:color="auto" w:fill="auto"/>
          </w:tcPr>
          <w:p w14:paraId="2F38D9A3" w14:textId="77777777" w:rsidR="00186D28" w:rsidRPr="00412B93" w:rsidRDefault="00186D28" w:rsidP="00FA7D34">
            <w:pPr>
              <w:snapToGrid w:val="0"/>
              <w:contextualSpacing/>
              <w:jc w:val="both"/>
              <w:rPr>
                <w:szCs w:val="28"/>
              </w:rPr>
            </w:pPr>
            <w:r w:rsidRPr="00412B93">
              <w:rPr>
                <w:rFonts w:hint="eastAsia"/>
                <w:szCs w:val="28"/>
              </w:rPr>
              <w:t>組員</w:t>
            </w:r>
          </w:p>
          <w:p w14:paraId="33021D8E" w14:textId="77777777" w:rsidR="00186D28" w:rsidRPr="00412B93" w:rsidRDefault="00186D28" w:rsidP="00FA7D34">
            <w:pPr>
              <w:snapToGrid w:val="0"/>
              <w:contextualSpacing/>
              <w:jc w:val="both"/>
              <w:rPr>
                <w:szCs w:val="28"/>
                <w:u w:val="single"/>
              </w:rPr>
            </w:pPr>
            <w:r w:rsidRPr="00412B93">
              <w:rPr>
                <w:rFonts w:hint="eastAsia"/>
                <w:szCs w:val="28"/>
                <w:u w:val="single"/>
              </w:rPr>
              <w:t xml:space="preserve"> </w:t>
            </w:r>
            <w:r w:rsidRPr="00412B93">
              <w:rPr>
                <w:rFonts w:hint="eastAsia"/>
                <w:szCs w:val="28"/>
                <w:u w:val="single"/>
              </w:rPr>
              <w:t>周東</w:t>
            </w:r>
            <w:r w:rsidRPr="00412B93">
              <w:rPr>
                <w:rFonts w:cs="新細明體" w:hint="eastAsia"/>
                <w:szCs w:val="28"/>
                <w:u w:val="single"/>
              </w:rPr>
              <w:t>圻</w:t>
            </w:r>
            <w:r w:rsidRPr="00412B93">
              <w:rPr>
                <w:rFonts w:hint="eastAsia"/>
                <w:szCs w:val="28"/>
                <w:u w:val="single"/>
              </w:rPr>
              <w:t xml:space="preserve">        </w:t>
            </w:r>
          </w:p>
        </w:tc>
        <w:tc>
          <w:tcPr>
            <w:tcW w:w="3226" w:type="pct"/>
            <w:shd w:val="clear" w:color="auto" w:fill="auto"/>
            <w:vAlign w:val="center"/>
          </w:tcPr>
          <w:p w14:paraId="7334942B" w14:textId="5FA80FD7" w:rsidR="00186D28" w:rsidRPr="00412B93" w:rsidRDefault="00BE4FB9" w:rsidP="00FA7D34">
            <w:pPr>
              <w:snapToGrid w:val="0"/>
              <w:contextualSpacing/>
              <w:jc w:val="both"/>
              <w:rPr>
                <w:szCs w:val="28"/>
              </w:rPr>
            </w:pPr>
            <w:r w:rsidRPr="00412B93">
              <w:rPr>
                <w:rFonts w:hint="eastAsia"/>
                <w:szCs w:val="28"/>
              </w:rPr>
              <w:t>後端開發、</w:t>
            </w:r>
            <w:r w:rsidR="001A6645" w:rsidRPr="00412B93">
              <w:rPr>
                <w:rFonts w:hint="eastAsia"/>
                <w:szCs w:val="28"/>
              </w:rPr>
              <w:t>伺服器維護、</w:t>
            </w:r>
            <w:r w:rsidRPr="00412B93">
              <w:rPr>
                <w:rFonts w:hint="eastAsia"/>
                <w:szCs w:val="28"/>
              </w:rPr>
              <w:t>資料庫</w:t>
            </w:r>
            <w:r w:rsidR="001A6645" w:rsidRPr="00412B93">
              <w:rPr>
                <w:rFonts w:hint="eastAsia"/>
                <w:szCs w:val="28"/>
              </w:rPr>
              <w:t>建置</w:t>
            </w:r>
            <w:r w:rsidRPr="00412B93">
              <w:rPr>
                <w:rFonts w:hint="eastAsia"/>
                <w:szCs w:val="28"/>
              </w:rPr>
              <w:t>、硬體開發</w:t>
            </w:r>
            <w:r w:rsidR="00D77E30" w:rsidRPr="00412B93">
              <w:rPr>
                <w:szCs w:val="28"/>
              </w:rPr>
              <w:t>/</w:t>
            </w:r>
            <w:r w:rsidR="00D77E30" w:rsidRPr="00412B93">
              <w:rPr>
                <w:rFonts w:hint="eastAsia"/>
                <w:szCs w:val="28"/>
              </w:rPr>
              <w:t>組裝</w:t>
            </w:r>
            <w:r w:rsidRPr="00412B93">
              <w:rPr>
                <w:rFonts w:hint="eastAsia"/>
                <w:szCs w:val="28"/>
              </w:rPr>
              <w:t>、文件製作</w:t>
            </w:r>
            <w:r w:rsidR="004D1918" w:rsidRPr="00412B93">
              <w:rPr>
                <w:rFonts w:hint="eastAsia"/>
                <w:szCs w:val="28"/>
              </w:rPr>
              <w:t>、解決成員技術疑問</w:t>
            </w:r>
          </w:p>
        </w:tc>
        <w:tc>
          <w:tcPr>
            <w:tcW w:w="760" w:type="pct"/>
            <w:shd w:val="clear" w:color="auto" w:fill="auto"/>
            <w:vAlign w:val="center"/>
          </w:tcPr>
          <w:p w14:paraId="43252FAE" w14:textId="6A002B45" w:rsidR="00186D28" w:rsidRPr="00412B93" w:rsidRDefault="00BA78AF" w:rsidP="00FA7D34">
            <w:pPr>
              <w:snapToGrid w:val="0"/>
              <w:contextualSpacing/>
              <w:jc w:val="center"/>
              <w:rPr>
                <w:szCs w:val="28"/>
              </w:rPr>
            </w:pPr>
            <w:r w:rsidRPr="00412B93">
              <w:rPr>
                <w:rFonts w:hint="eastAsia"/>
                <w:szCs w:val="28"/>
              </w:rPr>
              <w:t>25</w:t>
            </w:r>
            <w:r w:rsidR="00A35060" w:rsidRPr="00412B93">
              <w:rPr>
                <w:rFonts w:hint="eastAsia"/>
                <w:szCs w:val="28"/>
              </w:rPr>
              <w:t>%</w:t>
            </w:r>
          </w:p>
        </w:tc>
      </w:tr>
      <w:tr w:rsidR="00186D28" w:rsidRPr="00412B93" w14:paraId="7F756160" w14:textId="77777777" w:rsidTr="00015B4D">
        <w:tc>
          <w:tcPr>
            <w:tcW w:w="392" w:type="pct"/>
            <w:shd w:val="clear" w:color="auto" w:fill="auto"/>
            <w:vAlign w:val="center"/>
          </w:tcPr>
          <w:p w14:paraId="7BAA8B60" w14:textId="77777777" w:rsidR="00186D28" w:rsidRPr="00412B93" w:rsidRDefault="00186D28" w:rsidP="00FA7D34">
            <w:pPr>
              <w:snapToGrid w:val="0"/>
              <w:contextualSpacing/>
              <w:jc w:val="center"/>
              <w:rPr>
                <w:szCs w:val="28"/>
              </w:rPr>
            </w:pPr>
            <w:r w:rsidRPr="00412B93">
              <w:rPr>
                <w:rFonts w:hint="eastAsia"/>
                <w:szCs w:val="28"/>
              </w:rPr>
              <w:t>4</w:t>
            </w:r>
          </w:p>
        </w:tc>
        <w:tc>
          <w:tcPr>
            <w:tcW w:w="622" w:type="pct"/>
            <w:shd w:val="clear" w:color="auto" w:fill="auto"/>
          </w:tcPr>
          <w:p w14:paraId="58B1D9FC" w14:textId="77777777" w:rsidR="00186D28" w:rsidRPr="00412B93" w:rsidRDefault="00186D28" w:rsidP="00FA7D34">
            <w:pPr>
              <w:snapToGrid w:val="0"/>
              <w:contextualSpacing/>
              <w:jc w:val="both"/>
              <w:rPr>
                <w:szCs w:val="28"/>
              </w:rPr>
            </w:pPr>
            <w:r w:rsidRPr="00412B93">
              <w:rPr>
                <w:rFonts w:hint="eastAsia"/>
                <w:szCs w:val="28"/>
              </w:rPr>
              <w:t>組員</w:t>
            </w:r>
          </w:p>
          <w:p w14:paraId="3A0478FB" w14:textId="77777777" w:rsidR="00186D28" w:rsidRPr="00412B93" w:rsidRDefault="00186D28" w:rsidP="00FA7D34">
            <w:pPr>
              <w:snapToGrid w:val="0"/>
              <w:contextualSpacing/>
              <w:jc w:val="both"/>
              <w:rPr>
                <w:szCs w:val="28"/>
                <w:u w:val="single"/>
              </w:rPr>
            </w:pPr>
            <w:r w:rsidRPr="00412B93">
              <w:rPr>
                <w:rFonts w:hint="eastAsia"/>
                <w:szCs w:val="28"/>
                <w:u w:val="single"/>
              </w:rPr>
              <w:t xml:space="preserve"> </w:t>
            </w:r>
            <w:r w:rsidRPr="00412B93">
              <w:rPr>
                <w:rFonts w:hint="eastAsia"/>
                <w:szCs w:val="28"/>
                <w:u w:val="single"/>
              </w:rPr>
              <w:t>陳</w:t>
            </w:r>
            <w:r w:rsidRPr="00412B93">
              <w:rPr>
                <w:rFonts w:hint="eastAsia"/>
                <w:szCs w:val="28"/>
                <w:u w:val="single"/>
              </w:rPr>
              <w:t xml:space="preserve"> </w:t>
            </w:r>
            <w:r w:rsidRPr="00412B93">
              <w:rPr>
                <w:szCs w:val="28"/>
                <w:u w:val="single"/>
              </w:rPr>
              <w:t xml:space="preserve"> </w:t>
            </w:r>
            <w:r w:rsidRPr="00412B93">
              <w:rPr>
                <w:rFonts w:hint="eastAsia"/>
                <w:szCs w:val="28"/>
                <w:u w:val="single"/>
              </w:rPr>
              <w:t>暄</w:t>
            </w:r>
            <w:r w:rsidRPr="00412B93">
              <w:rPr>
                <w:rFonts w:hint="eastAsia"/>
                <w:szCs w:val="28"/>
                <w:u w:val="single"/>
              </w:rPr>
              <w:t xml:space="preserve">        </w:t>
            </w:r>
          </w:p>
        </w:tc>
        <w:tc>
          <w:tcPr>
            <w:tcW w:w="3226" w:type="pct"/>
            <w:shd w:val="clear" w:color="auto" w:fill="auto"/>
            <w:vAlign w:val="center"/>
          </w:tcPr>
          <w:p w14:paraId="58A20641" w14:textId="4932203C" w:rsidR="00186D28" w:rsidRPr="00412B93" w:rsidRDefault="004D1918" w:rsidP="00FA7D34">
            <w:pPr>
              <w:snapToGrid w:val="0"/>
              <w:contextualSpacing/>
              <w:jc w:val="both"/>
              <w:rPr>
                <w:szCs w:val="28"/>
              </w:rPr>
            </w:pPr>
            <w:r w:rsidRPr="00412B93">
              <w:rPr>
                <w:rFonts w:hint="eastAsia"/>
                <w:szCs w:val="28"/>
              </w:rPr>
              <w:t>UI/UX</w:t>
            </w:r>
            <w:r w:rsidRPr="00412B93">
              <w:rPr>
                <w:rFonts w:hint="eastAsia"/>
                <w:szCs w:val="28"/>
              </w:rPr>
              <w:t>設計</w:t>
            </w:r>
            <w:r w:rsidR="0054001B" w:rsidRPr="00412B93">
              <w:rPr>
                <w:rFonts w:hint="eastAsia"/>
                <w:szCs w:val="28"/>
              </w:rPr>
              <w:t>、</w:t>
            </w:r>
            <w:r w:rsidR="0054001B" w:rsidRPr="00412B93">
              <w:rPr>
                <w:szCs w:val="28"/>
              </w:rPr>
              <w:t>Line Bot</w:t>
            </w:r>
            <w:r w:rsidRPr="00412B93">
              <w:rPr>
                <w:rFonts w:hint="eastAsia"/>
                <w:szCs w:val="28"/>
              </w:rPr>
              <w:t>、</w:t>
            </w:r>
            <w:r w:rsidR="00BE4FB9" w:rsidRPr="00412B93">
              <w:rPr>
                <w:rFonts w:hint="eastAsia"/>
                <w:szCs w:val="28"/>
              </w:rPr>
              <w:t>簡報製作</w:t>
            </w:r>
          </w:p>
        </w:tc>
        <w:tc>
          <w:tcPr>
            <w:tcW w:w="760" w:type="pct"/>
            <w:shd w:val="clear" w:color="auto" w:fill="auto"/>
            <w:vAlign w:val="center"/>
          </w:tcPr>
          <w:p w14:paraId="5AD6D9FB" w14:textId="58794572" w:rsidR="00186D28" w:rsidRPr="00412B93" w:rsidRDefault="00BA78AF" w:rsidP="00FA7D34">
            <w:pPr>
              <w:snapToGrid w:val="0"/>
              <w:contextualSpacing/>
              <w:jc w:val="center"/>
              <w:rPr>
                <w:szCs w:val="28"/>
              </w:rPr>
            </w:pPr>
            <w:r w:rsidRPr="00412B93">
              <w:rPr>
                <w:rFonts w:hint="eastAsia"/>
                <w:szCs w:val="28"/>
              </w:rPr>
              <w:t>16</w:t>
            </w:r>
            <w:r w:rsidR="00186D28" w:rsidRPr="00412B93">
              <w:rPr>
                <w:szCs w:val="28"/>
              </w:rPr>
              <w:t>%</w:t>
            </w:r>
          </w:p>
        </w:tc>
      </w:tr>
      <w:tr w:rsidR="00186D28" w:rsidRPr="00412B93" w14:paraId="3FE51839" w14:textId="77777777" w:rsidTr="00015B4D">
        <w:tc>
          <w:tcPr>
            <w:tcW w:w="392" w:type="pct"/>
            <w:shd w:val="clear" w:color="auto" w:fill="auto"/>
            <w:vAlign w:val="center"/>
          </w:tcPr>
          <w:p w14:paraId="55258EFE" w14:textId="77777777" w:rsidR="00186D28" w:rsidRPr="00412B93" w:rsidRDefault="00186D28" w:rsidP="00FA7D34">
            <w:pPr>
              <w:snapToGrid w:val="0"/>
              <w:contextualSpacing/>
              <w:jc w:val="center"/>
              <w:rPr>
                <w:szCs w:val="28"/>
              </w:rPr>
            </w:pPr>
            <w:r w:rsidRPr="00412B93">
              <w:rPr>
                <w:rFonts w:hint="eastAsia"/>
                <w:szCs w:val="28"/>
              </w:rPr>
              <w:t>5</w:t>
            </w:r>
          </w:p>
        </w:tc>
        <w:tc>
          <w:tcPr>
            <w:tcW w:w="622" w:type="pct"/>
            <w:shd w:val="clear" w:color="auto" w:fill="auto"/>
          </w:tcPr>
          <w:p w14:paraId="1CEB8E80" w14:textId="77777777" w:rsidR="00186D28" w:rsidRPr="00412B93" w:rsidRDefault="00186D28" w:rsidP="00FA7D34">
            <w:pPr>
              <w:snapToGrid w:val="0"/>
              <w:contextualSpacing/>
              <w:jc w:val="both"/>
              <w:rPr>
                <w:szCs w:val="28"/>
              </w:rPr>
            </w:pPr>
            <w:r w:rsidRPr="00412B93">
              <w:rPr>
                <w:rFonts w:hint="eastAsia"/>
                <w:szCs w:val="28"/>
              </w:rPr>
              <w:t>組員</w:t>
            </w:r>
          </w:p>
          <w:p w14:paraId="13C69161" w14:textId="77777777" w:rsidR="00186D28" w:rsidRPr="00412B93" w:rsidRDefault="00186D28" w:rsidP="00FA7D34">
            <w:pPr>
              <w:snapToGrid w:val="0"/>
              <w:contextualSpacing/>
              <w:jc w:val="both"/>
              <w:rPr>
                <w:szCs w:val="28"/>
                <w:u w:val="single"/>
              </w:rPr>
            </w:pPr>
            <w:r w:rsidRPr="00412B93">
              <w:rPr>
                <w:rFonts w:hint="eastAsia"/>
                <w:szCs w:val="28"/>
                <w:u w:val="single"/>
              </w:rPr>
              <w:t xml:space="preserve"> </w:t>
            </w:r>
            <w:r w:rsidRPr="00412B93">
              <w:rPr>
                <w:rFonts w:hint="eastAsia"/>
                <w:szCs w:val="28"/>
                <w:u w:val="single"/>
              </w:rPr>
              <w:t>陳</w:t>
            </w:r>
            <w:r w:rsidRPr="00412B93">
              <w:rPr>
                <w:rFonts w:cs="新細明體" w:hint="eastAsia"/>
                <w:szCs w:val="28"/>
                <w:u w:val="single"/>
              </w:rPr>
              <w:t>姸</w:t>
            </w:r>
            <w:r w:rsidRPr="00412B93">
              <w:rPr>
                <w:rFonts w:hint="eastAsia"/>
                <w:szCs w:val="28"/>
                <w:u w:val="single"/>
              </w:rPr>
              <w:t>甄</w:t>
            </w:r>
            <w:r w:rsidRPr="00412B93">
              <w:rPr>
                <w:rFonts w:hint="eastAsia"/>
                <w:szCs w:val="28"/>
                <w:u w:val="single"/>
              </w:rPr>
              <w:t xml:space="preserve">        </w:t>
            </w:r>
          </w:p>
        </w:tc>
        <w:tc>
          <w:tcPr>
            <w:tcW w:w="3226" w:type="pct"/>
            <w:shd w:val="clear" w:color="auto" w:fill="auto"/>
            <w:vAlign w:val="center"/>
          </w:tcPr>
          <w:p w14:paraId="43C3F7A7" w14:textId="230B77CA" w:rsidR="00186D28" w:rsidRPr="00412B93" w:rsidRDefault="00BE4FB9" w:rsidP="00FA7D34">
            <w:pPr>
              <w:snapToGrid w:val="0"/>
              <w:contextualSpacing/>
              <w:jc w:val="both"/>
              <w:rPr>
                <w:szCs w:val="28"/>
              </w:rPr>
            </w:pPr>
            <w:r w:rsidRPr="00412B93">
              <w:rPr>
                <w:rFonts w:hint="eastAsia"/>
                <w:szCs w:val="28"/>
              </w:rPr>
              <w:t>後端開發</w:t>
            </w:r>
            <w:r w:rsidR="004D1918" w:rsidRPr="00412B93">
              <w:rPr>
                <w:rFonts w:hint="eastAsia"/>
                <w:szCs w:val="28"/>
              </w:rPr>
              <w:t>、硬體開發</w:t>
            </w:r>
            <w:r w:rsidR="0078473F" w:rsidRPr="00412B93">
              <w:rPr>
                <w:szCs w:val="28"/>
              </w:rPr>
              <w:t>/</w:t>
            </w:r>
            <w:r w:rsidR="0078473F" w:rsidRPr="00412B93">
              <w:rPr>
                <w:rFonts w:hint="eastAsia"/>
                <w:szCs w:val="28"/>
              </w:rPr>
              <w:t>提供</w:t>
            </w:r>
            <w:r w:rsidR="004F1112" w:rsidRPr="00412B93">
              <w:rPr>
                <w:rFonts w:hint="eastAsia"/>
                <w:szCs w:val="28"/>
              </w:rPr>
              <w:t>、</w:t>
            </w:r>
            <w:r w:rsidR="004F1112" w:rsidRPr="00412B93">
              <w:rPr>
                <w:szCs w:val="28"/>
              </w:rPr>
              <w:t>Line Bot</w:t>
            </w:r>
          </w:p>
        </w:tc>
        <w:tc>
          <w:tcPr>
            <w:tcW w:w="760" w:type="pct"/>
            <w:shd w:val="clear" w:color="auto" w:fill="auto"/>
            <w:vAlign w:val="center"/>
          </w:tcPr>
          <w:p w14:paraId="50008B19" w14:textId="601A14F9" w:rsidR="00186D28" w:rsidRPr="00412B93" w:rsidRDefault="00BA78AF" w:rsidP="00FA7D34">
            <w:pPr>
              <w:snapToGrid w:val="0"/>
              <w:contextualSpacing/>
              <w:jc w:val="center"/>
              <w:rPr>
                <w:szCs w:val="28"/>
              </w:rPr>
            </w:pPr>
            <w:r w:rsidRPr="00412B93">
              <w:rPr>
                <w:rFonts w:hint="eastAsia"/>
                <w:szCs w:val="28"/>
              </w:rPr>
              <w:t>20</w:t>
            </w:r>
            <w:r w:rsidR="00186D28" w:rsidRPr="00412B93">
              <w:rPr>
                <w:szCs w:val="28"/>
              </w:rPr>
              <w:t>%</w:t>
            </w:r>
          </w:p>
        </w:tc>
      </w:tr>
      <w:tr w:rsidR="00186D28" w:rsidRPr="00412B93" w14:paraId="650C5405" w14:textId="77777777" w:rsidTr="00015B4D">
        <w:tc>
          <w:tcPr>
            <w:tcW w:w="4240" w:type="pct"/>
            <w:gridSpan w:val="3"/>
            <w:shd w:val="clear" w:color="auto" w:fill="auto"/>
            <w:vAlign w:val="center"/>
          </w:tcPr>
          <w:p w14:paraId="52DF09E3" w14:textId="77777777" w:rsidR="00186D28" w:rsidRPr="00412B93" w:rsidRDefault="00186D28" w:rsidP="00FA7D34">
            <w:pPr>
              <w:snapToGrid w:val="0"/>
              <w:contextualSpacing/>
              <w:jc w:val="both"/>
              <w:rPr>
                <w:szCs w:val="28"/>
              </w:rPr>
            </w:pPr>
          </w:p>
        </w:tc>
        <w:tc>
          <w:tcPr>
            <w:tcW w:w="760" w:type="pct"/>
            <w:shd w:val="clear" w:color="auto" w:fill="auto"/>
          </w:tcPr>
          <w:p w14:paraId="518B38BC" w14:textId="77777777" w:rsidR="00186D28" w:rsidRPr="00412B93" w:rsidRDefault="00186D28" w:rsidP="00FA7D34">
            <w:pPr>
              <w:snapToGrid w:val="0"/>
              <w:contextualSpacing/>
              <w:jc w:val="both"/>
              <w:rPr>
                <w:spacing w:val="-10"/>
                <w:szCs w:val="28"/>
              </w:rPr>
            </w:pPr>
            <w:r w:rsidRPr="00412B93">
              <w:rPr>
                <w:rFonts w:hint="eastAsia"/>
                <w:spacing w:val="-10"/>
                <w:szCs w:val="28"/>
              </w:rPr>
              <w:t>總計</w:t>
            </w:r>
            <w:r w:rsidRPr="00412B93">
              <w:rPr>
                <w:rFonts w:hint="eastAsia"/>
                <w:spacing w:val="-10"/>
                <w:szCs w:val="28"/>
              </w:rPr>
              <w:t>:100%</w:t>
            </w:r>
          </w:p>
        </w:tc>
      </w:tr>
    </w:tbl>
    <w:p w14:paraId="250027D9" w14:textId="77777777" w:rsidR="00186D28" w:rsidRPr="00412B93" w:rsidRDefault="00186D28" w:rsidP="00FA7D34">
      <w:pPr>
        <w:snapToGrid w:val="0"/>
        <w:contextualSpacing/>
        <w:jc w:val="both"/>
      </w:pPr>
    </w:p>
    <w:p w14:paraId="0A392D05" w14:textId="18D86436" w:rsidR="00817A23" w:rsidRPr="00412B93" w:rsidRDefault="00186D28" w:rsidP="00FA7D34">
      <w:pPr>
        <w:pStyle w:val="afb"/>
      </w:pPr>
      <w:r w:rsidRPr="00412B93">
        <w:br w:type="page"/>
      </w:r>
      <w:bookmarkStart w:id="46" w:name="_Toc167232685"/>
      <w:r w:rsidR="00817A23" w:rsidRPr="00412B93">
        <w:rPr>
          <w:rFonts w:hint="eastAsia"/>
        </w:rPr>
        <w:lastRenderedPageBreak/>
        <w:t>第五章</w:t>
      </w:r>
      <w:r w:rsidR="00817A23" w:rsidRPr="00412B93">
        <w:t xml:space="preserve"> </w:t>
      </w:r>
      <w:r w:rsidR="00817A23" w:rsidRPr="00412B93">
        <w:rPr>
          <w:rFonts w:hint="eastAsia"/>
        </w:rPr>
        <w:t>需求模型</w:t>
      </w:r>
      <w:bookmarkEnd w:id="46"/>
    </w:p>
    <w:p w14:paraId="3B962BBF" w14:textId="7495667A" w:rsidR="00817A23" w:rsidRPr="00412B93" w:rsidRDefault="00817A23" w:rsidP="00FA7D34">
      <w:pPr>
        <w:pStyle w:val="1-1"/>
      </w:pPr>
      <w:bookmarkStart w:id="47" w:name="_Toc167232686"/>
      <w:r w:rsidRPr="00412B93">
        <w:t>5</w:t>
      </w:r>
      <w:r w:rsidRPr="00412B93">
        <w:rPr>
          <w:rFonts w:hint="eastAsia"/>
        </w:rPr>
        <w:t>-</w:t>
      </w:r>
      <w:r w:rsidRPr="00412B93">
        <w:t xml:space="preserve">1 </w:t>
      </w:r>
      <w:r w:rsidRPr="00412B93">
        <w:rPr>
          <w:rFonts w:hint="eastAsia"/>
        </w:rPr>
        <w:t>功能分解圖（</w:t>
      </w:r>
      <w:r w:rsidRPr="00412B93">
        <w:rPr>
          <w:rFonts w:hint="eastAsia"/>
        </w:rPr>
        <w:t>Functional decomposition diagram</w:t>
      </w:r>
      <w:r w:rsidRPr="00412B93">
        <w:rPr>
          <w:rFonts w:hint="eastAsia"/>
        </w:rPr>
        <w:t>）</w:t>
      </w:r>
      <w:bookmarkEnd w:id="47"/>
    </w:p>
    <w:p w14:paraId="0AE9218F" w14:textId="41EAEFBF" w:rsidR="005E4707" w:rsidRDefault="005E4707" w:rsidP="00FA7D34">
      <w:pPr>
        <w:snapToGrid w:val="0"/>
        <w:contextualSpacing/>
        <w:jc w:val="both"/>
        <w:rPr>
          <w:rFonts w:cs="BiauKai"/>
          <w:noProof/>
          <w:color w:val="000000"/>
          <w:kern w:val="0"/>
          <w:sz w:val="32"/>
          <w:szCs w:val="32"/>
          <w14:ligatures w14:val="standardContextual"/>
        </w:rPr>
      </w:pPr>
    </w:p>
    <w:p w14:paraId="793E0BBA" w14:textId="1C641D3A" w:rsidR="00D634C3" w:rsidRDefault="00D634C3" w:rsidP="00FA7D34">
      <w:pPr>
        <w:snapToGrid w:val="0"/>
        <w:contextualSpacing/>
        <w:jc w:val="both"/>
        <w:rPr>
          <w:rFonts w:cs="BiauKai"/>
          <w:noProof/>
          <w:color w:val="000000"/>
          <w:kern w:val="0"/>
          <w:sz w:val="32"/>
          <w:szCs w:val="32"/>
          <w14:ligatures w14:val="standardContextual"/>
        </w:rPr>
      </w:pPr>
      <w:r>
        <w:rPr>
          <w:rFonts w:cs="BiauKai" w:hint="eastAsia"/>
          <w:noProof/>
          <w:color w:val="000000"/>
          <w:kern w:val="0"/>
          <w:sz w:val="32"/>
          <w:szCs w:val="32"/>
          <w14:ligatures w14:val="standardContextual"/>
        </w:rPr>
        <w:drawing>
          <wp:inline distT="0" distB="0" distL="0" distR="0" wp14:anchorId="47C1EBE6" wp14:editId="50615AF3">
            <wp:extent cx="6479540" cy="3150235"/>
            <wp:effectExtent l="0" t="0" r="0" b="0"/>
            <wp:docPr id="201720883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08839" name="圖片 2017208839"/>
                    <pic:cNvPicPr/>
                  </pic:nvPicPr>
                  <pic:blipFill>
                    <a:blip r:embed="rId21">
                      <a:extLst>
                        <a:ext uri="{28A0092B-C50C-407E-A947-70E740481C1C}">
                          <a14:useLocalDpi xmlns:a14="http://schemas.microsoft.com/office/drawing/2010/main" val="0"/>
                        </a:ext>
                      </a:extLst>
                    </a:blip>
                    <a:stretch>
                      <a:fillRect/>
                    </a:stretch>
                  </pic:blipFill>
                  <pic:spPr>
                    <a:xfrm>
                      <a:off x="0" y="0"/>
                      <a:ext cx="6479540" cy="3150235"/>
                    </a:xfrm>
                    <a:prstGeom prst="rect">
                      <a:avLst/>
                    </a:prstGeom>
                  </pic:spPr>
                </pic:pic>
              </a:graphicData>
            </a:graphic>
          </wp:inline>
        </w:drawing>
      </w:r>
    </w:p>
    <w:p w14:paraId="3B5883E9" w14:textId="255DA125" w:rsidR="00E32CB3" w:rsidRPr="00412B93" w:rsidRDefault="00E32CB3" w:rsidP="00FA7D34">
      <w:pPr>
        <w:snapToGrid w:val="0"/>
        <w:contextualSpacing/>
        <w:jc w:val="both"/>
        <w:rPr>
          <w:rFonts w:cs="BiauKai"/>
          <w:color w:val="000000"/>
          <w:kern w:val="0"/>
          <w:sz w:val="32"/>
          <w:szCs w:val="32"/>
          <w14:ligatures w14:val="standardContextual"/>
        </w:rPr>
      </w:pPr>
    </w:p>
    <w:p w14:paraId="7874F85E" w14:textId="2E34EA3E" w:rsidR="009A5898" w:rsidRPr="00412B93" w:rsidRDefault="009A5898" w:rsidP="00FA7D34">
      <w:pPr>
        <w:pStyle w:val="afa"/>
        <w:snapToGrid w:val="0"/>
        <w:ind w:left="280" w:right="280"/>
      </w:pPr>
      <w:bookmarkStart w:id="48" w:name="_Toc167232716"/>
      <w:r w:rsidRPr="00412B93">
        <w:rPr>
          <w:rFonts w:hint="eastAsia"/>
        </w:rPr>
        <w:t>圖</w:t>
      </w:r>
      <w:r w:rsidRPr="00412B93">
        <w:rPr>
          <w:rFonts w:hint="eastAsia"/>
        </w:rPr>
        <w:t>5-1-1</w:t>
      </w:r>
      <w:r w:rsidRPr="00412B93">
        <w:rPr>
          <w:rFonts w:hint="eastAsia"/>
        </w:rPr>
        <w:t>、</w:t>
      </w:r>
      <w:r w:rsidRPr="00412B93">
        <w:rPr>
          <w:rFonts w:hint="eastAsia"/>
          <w:sz w:val="32"/>
          <w:szCs w:val="32"/>
        </w:rPr>
        <w:t>功能分解圖</w:t>
      </w:r>
      <w:bookmarkEnd w:id="48"/>
    </w:p>
    <w:p w14:paraId="3D72CC4E" w14:textId="77777777" w:rsidR="008834C0" w:rsidRPr="00412B93" w:rsidRDefault="008834C0" w:rsidP="00FA7D34">
      <w:pPr>
        <w:widowControl/>
        <w:snapToGrid w:val="0"/>
        <w:rPr>
          <w:color w:val="000000"/>
          <w:kern w:val="0"/>
          <w:sz w:val="32"/>
          <w:szCs w:val="32"/>
          <w14:ligatures w14:val="standardContextual"/>
        </w:rPr>
      </w:pPr>
      <w:r w:rsidRPr="00412B93">
        <w:rPr>
          <w:color w:val="000000"/>
          <w:kern w:val="0"/>
          <w:sz w:val="32"/>
          <w:szCs w:val="32"/>
          <w14:ligatures w14:val="standardContextual"/>
        </w:rPr>
        <w:br w:type="page"/>
      </w:r>
    </w:p>
    <w:p w14:paraId="67677625" w14:textId="10B5E26D" w:rsidR="00817A23" w:rsidRPr="00412B93" w:rsidRDefault="00817A23" w:rsidP="00FA7D34">
      <w:pPr>
        <w:pStyle w:val="1-1"/>
      </w:pPr>
      <w:bookmarkStart w:id="49" w:name="_Toc167232687"/>
      <w:r w:rsidRPr="00412B93">
        <w:lastRenderedPageBreak/>
        <w:t>5</w:t>
      </w:r>
      <w:r w:rsidRPr="00412B93">
        <w:rPr>
          <w:rFonts w:hint="eastAsia"/>
        </w:rPr>
        <w:t>-</w:t>
      </w:r>
      <w:r w:rsidRPr="00412B93">
        <w:t xml:space="preserve">2 </w:t>
      </w:r>
      <w:r w:rsidRPr="00412B93">
        <w:rPr>
          <w:rFonts w:hint="eastAsia"/>
        </w:rPr>
        <w:t>需求清單</w:t>
      </w:r>
      <w:bookmarkEnd w:id="49"/>
    </w:p>
    <w:p w14:paraId="5B13F884" w14:textId="2A357E17" w:rsidR="00192366" w:rsidRPr="00412B93" w:rsidRDefault="00192366" w:rsidP="00FA7D34">
      <w:pPr>
        <w:pStyle w:val="1-1-1"/>
        <w:snapToGrid w:val="0"/>
      </w:pPr>
      <w:bookmarkStart w:id="50" w:name="_Toc167232688"/>
      <w:r w:rsidRPr="00412B93">
        <w:rPr>
          <w:rFonts w:hint="eastAsia"/>
        </w:rPr>
        <w:t xml:space="preserve">5-2-1 </w:t>
      </w:r>
      <w:r w:rsidRPr="00412B93">
        <w:rPr>
          <w:rFonts w:hint="eastAsia"/>
        </w:rPr>
        <w:t>功能性需求</w:t>
      </w:r>
      <w:bookmarkEnd w:id="50"/>
    </w:p>
    <w:p w14:paraId="2831BEAA" w14:textId="0D65457A" w:rsidR="00192366" w:rsidRPr="00412B93" w:rsidRDefault="00192366" w:rsidP="00FA7D34">
      <w:pPr>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如表</w:t>
      </w:r>
      <w:r w:rsidRPr="00412B93">
        <w:rPr>
          <w:rFonts w:cs="BiauKai" w:hint="eastAsia"/>
          <w:color w:val="000000"/>
          <w:kern w:val="0"/>
          <w:szCs w:val="28"/>
          <w14:ligatures w14:val="standardContextual"/>
        </w:rPr>
        <w:t>5-2-1</w:t>
      </w:r>
      <w:r w:rsidR="0078412B" w:rsidRPr="00412B93">
        <w:rPr>
          <w:rFonts w:cs="BiauKai" w:hint="eastAsia"/>
          <w:color w:val="000000"/>
          <w:kern w:val="0"/>
          <w:szCs w:val="28"/>
          <w14:ligatures w14:val="standardContextual"/>
        </w:rPr>
        <w:t>-1</w:t>
      </w:r>
      <w:r w:rsidRPr="00412B93">
        <w:rPr>
          <w:rFonts w:cs="BiauKai" w:hint="eastAsia"/>
          <w:color w:val="000000"/>
          <w:kern w:val="0"/>
          <w:szCs w:val="28"/>
          <w14:ligatures w14:val="standardContextual"/>
        </w:rPr>
        <w:t>所示，以下功能性需求表格概述了「</w:t>
      </w:r>
      <w:proofErr w:type="spellStart"/>
      <w:r w:rsidRPr="00412B93">
        <w:rPr>
          <w:rFonts w:cs="BiauKai" w:hint="eastAsia"/>
          <w:color w:val="000000"/>
          <w:kern w:val="0"/>
          <w:szCs w:val="28"/>
          <w14:ligatures w14:val="standardContextual"/>
        </w:rPr>
        <w:t>SilverEase</w:t>
      </w:r>
      <w:proofErr w:type="spellEnd"/>
      <w:r w:rsidRPr="00412B93">
        <w:rPr>
          <w:rFonts w:cs="BiauKai" w:hint="eastAsia"/>
          <w:color w:val="000000"/>
          <w:kern w:val="0"/>
          <w:szCs w:val="28"/>
          <w14:ligatures w14:val="standardContextual"/>
        </w:rPr>
        <w:t>」系統功能。</w:t>
      </w:r>
    </w:p>
    <w:p w14:paraId="45E3F709" w14:textId="77777777" w:rsidR="00B173ED" w:rsidRPr="00412B93" w:rsidRDefault="00B173ED" w:rsidP="00FA7D34">
      <w:pPr>
        <w:snapToGrid w:val="0"/>
        <w:contextualSpacing/>
        <w:jc w:val="center"/>
        <w:rPr>
          <w:rFonts w:cs="BiauKai"/>
          <w:color w:val="000000"/>
          <w:kern w:val="0"/>
          <w:szCs w:val="28"/>
          <w14:ligatures w14:val="standardContextual"/>
        </w:rPr>
      </w:pPr>
    </w:p>
    <w:p w14:paraId="1A190830" w14:textId="5D21D457" w:rsidR="0078412B" w:rsidRPr="00412B93" w:rsidRDefault="0078412B" w:rsidP="00FA7D34">
      <w:pPr>
        <w:pStyle w:val="afd"/>
        <w:ind w:left="280" w:right="280"/>
      </w:pPr>
      <w:bookmarkStart w:id="51" w:name="_Toc167232768"/>
      <w:r w:rsidRPr="00412B93">
        <w:rPr>
          <w:rFonts w:hint="eastAsia"/>
        </w:rPr>
        <w:t>表</w:t>
      </w:r>
      <w:r w:rsidRPr="00412B93">
        <w:rPr>
          <w:rFonts w:hint="eastAsia"/>
        </w:rPr>
        <w:t>5-2-1-1</w:t>
      </w:r>
      <w:r w:rsidR="00D53EF9" w:rsidRPr="00412B93">
        <w:rPr>
          <w:rFonts w:hint="eastAsia"/>
        </w:rPr>
        <w:t>、功能性需求敘述</w:t>
      </w:r>
      <w:bookmarkEnd w:id="51"/>
    </w:p>
    <w:tbl>
      <w:tblPr>
        <w:tblStyle w:val="af4"/>
        <w:tblW w:w="0" w:type="auto"/>
        <w:tblInd w:w="582" w:type="dxa"/>
        <w:tblLook w:val="04A0" w:firstRow="1" w:lastRow="0" w:firstColumn="1" w:lastColumn="0" w:noHBand="0" w:noVBand="1"/>
      </w:tblPr>
      <w:tblGrid>
        <w:gridCol w:w="1681"/>
        <w:gridCol w:w="7931"/>
      </w:tblGrid>
      <w:tr w:rsidR="00090E9A" w:rsidRPr="00412B93" w14:paraId="7160B8E5" w14:textId="77777777" w:rsidTr="00D84E0D">
        <w:tc>
          <w:tcPr>
            <w:tcW w:w="1681" w:type="dxa"/>
            <w:shd w:val="pct20" w:color="auto" w:fill="auto"/>
            <w:vAlign w:val="center"/>
          </w:tcPr>
          <w:p w14:paraId="67EB56A0" w14:textId="77777777" w:rsidR="00090E9A" w:rsidRPr="00412B93" w:rsidRDefault="00090E9A"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功能名稱</w:t>
            </w:r>
          </w:p>
        </w:tc>
        <w:tc>
          <w:tcPr>
            <w:tcW w:w="7931" w:type="dxa"/>
            <w:shd w:val="pct20" w:color="auto" w:fill="auto"/>
            <w:vAlign w:val="center"/>
          </w:tcPr>
          <w:p w14:paraId="4A6720C3" w14:textId="77777777" w:rsidR="00090E9A" w:rsidRPr="00412B93" w:rsidRDefault="00090E9A"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功能敘述</w:t>
            </w:r>
          </w:p>
        </w:tc>
      </w:tr>
      <w:tr w:rsidR="00090E9A" w:rsidRPr="00412B93" w14:paraId="17D389B4" w14:textId="77777777" w:rsidTr="00D84E0D">
        <w:trPr>
          <w:trHeight w:val="440"/>
        </w:trPr>
        <w:tc>
          <w:tcPr>
            <w:tcW w:w="1681" w:type="dxa"/>
            <w:vMerge w:val="restart"/>
            <w:vAlign w:val="center"/>
            <w:hideMark/>
          </w:tcPr>
          <w:p w14:paraId="26A22427" w14:textId="77777777" w:rsidR="00090E9A" w:rsidRPr="00412B93" w:rsidRDefault="00090E9A" w:rsidP="00FA7D34">
            <w:pPr>
              <w:widowControl/>
              <w:snapToGrid w:val="0"/>
              <w:contextualSpacing/>
              <w:jc w:val="both"/>
              <w:rPr>
                <w:rFonts w:cs="新細明體"/>
                <w:kern w:val="0"/>
              </w:rPr>
            </w:pPr>
            <w:r w:rsidRPr="00412B93">
              <w:rPr>
                <w:rFonts w:cs="Arial"/>
                <w:color w:val="000000"/>
                <w:kern w:val="0"/>
              </w:rPr>
              <w:t>求救</w:t>
            </w:r>
          </w:p>
        </w:tc>
        <w:tc>
          <w:tcPr>
            <w:tcW w:w="7931" w:type="dxa"/>
            <w:hideMark/>
          </w:tcPr>
          <w:p w14:paraId="3551A27E" w14:textId="77777777" w:rsidR="00090E9A" w:rsidRPr="00412B93" w:rsidRDefault="00090E9A" w:rsidP="00FA7D34">
            <w:pPr>
              <w:widowControl/>
              <w:snapToGrid w:val="0"/>
              <w:contextualSpacing/>
              <w:rPr>
                <w:rFonts w:cs="新細明體"/>
                <w:kern w:val="0"/>
              </w:rPr>
            </w:pPr>
            <w:r w:rsidRPr="00412B93">
              <w:rPr>
                <w:rFonts w:cs="Arial"/>
                <w:color w:val="000000"/>
                <w:kern w:val="0"/>
              </w:rPr>
              <w:t>使用者透過</w:t>
            </w:r>
            <w:r w:rsidRPr="00412B93">
              <w:rPr>
                <w:rFonts w:cs="Arial"/>
                <w:color w:val="000000"/>
                <w:kern w:val="0"/>
              </w:rPr>
              <w:t>IoT</w:t>
            </w:r>
            <w:r w:rsidRPr="00412B93">
              <w:rPr>
                <w:rFonts w:cs="Arial"/>
                <w:color w:val="000000"/>
                <w:kern w:val="0"/>
              </w:rPr>
              <w:t>按鈕發送求救訊息</w:t>
            </w:r>
          </w:p>
        </w:tc>
      </w:tr>
      <w:tr w:rsidR="00090E9A" w:rsidRPr="00412B93" w14:paraId="3A32FF6D" w14:textId="77777777" w:rsidTr="00D84E0D">
        <w:trPr>
          <w:trHeight w:val="440"/>
        </w:trPr>
        <w:tc>
          <w:tcPr>
            <w:tcW w:w="1681" w:type="dxa"/>
            <w:vMerge/>
            <w:vAlign w:val="center"/>
            <w:hideMark/>
          </w:tcPr>
          <w:p w14:paraId="29566E46" w14:textId="77777777" w:rsidR="00090E9A" w:rsidRPr="00412B93" w:rsidRDefault="00090E9A" w:rsidP="00FA7D34">
            <w:pPr>
              <w:widowControl/>
              <w:snapToGrid w:val="0"/>
              <w:contextualSpacing/>
              <w:jc w:val="both"/>
              <w:rPr>
                <w:rFonts w:cs="新細明體"/>
                <w:kern w:val="0"/>
              </w:rPr>
            </w:pPr>
          </w:p>
        </w:tc>
        <w:tc>
          <w:tcPr>
            <w:tcW w:w="7931" w:type="dxa"/>
            <w:hideMark/>
          </w:tcPr>
          <w:p w14:paraId="73D12986" w14:textId="43E3BD84" w:rsidR="00090E9A" w:rsidRPr="00412B93" w:rsidRDefault="00090E9A" w:rsidP="00FA7D34">
            <w:pPr>
              <w:widowControl/>
              <w:snapToGrid w:val="0"/>
              <w:contextualSpacing/>
              <w:rPr>
                <w:rFonts w:cs="新細明體"/>
                <w:kern w:val="0"/>
              </w:rPr>
            </w:pPr>
            <w:r w:rsidRPr="00412B93">
              <w:rPr>
                <w:rFonts w:cs="Arial"/>
                <w:color w:val="000000"/>
                <w:kern w:val="0"/>
              </w:rPr>
              <w:t>同步拍攝即時照片</w:t>
            </w:r>
          </w:p>
        </w:tc>
      </w:tr>
      <w:tr w:rsidR="00090E9A" w:rsidRPr="00412B93" w14:paraId="3C0045E9" w14:textId="77777777" w:rsidTr="00D84E0D">
        <w:trPr>
          <w:trHeight w:val="440"/>
        </w:trPr>
        <w:tc>
          <w:tcPr>
            <w:tcW w:w="1681" w:type="dxa"/>
            <w:vMerge/>
            <w:vAlign w:val="center"/>
            <w:hideMark/>
          </w:tcPr>
          <w:p w14:paraId="517DDB47" w14:textId="77777777" w:rsidR="00090E9A" w:rsidRPr="00412B93" w:rsidRDefault="00090E9A" w:rsidP="00FA7D34">
            <w:pPr>
              <w:widowControl/>
              <w:snapToGrid w:val="0"/>
              <w:contextualSpacing/>
              <w:jc w:val="both"/>
              <w:rPr>
                <w:rFonts w:cs="新細明體"/>
                <w:kern w:val="0"/>
              </w:rPr>
            </w:pPr>
          </w:p>
        </w:tc>
        <w:tc>
          <w:tcPr>
            <w:tcW w:w="7931" w:type="dxa"/>
            <w:hideMark/>
          </w:tcPr>
          <w:p w14:paraId="64521519" w14:textId="12EA42C7" w:rsidR="00090E9A" w:rsidRPr="00412B93" w:rsidRDefault="00090E9A" w:rsidP="00FA7D34">
            <w:pPr>
              <w:widowControl/>
              <w:snapToGrid w:val="0"/>
              <w:contextualSpacing/>
              <w:rPr>
                <w:rFonts w:cs="新細明體"/>
                <w:kern w:val="0"/>
              </w:rPr>
            </w:pPr>
            <w:r w:rsidRPr="00412B93">
              <w:rPr>
                <w:rFonts w:cs="Arial"/>
                <w:color w:val="000000"/>
                <w:kern w:val="0"/>
              </w:rPr>
              <w:t>同時發送定位</w:t>
            </w:r>
          </w:p>
        </w:tc>
      </w:tr>
      <w:tr w:rsidR="00090E9A" w:rsidRPr="00412B93" w14:paraId="0CA4DDBB" w14:textId="77777777" w:rsidTr="00D84E0D">
        <w:trPr>
          <w:trHeight w:val="440"/>
        </w:trPr>
        <w:tc>
          <w:tcPr>
            <w:tcW w:w="1681" w:type="dxa"/>
            <w:vMerge w:val="restart"/>
            <w:vAlign w:val="center"/>
            <w:hideMark/>
          </w:tcPr>
          <w:p w14:paraId="7186CFB6" w14:textId="5EC36F43" w:rsidR="00090E9A" w:rsidRPr="00412B93" w:rsidRDefault="00090E9A" w:rsidP="00FA7D34">
            <w:pPr>
              <w:widowControl/>
              <w:snapToGrid w:val="0"/>
              <w:contextualSpacing/>
              <w:jc w:val="both"/>
              <w:rPr>
                <w:rFonts w:cs="新細明體"/>
                <w:kern w:val="0"/>
              </w:rPr>
            </w:pPr>
            <w:r w:rsidRPr="00412B93">
              <w:rPr>
                <w:rFonts w:cs="Arial"/>
                <w:color w:val="000000"/>
                <w:kern w:val="0"/>
              </w:rPr>
              <w:t>設定</w:t>
            </w:r>
          </w:p>
        </w:tc>
        <w:tc>
          <w:tcPr>
            <w:tcW w:w="7931" w:type="dxa"/>
            <w:hideMark/>
          </w:tcPr>
          <w:p w14:paraId="5BDB71AD" w14:textId="77777777" w:rsidR="00090E9A" w:rsidRPr="00412B93" w:rsidRDefault="00090E9A" w:rsidP="00FA7D34">
            <w:pPr>
              <w:widowControl/>
              <w:snapToGrid w:val="0"/>
              <w:contextualSpacing/>
              <w:rPr>
                <w:rFonts w:cs="新細明體"/>
                <w:kern w:val="0"/>
              </w:rPr>
            </w:pPr>
            <w:r w:rsidRPr="00412B93">
              <w:rPr>
                <w:rFonts w:cs="Arial"/>
                <w:color w:val="000000"/>
                <w:kern w:val="0"/>
              </w:rPr>
              <w:t>選擇使用者身分</w:t>
            </w:r>
          </w:p>
        </w:tc>
      </w:tr>
      <w:tr w:rsidR="00090E9A" w:rsidRPr="00412B93" w14:paraId="4EC8D935" w14:textId="77777777" w:rsidTr="00D84E0D">
        <w:trPr>
          <w:trHeight w:val="440"/>
        </w:trPr>
        <w:tc>
          <w:tcPr>
            <w:tcW w:w="1681" w:type="dxa"/>
            <w:vMerge/>
            <w:vAlign w:val="center"/>
            <w:hideMark/>
          </w:tcPr>
          <w:p w14:paraId="2BDB0748" w14:textId="77777777" w:rsidR="00090E9A" w:rsidRPr="00412B93" w:rsidRDefault="00090E9A" w:rsidP="00FA7D34">
            <w:pPr>
              <w:widowControl/>
              <w:snapToGrid w:val="0"/>
              <w:contextualSpacing/>
              <w:jc w:val="both"/>
              <w:rPr>
                <w:rFonts w:cs="新細明體"/>
                <w:kern w:val="0"/>
              </w:rPr>
            </w:pPr>
          </w:p>
        </w:tc>
        <w:tc>
          <w:tcPr>
            <w:tcW w:w="7931" w:type="dxa"/>
            <w:hideMark/>
          </w:tcPr>
          <w:p w14:paraId="0CB31F6A" w14:textId="6AB4AD95" w:rsidR="00090E9A" w:rsidRPr="00412B93" w:rsidRDefault="0047086D" w:rsidP="00FA7D34">
            <w:pPr>
              <w:widowControl/>
              <w:snapToGrid w:val="0"/>
              <w:contextualSpacing/>
              <w:rPr>
                <w:rFonts w:cs="新細明體"/>
                <w:kern w:val="0"/>
              </w:rPr>
            </w:pPr>
            <w:r>
              <w:rPr>
                <w:rFonts w:cs="Arial" w:hint="eastAsia"/>
                <w:color w:val="000000"/>
                <w:kern w:val="0"/>
              </w:rPr>
              <w:t>裝置</w:t>
            </w:r>
            <w:r w:rsidR="00090E9A" w:rsidRPr="00412B93">
              <w:rPr>
                <w:rFonts w:cs="Arial"/>
                <w:color w:val="000000"/>
                <w:kern w:val="0"/>
              </w:rPr>
              <w:t>連結設定</w:t>
            </w:r>
          </w:p>
        </w:tc>
      </w:tr>
      <w:tr w:rsidR="00090E9A" w:rsidRPr="00412B93" w14:paraId="7B374921" w14:textId="77777777" w:rsidTr="00D84E0D">
        <w:trPr>
          <w:trHeight w:val="440"/>
        </w:trPr>
        <w:tc>
          <w:tcPr>
            <w:tcW w:w="1681" w:type="dxa"/>
            <w:vMerge w:val="restart"/>
            <w:vAlign w:val="center"/>
            <w:hideMark/>
          </w:tcPr>
          <w:p w14:paraId="0A41ACD6" w14:textId="77777777" w:rsidR="00090E9A" w:rsidRPr="00412B93" w:rsidRDefault="00090E9A" w:rsidP="00FA7D34">
            <w:pPr>
              <w:widowControl/>
              <w:snapToGrid w:val="0"/>
              <w:contextualSpacing/>
              <w:jc w:val="both"/>
              <w:rPr>
                <w:rFonts w:cs="新細明體"/>
                <w:kern w:val="0"/>
              </w:rPr>
            </w:pPr>
            <w:r w:rsidRPr="00412B93">
              <w:rPr>
                <w:rFonts w:cs="Arial"/>
                <w:color w:val="000000"/>
                <w:kern w:val="0"/>
              </w:rPr>
              <w:t>排程</w:t>
            </w:r>
            <w:r w:rsidRPr="00412B93">
              <w:rPr>
                <w:rFonts w:cs="Arial" w:hint="eastAsia"/>
                <w:color w:val="000000"/>
                <w:kern w:val="0"/>
              </w:rPr>
              <w:t>及通知</w:t>
            </w:r>
          </w:p>
        </w:tc>
        <w:tc>
          <w:tcPr>
            <w:tcW w:w="7931" w:type="dxa"/>
            <w:hideMark/>
          </w:tcPr>
          <w:p w14:paraId="14903468" w14:textId="6B8143C0" w:rsidR="00090E9A" w:rsidRPr="00412B93" w:rsidRDefault="00090E9A" w:rsidP="00FA7D34">
            <w:pPr>
              <w:widowControl/>
              <w:snapToGrid w:val="0"/>
              <w:contextualSpacing/>
              <w:rPr>
                <w:rFonts w:cs="新細明體"/>
                <w:kern w:val="0"/>
              </w:rPr>
            </w:pPr>
            <w:r w:rsidRPr="00412B93">
              <w:rPr>
                <w:rFonts w:cs="Arial"/>
                <w:color w:val="000000"/>
                <w:kern w:val="0"/>
              </w:rPr>
              <w:t>設定</w:t>
            </w:r>
            <w:r w:rsidR="009136B7" w:rsidRPr="00412B93">
              <w:rPr>
                <w:rFonts w:cs="Arial" w:hint="eastAsia"/>
                <w:color w:val="000000"/>
                <w:kern w:val="0"/>
              </w:rPr>
              <w:t>、刪除、修改、查詢排程內容</w:t>
            </w:r>
          </w:p>
        </w:tc>
      </w:tr>
      <w:tr w:rsidR="00F07451" w:rsidRPr="00412B93" w14:paraId="7983C01C" w14:textId="77777777" w:rsidTr="00D84E0D">
        <w:trPr>
          <w:trHeight w:val="440"/>
        </w:trPr>
        <w:tc>
          <w:tcPr>
            <w:tcW w:w="1681" w:type="dxa"/>
            <w:vMerge/>
            <w:vAlign w:val="center"/>
          </w:tcPr>
          <w:p w14:paraId="56599B18" w14:textId="77777777" w:rsidR="00F07451" w:rsidRPr="00412B93" w:rsidRDefault="00F07451" w:rsidP="00FA7D34">
            <w:pPr>
              <w:widowControl/>
              <w:snapToGrid w:val="0"/>
              <w:contextualSpacing/>
              <w:jc w:val="both"/>
              <w:rPr>
                <w:rFonts w:cs="Arial"/>
                <w:color w:val="000000"/>
                <w:kern w:val="0"/>
              </w:rPr>
            </w:pPr>
          </w:p>
        </w:tc>
        <w:tc>
          <w:tcPr>
            <w:tcW w:w="7931" w:type="dxa"/>
          </w:tcPr>
          <w:p w14:paraId="469FBF89" w14:textId="36E4C415" w:rsidR="00F07451" w:rsidRPr="00412B93" w:rsidRDefault="009136B7" w:rsidP="00FA7D34">
            <w:pPr>
              <w:widowControl/>
              <w:snapToGrid w:val="0"/>
              <w:contextualSpacing/>
              <w:rPr>
                <w:rFonts w:cs="Arial"/>
                <w:color w:val="000000"/>
                <w:kern w:val="0"/>
              </w:rPr>
            </w:pPr>
            <w:r w:rsidRPr="00412B93">
              <w:rPr>
                <w:rFonts w:cs="Arial" w:hint="eastAsia"/>
                <w:color w:val="000000"/>
                <w:kern w:val="0"/>
              </w:rPr>
              <w:t>接收排程通知</w:t>
            </w:r>
          </w:p>
        </w:tc>
      </w:tr>
      <w:tr w:rsidR="00090E9A" w:rsidRPr="00412B93" w14:paraId="6FA27B22" w14:textId="77777777" w:rsidTr="00D84E0D">
        <w:trPr>
          <w:trHeight w:val="440"/>
        </w:trPr>
        <w:tc>
          <w:tcPr>
            <w:tcW w:w="1681" w:type="dxa"/>
            <w:vMerge/>
            <w:vAlign w:val="center"/>
            <w:hideMark/>
          </w:tcPr>
          <w:p w14:paraId="222C81A4" w14:textId="77777777" w:rsidR="00090E9A" w:rsidRPr="00412B93" w:rsidRDefault="00090E9A" w:rsidP="00FA7D34">
            <w:pPr>
              <w:widowControl/>
              <w:snapToGrid w:val="0"/>
              <w:contextualSpacing/>
              <w:jc w:val="both"/>
              <w:rPr>
                <w:rFonts w:cs="新細明體"/>
                <w:kern w:val="0"/>
              </w:rPr>
            </w:pPr>
          </w:p>
        </w:tc>
        <w:tc>
          <w:tcPr>
            <w:tcW w:w="7931" w:type="dxa"/>
            <w:hideMark/>
          </w:tcPr>
          <w:p w14:paraId="20762627" w14:textId="77777777" w:rsidR="00090E9A" w:rsidRPr="00412B93" w:rsidRDefault="00090E9A" w:rsidP="00FA7D34">
            <w:pPr>
              <w:widowControl/>
              <w:snapToGrid w:val="0"/>
              <w:contextualSpacing/>
              <w:rPr>
                <w:rFonts w:cs="新細明體"/>
                <w:kern w:val="0"/>
              </w:rPr>
            </w:pPr>
            <w:r w:rsidRPr="00412B93">
              <w:rPr>
                <w:rFonts w:cs="Arial"/>
                <w:color w:val="000000"/>
                <w:kern w:val="0"/>
              </w:rPr>
              <w:t>查詢</w:t>
            </w:r>
            <w:r w:rsidRPr="00412B93">
              <w:rPr>
                <w:rFonts w:cs="Arial"/>
                <w:color w:val="000000"/>
                <w:kern w:val="0"/>
              </w:rPr>
              <w:t>IoT</w:t>
            </w:r>
            <w:r w:rsidRPr="00412B93">
              <w:rPr>
                <w:rFonts w:cs="Arial"/>
                <w:color w:val="000000"/>
                <w:kern w:val="0"/>
              </w:rPr>
              <w:t>使用者的定位</w:t>
            </w:r>
          </w:p>
        </w:tc>
      </w:tr>
      <w:tr w:rsidR="00090E9A" w:rsidRPr="00412B93" w14:paraId="3BA3CE55" w14:textId="77777777" w:rsidTr="00D84E0D">
        <w:trPr>
          <w:trHeight w:val="440"/>
        </w:trPr>
        <w:tc>
          <w:tcPr>
            <w:tcW w:w="1681" w:type="dxa"/>
            <w:vMerge/>
            <w:vAlign w:val="center"/>
            <w:hideMark/>
          </w:tcPr>
          <w:p w14:paraId="475AC6CE" w14:textId="77777777" w:rsidR="00090E9A" w:rsidRPr="00412B93" w:rsidRDefault="00090E9A" w:rsidP="00FA7D34">
            <w:pPr>
              <w:widowControl/>
              <w:snapToGrid w:val="0"/>
              <w:contextualSpacing/>
              <w:jc w:val="both"/>
              <w:rPr>
                <w:rFonts w:cs="新細明體"/>
                <w:kern w:val="0"/>
              </w:rPr>
            </w:pPr>
          </w:p>
        </w:tc>
        <w:tc>
          <w:tcPr>
            <w:tcW w:w="7931" w:type="dxa"/>
            <w:hideMark/>
          </w:tcPr>
          <w:p w14:paraId="0089A5A1" w14:textId="77777777" w:rsidR="00090E9A" w:rsidRPr="00412B93" w:rsidRDefault="00090E9A" w:rsidP="00FA7D34">
            <w:pPr>
              <w:widowControl/>
              <w:snapToGrid w:val="0"/>
              <w:contextualSpacing/>
              <w:rPr>
                <w:rFonts w:cs="新細明體"/>
                <w:kern w:val="0"/>
              </w:rPr>
            </w:pPr>
            <w:r w:rsidRPr="00412B93">
              <w:rPr>
                <w:rFonts w:cs="Arial"/>
                <w:color w:val="000000"/>
                <w:kern w:val="0"/>
              </w:rPr>
              <w:t>系統定期回傳長輩近況資訊統整資料給子女身分使用者</w:t>
            </w:r>
          </w:p>
        </w:tc>
      </w:tr>
      <w:tr w:rsidR="00090E9A" w:rsidRPr="00412B93" w14:paraId="7BD101FB" w14:textId="77777777" w:rsidTr="00D84E0D">
        <w:trPr>
          <w:trHeight w:val="440"/>
        </w:trPr>
        <w:tc>
          <w:tcPr>
            <w:tcW w:w="1681" w:type="dxa"/>
            <w:vAlign w:val="center"/>
            <w:hideMark/>
          </w:tcPr>
          <w:p w14:paraId="162F593E" w14:textId="77777777" w:rsidR="00090E9A" w:rsidRPr="00412B93" w:rsidRDefault="00090E9A" w:rsidP="00FA7D34">
            <w:pPr>
              <w:widowControl/>
              <w:snapToGrid w:val="0"/>
              <w:contextualSpacing/>
              <w:jc w:val="both"/>
              <w:rPr>
                <w:rFonts w:cs="新細明體"/>
                <w:kern w:val="0"/>
              </w:rPr>
            </w:pPr>
            <w:r w:rsidRPr="00412B93">
              <w:rPr>
                <w:rFonts w:cs="Arial"/>
                <w:color w:val="000000"/>
                <w:kern w:val="0"/>
              </w:rPr>
              <w:t>AI</w:t>
            </w:r>
            <w:r w:rsidRPr="00412B93">
              <w:rPr>
                <w:rFonts w:cs="Arial"/>
                <w:color w:val="000000"/>
                <w:kern w:val="0"/>
              </w:rPr>
              <w:t>聊天助理</w:t>
            </w:r>
          </w:p>
        </w:tc>
        <w:tc>
          <w:tcPr>
            <w:tcW w:w="7931" w:type="dxa"/>
            <w:hideMark/>
          </w:tcPr>
          <w:p w14:paraId="317F4D9B" w14:textId="77777777" w:rsidR="00090E9A" w:rsidRPr="00412B93" w:rsidRDefault="00090E9A" w:rsidP="00FA7D34">
            <w:pPr>
              <w:widowControl/>
              <w:snapToGrid w:val="0"/>
              <w:contextualSpacing/>
              <w:rPr>
                <w:rFonts w:cs="新細明體"/>
                <w:kern w:val="0"/>
              </w:rPr>
            </w:pPr>
            <w:r w:rsidRPr="00412B93">
              <w:rPr>
                <w:rFonts w:cs="Arial"/>
                <w:color w:val="000000"/>
                <w:kern w:val="0"/>
              </w:rPr>
              <w:t>使用者可以設定語音聲音，由聊天助理透過使用者選擇的老伴聲音或是預設聲音跟使用者聊天</w:t>
            </w:r>
          </w:p>
        </w:tc>
      </w:tr>
    </w:tbl>
    <w:p w14:paraId="23F8F151" w14:textId="204E84DF" w:rsidR="009A5898" w:rsidRPr="00412B93" w:rsidRDefault="009A5898" w:rsidP="00FA7D34">
      <w:pPr>
        <w:widowControl/>
        <w:snapToGrid w:val="0"/>
        <w:rPr>
          <w:rFonts w:cs="BiauKai"/>
          <w:color w:val="000000"/>
          <w:kern w:val="0"/>
          <w:szCs w:val="28"/>
          <w14:ligatures w14:val="standardContextual"/>
        </w:rPr>
      </w:pPr>
    </w:p>
    <w:p w14:paraId="57AE93FD" w14:textId="75635808" w:rsidR="00192366" w:rsidRPr="00412B93" w:rsidRDefault="00192366" w:rsidP="00FA7D34">
      <w:pPr>
        <w:pStyle w:val="1-1-1"/>
        <w:snapToGrid w:val="0"/>
      </w:pPr>
      <w:bookmarkStart w:id="52" w:name="_Toc167232689"/>
      <w:r w:rsidRPr="00412B93">
        <w:rPr>
          <w:rFonts w:hint="eastAsia"/>
        </w:rPr>
        <w:t xml:space="preserve">5-2-2 </w:t>
      </w:r>
      <w:r w:rsidRPr="00412B93">
        <w:rPr>
          <w:rFonts w:hint="eastAsia"/>
        </w:rPr>
        <w:t>非功能性需求</w:t>
      </w:r>
      <w:bookmarkEnd w:id="52"/>
    </w:p>
    <w:p w14:paraId="5F7033E4" w14:textId="77777777" w:rsidR="00192366" w:rsidRPr="00412B93" w:rsidRDefault="00192366" w:rsidP="00FA7D34">
      <w:pPr>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除了功能性需求外，為了系統運行及操作順暢，有以下非功能性需求限制：</w:t>
      </w:r>
    </w:p>
    <w:p w14:paraId="6E8389A4" w14:textId="044DF38A" w:rsidR="00192366" w:rsidRPr="00412B93" w:rsidRDefault="00192366" w:rsidP="00FA7D34">
      <w:pPr>
        <w:pStyle w:val="aa"/>
        <w:numPr>
          <w:ilvl w:val="0"/>
          <w:numId w:val="13"/>
        </w:numPr>
        <w:snapToGrid w:val="0"/>
        <w:ind w:leftChars="200" w:left="56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簡潔易懂的使用者介面</w:t>
      </w:r>
    </w:p>
    <w:p w14:paraId="47445449" w14:textId="317C8BD1" w:rsidR="00192366" w:rsidRPr="00412B93" w:rsidRDefault="00192366" w:rsidP="00FA7D34">
      <w:pPr>
        <w:pStyle w:val="aa"/>
        <w:numPr>
          <w:ilvl w:val="0"/>
          <w:numId w:val="13"/>
        </w:numPr>
        <w:snapToGrid w:val="0"/>
        <w:ind w:leftChars="200" w:left="56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使用者資料的隱私控管</w:t>
      </w:r>
    </w:p>
    <w:p w14:paraId="579B267E" w14:textId="0F43F58C" w:rsidR="00817A23" w:rsidRPr="00412B93" w:rsidRDefault="00192366" w:rsidP="00FA7D34">
      <w:pPr>
        <w:pStyle w:val="aa"/>
        <w:numPr>
          <w:ilvl w:val="0"/>
          <w:numId w:val="13"/>
        </w:numPr>
        <w:snapToGrid w:val="0"/>
        <w:ind w:leftChars="200" w:left="56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I</w:t>
      </w:r>
      <w:r w:rsidR="00571094">
        <w:rPr>
          <w:rFonts w:cs="BiauKai"/>
          <w:color w:val="000000"/>
          <w:kern w:val="0"/>
          <w:szCs w:val="28"/>
          <w14:ligatures w14:val="standardContextual"/>
        </w:rPr>
        <w:t>o</w:t>
      </w:r>
      <w:r w:rsidRPr="00412B93">
        <w:rPr>
          <w:rFonts w:cs="BiauKai" w:hint="eastAsia"/>
          <w:color w:val="000000"/>
          <w:kern w:val="0"/>
          <w:szCs w:val="28"/>
          <w14:ligatures w14:val="standardContextual"/>
        </w:rPr>
        <w:t>T</w:t>
      </w:r>
      <w:r w:rsidRPr="00412B93">
        <w:rPr>
          <w:rFonts w:cs="BiauKai" w:hint="eastAsia"/>
          <w:color w:val="000000"/>
          <w:kern w:val="0"/>
          <w:szCs w:val="28"/>
          <w14:ligatures w14:val="standardContextual"/>
        </w:rPr>
        <w:t>訊息回傳</w:t>
      </w:r>
      <w:r w:rsidRPr="00412B93">
        <w:rPr>
          <w:rFonts w:cs="BiauKai" w:hint="eastAsia"/>
          <w:color w:val="000000"/>
          <w:kern w:val="0"/>
          <w:szCs w:val="28"/>
          <w14:ligatures w14:val="standardContextual"/>
        </w:rPr>
        <w:t>Line</w:t>
      </w:r>
      <w:r w:rsidR="00E32CB3" w:rsidRPr="00412B93">
        <w:rPr>
          <w:rFonts w:cs="BiauKai" w:hint="eastAsia"/>
          <w:color w:val="000000"/>
          <w:kern w:val="0"/>
          <w:szCs w:val="28"/>
          <w14:ligatures w14:val="standardContextual"/>
        </w:rPr>
        <w:t xml:space="preserve"> </w:t>
      </w:r>
      <w:r w:rsidRPr="00412B93">
        <w:rPr>
          <w:rFonts w:cs="BiauKai" w:hint="eastAsia"/>
          <w:color w:val="000000"/>
          <w:kern w:val="0"/>
          <w:szCs w:val="28"/>
          <w14:ligatures w14:val="standardContextual"/>
        </w:rPr>
        <w:t>Bot</w:t>
      </w:r>
      <w:r w:rsidRPr="00412B93">
        <w:rPr>
          <w:rFonts w:cs="BiauKai" w:hint="eastAsia"/>
          <w:color w:val="000000"/>
          <w:kern w:val="0"/>
          <w:szCs w:val="28"/>
          <w14:ligatures w14:val="standardContextual"/>
        </w:rPr>
        <w:t>的速度在</w:t>
      </w:r>
      <w:r w:rsidRPr="00412B93">
        <w:rPr>
          <w:rFonts w:cs="BiauKai" w:hint="eastAsia"/>
          <w:color w:val="000000"/>
          <w:kern w:val="0"/>
          <w:szCs w:val="28"/>
          <w14:ligatures w14:val="standardContextual"/>
        </w:rPr>
        <w:t>10</w:t>
      </w:r>
      <w:r w:rsidRPr="00412B93">
        <w:rPr>
          <w:rFonts w:cs="BiauKai" w:hint="eastAsia"/>
          <w:color w:val="000000"/>
          <w:kern w:val="0"/>
          <w:szCs w:val="28"/>
          <w14:ligatures w14:val="standardContextual"/>
        </w:rPr>
        <w:t>秒內</w:t>
      </w:r>
    </w:p>
    <w:p w14:paraId="68531BCB" w14:textId="77777777" w:rsidR="007536DC" w:rsidRPr="00412B93" w:rsidRDefault="007536DC" w:rsidP="00FA7D34">
      <w:pPr>
        <w:widowControl/>
        <w:snapToGrid w:val="0"/>
        <w:rPr>
          <w:rFonts w:cs="BiauKai"/>
          <w:color w:val="000000"/>
          <w:kern w:val="0"/>
          <w:sz w:val="36"/>
          <w:szCs w:val="36"/>
          <w14:ligatures w14:val="standardContextual"/>
        </w:rPr>
      </w:pPr>
      <w:r w:rsidRPr="00412B93">
        <w:rPr>
          <w:rFonts w:cs="BiauKai"/>
          <w:color w:val="000000"/>
          <w:kern w:val="0"/>
          <w:sz w:val="36"/>
          <w:szCs w:val="36"/>
          <w14:ligatures w14:val="standardContextual"/>
        </w:rPr>
        <w:br w:type="page"/>
      </w:r>
    </w:p>
    <w:p w14:paraId="31316A0F" w14:textId="2CF708CF" w:rsidR="00222B29" w:rsidRPr="00412B93" w:rsidRDefault="00222B29" w:rsidP="00FA7D34">
      <w:pPr>
        <w:pStyle w:val="afb"/>
      </w:pPr>
      <w:bookmarkStart w:id="53" w:name="_Toc167232690"/>
      <w:r w:rsidRPr="00412B93">
        <w:rPr>
          <w:rFonts w:hint="eastAsia"/>
        </w:rPr>
        <w:lastRenderedPageBreak/>
        <w:t>第六章</w:t>
      </w:r>
      <w:r w:rsidRPr="00412B93">
        <w:t xml:space="preserve"> </w:t>
      </w:r>
      <w:r w:rsidRPr="00412B93">
        <w:rPr>
          <w:rFonts w:hint="eastAsia"/>
        </w:rPr>
        <w:t>程序模型</w:t>
      </w:r>
      <w:bookmarkEnd w:id="53"/>
    </w:p>
    <w:p w14:paraId="5831033A" w14:textId="458922A1" w:rsidR="00222B29" w:rsidRPr="00412B93" w:rsidRDefault="00222B29" w:rsidP="00FA7D34">
      <w:pPr>
        <w:pStyle w:val="1-1"/>
        <w:rPr>
          <w:color w:val="FF0000"/>
        </w:rPr>
      </w:pPr>
      <w:bookmarkStart w:id="54" w:name="_Toc167232691"/>
      <w:r w:rsidRPr="00412B93">
        <w:rPr>
          <w:rFonts w:hint="eastAsia"/>
        </w:rPr>
        <w:t>6-1</w:t>
      </w:r>
      <w:r w:rsidRPr="00E21007">
        <w:rPr>
          <w:rFonts w:hint="eastAsia"/>
          <w:color w:val="auto"/>
        </w:rPr>
        <w:t>資料流程圖</w:t>
      </w:r>
      <w:r w:rsidRPr="00E21007">
        <w:rPr>
          <w:rFonts w:hint="eastAsia"/>
          <w:color w:val="auto"/>
        </w:rPr>
        <w:t>(Data flow diagram)</w:t>
      </w:r>
      <w:bookmarkEnd w:id="54"/>
    </w:p>
    <w:p w14:paraId="70D0A184" w14:textId="07680948" w:rsidR="007E24BF" w:rsidRPr="00E83FEB" w:rsidRDefault="00640406" w:rsidP="005D1A83">
      <w:pPr>
        <w:jc w:val="center"/>
      </w:pPr>
      <w:r>
        <w:rPr>
          <w:noProof/>
          <w14:ligatures w14:val="standardContextual"/>
        </w:rPr>
        <w:drawing>
          <wp:inline distT="0" distB="0" distL="0" distR="0" wp14:anchorId="3D38C45B" wp14:editId="18487B8F">
            <wp:extent cx="4406900" cy="7404100"/>
            <wp:effectExtent l="0" t="0" r="0" b="0"/>
            <wp:docPr id="94394676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46762" name="圖片 943946762"/>
                    <pic:cNvPicPr/>
                  </pic:nvPicPr>
                  <pic:blipFill>
                    <a:blip r:embed="rId22">
                      <a:extLst>
                        <a:ext uri="{28A0092B-C50C-407E-A947-70E740481C1C}">
                          <a14:useLocalDpi xmlns:a14="http://schemas.microsoft.com/office/drawing/2010/main" val="0"/>
                        </a:ext>
                      </a:extLst>
                    </a:blip>
                    <a:stretch>
                      <a:fillRect/>
                    </a:stretch>
                  </pic:blipFill>
                  <pic:spPr>
                    <a:xfrm>
                      <a:off x="0" y="0"/>
                      <a:ext cx="4406900" cy="7404100"/>
                    </a:xfrm>
                    <a:prstGeom prst="rect">
                      <a:avLst/>
                    </a:prstGeom>
                  </pic:spPr>
                </pic:pic>
              </a:graphicData>
            </a:graphic>
          </wp:inline>
        </w:drawing>
      </w:r>
    </w:p>
    <w:p w14:paraId="4612CBAB" w14:textId="66CD8569" w:rsidR="002A5A3E" w:rsidRPr="00640406" w:rsidRDefault="007E24BF" w:rsidP="00640406">
      <w:pPr>
        <w:pStyle w:val="afa"/>
        <w:snapToGrid w:val="0"/>
        <w:ind w:left="280" w:right="280"/>
        <w:rPr>
          <w:ins w:id="55" w:author="東圻 周" w:date="2024-05-22T01:07:00Z"/>
        </w:rPr>
      </w:pPr>
      <w:bookmarkStart w:id="56" w:name="_Toc167232717"/>
      <w:r w:rsidRPr="00412B93">
        <w:rPr>
          <w:rFonts w:hint="eastAsia"/>
        </w:rPr>
        <w:t>圖</w:t>
      </w:r>
      <w:r w:rsidRPr="00412B93">
        <w:rPr>
          <w:rFonts w:hint="eastAsia"/>
        </w:rPr>
        <w:t>6-1-</w:t>
      </w:r>
      <w:r>
        <w:rPr>
          <w:rFonts w:hint="eastAsia"/>
        </w:rPr>
        <w:t>1</w:t>
      </w:r>
      <w:r w:rsidRPr="00412B93">
        <w:rPr>
          <w:rFonts w:hint="eastAsia"/>
        </w:rPr>
        <w:t>、</w:t>
      </w:r>
      <w:r>
        <w:rPr>
          <w:rFonts w:hint="eastAsia"/>
        </w:rPr>
        <w:t>系統環境圖</w:t>
      </w:r>
      <w:bookmarkEnd w:id="56"/>
    </w:p>
    <w:p w14:paraId="53F02B1D" w14:textId="4BA081A8" w:rsidR="00E83FEB" w:rsidRDefault="00640406" w:rsidP="005D1A83">
      <w:pPr>
        <w:jc w:val="center"/>
      </w:pPr>
      <w:r>
        <w:rPr>
          <w:noProof/>
          <w14:ligatures w14:val="standardContextual"/>
        </w:rPr>
        <w:lastRenderedPageBreak/>
        <w:drawing>
          <wp:inline distT="0" distB="0" distL="0" distR="0" wp14:anchorId="679AECB6" wp14:editId="68FA564C">
            <wp:extent cx="6479540" cy="6336665"/>
            <wp:effectExtent l="0" t="0" r="0" b="635"/>
            <wp:docPr id="73149967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499670" name="圖片 731499670"/>
                    <pic:cNvPicPr/>
                  </pic:nvPicPr>
                  <pic:blipFill>
                    <a:blip r:embed="rId23">
                      <a:extLst>
                        <a:ext uri="{28A0092B-C50C-407E-A947-70E740481C1C}">
                          <a14:useLocalDpi xmlns:a14="http://schemas.microsoft.com/office/drawing/2010/main" val="0"/>
                        </a:ext>
                      </a:extLst>
                    </a:blip>
                    <a:stretch>
                      <a:fillRect/>
                    </a:stretch>
                  </pic:blipFill>
                  <pic:spPr>
                    <a:xfrm>
                      <a:off x="0" y="0"/>
                      <a:ext cx="6479540" cy="6336665"/>
                    </a:xfrm>
                    <a:prstGeom prst="rect">
                      <a:avLst/>
                    </a:prstGeom>
                  </pic:spPr>
                </pic:pic>
              </a:graphicData>
            </a:graphic>
          </wp:inline>
        </w:drawing>
      </w:r>
    </w:p>
    <w:p w14:paraId="0201D628" w14:textId="79ECAE57" w:rsidR="00E83FEB" w:rsidRPr="00D57C78" w:rsidRDefault="007B449B" w:rsidP="005D65E3">
      <w:pPr>
        <w:pStyle w:val="afa"/>
        <w:snapToGrid w:val="0"/>
        <w:ind w:left="280" w:right="280"/>
      </w:pPr>
      <w:bookmarkStart w:id="57" w:name="_Toc167232718"/>
      <w:r w:rsidRPr="00412B93">
        <w:rPr>
          <w:rFonts w:hint="eastAsia"/>
        </w:rPr>
        <w:t>圖</w:t>
      </w:r>
      <w:r w:rsidR="00E24C7C" w:rsidRPr="00412B93">
        <w:rPr>
          <w:rFonts w:hint="eastAsia"/>
        </w:rPr>
        <w:t>6-1-</w:t>
      </w:r>
      <w:r w:rsidR="007E24BF">
        <w:rPr>
          <w:rFonts w:hint="eastAsia"/>
        </w:rPr>
        <w:t>2</w:t>
      </w:r>
      <w:r w:rsidR="00E24C7C" w:rsidRPr="00412B93">
        <w:rPr>
          <w:rFonts w:hint="eastAsia"/>
        </w:rPr>
        <w:t>、</w:t>
      </w:r>
      <w:r w:rsidR="00E24C7C" w:rsidRPr="00412B93">
        <w:rPr>
          <w:rFonts w:hint="eastAsia"/>
        </w:rPr>
        <w:t>DFD</w:t>
      </w:r>
      <w:r w:rsidR="00E24C7C" w:rsidRPr="00412B93">
        <w:rPr>
          <w:rFonts w:hint="eastAsia"/>
        </w:rPr>
        <w:t>圖</w:t>
      </w:r>
      <w:r w:rsidR="00E24C7C" w:rsidRPr="00412B93">
        <w:rPr>
          <w:rFonts w:hint="eastAsia"/>
        </w:rPr>
        <w:t>0</w:t>
      </w:r>
      <w:bookmarkEnd w:id="57"/>
    </w:p>
    <w:p w14:paraId="11E193D1" w14:textId="3B3E0DF4" w:rsidR="00E83FEB" w:rsidRDefault="00E83FEB" w:rsidP="00FA7D34">
      <w:pPr>
        <w:widowControl/>
        <w:snapToGrid w:val="0"/>
        <w:jc w:val="center"/>
      </w:pPr>
    </w:p>
    <w:p w14:paraId="423294DE" w14:textId="722C8A38" w:rsidR="00640406" w:rsidRDefault="00640406" w:rsidP="00FA7D34">
      <w:pPr>
        <w:widowControl/>
        <w:snapToGrid w:val="0"/>
        <w:jc w:val="center"/>
      </w:pPr>
      <w:r>
        <w:rPr>
          <w:rFonts w:hint="eastAsia"/>
          <w:noProof/>
          <w14:ligatures w14:val="standardContextual"/>
        </w:rPr>
        <w:lastRenderedPageBreak/>
        <w:drawing>
          <wp:inline distT="0" distB="0" distL="0" distR="0" wp14:anchorId="31BF6E7F" wp14:editId="699BF52B">
            <wp:extent cx="6479540" cy="3178175"/>
            <wp:effectExtent l="0" t="0" r="0" b="0"/>
            <wp:docPr id="200553121"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53121" name="圖片 2005531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79540" cy="3178175"/>
                    </a:xfrm>
                    <a:prstGeom prst="rect">
                      <a:avLst/>
                    </a:prstGeom>
                  </pic:spPr>
                </pic:pic>
              </a:graphicData>
            </a:graphic>
          </wp:inline>
        </w:drawing>
      </w:r>
    </w:p>
    <w:p w14:paraId="3FE6B7D1" w14:textId="076B1EEE" w:rsidR="007E24BF" w:rsidRDefault="007E24BF" w:rsidP="005D1A83">
      <w:pPr>
        <w:pStyle w:val="afa"/>
        <w:ind w:left="280" w:right="280"/>
      </w:pPr>
      <w:bookmarkStart w:id="58" w:name="_Toc167232719"/>
      <w:r w:rsidRPr="00412B93">
        <w:rPr>
          <w:rFonts w:hint="eastAsia"/>
        </w:rPr>
        <w:t>圖</w:t>
      </w:r>
      <w:r w:rsidRPr="00412B93">
        <w:rPr>
          <w:rFonts w:hint="eastAsia"/>
        </w:rPr>
        <w:t>6-1</w:t>
      </w:r>
      <w:r>
        <w:rPr>
          <w:rFonts w:hint="eastAsia"/>
        </w:rPr>
        <w:t>-</w:t>
      </w:r>
      <w:r w:rsidR="00E83FEB">
        <w:t>4</w:t>
      </w:r>
      <w:r w:rsidRPr="00412B93">
        <w:rPr>
          <w:rFonts w:hint="eastAsia"/>
        </w:rPr>
        <w:t>、</w:t>
      </w:r>
      <w:r w:rsidRPr="00412B93">
        <w:rPr>
          <w:rFonts w:hint="eastAsia"/>
        </w:rPr>
        <w:t>DFD</w:t>
      </w:r>
      <w:r w:rsidRPr="00412B93">
        <w:rPr>
          <w:rFonts w:hint="eastAsia"/>
        </w:rPr>
        <w:t>圖</w:t>
      </w:r>
      <w:r>
        <w:rPr>
          <w:rFonts w:hint="eastAsia"/>
        </w:rPr>
        <w:t>2</w:t>
      </w:r>
      <w:bookmarkEnd w:id="58"/>
    </w:p>
    <w:p w14:paraId="5465E5E1" w14:textId="0267A258" w:rsidR="002A5A3E" w:rsidRDefault="002A5A3E">
      <w:pPr>
        <w:widowControl/>
        <w:spacing w:after="160" w:line="278" w:lineRule="auto"/>
        <w:rPr>
          <w:rFonts w:ascii="新細明體" w:eastAsia="新細明體" w:hAnsi="新細明體" w:cs="新細明體"/>
          <w:kern w:val="0"/>
          <w:sz w:val="24"/>
        </w:rPr>
      </w:pPr>
      <w:r>
        <w:rPr>
          <w:rFonts w:ascii="新細明體" w:eastAsia="新細明體" w:hAnsi="新細明體" w:cs="新細明體"/>
          <w:kern w:val="0"/>
          <w:sz w:val="24"/>
        </w:rPr>
        <w:br w:type="page"/>
      </w:r>
    </w:p>
    <w:p w14:paraId="00046C27" w14:textId="4BD7A7A5" w:rsidR="00E83FEB" w:rsidRDefault="00E83FEB" w:rsidP="00FA7D34">
      <w:pPr>
        <w:widowControl/>
        <w:snapToGrid w:val="0"/>
        <w:jc w:val="center"/>
      </w:pPr>
    </w:p>
    <w:p w14:paraId="575C8026" w14:textId="03695F7C" w:rsidR="00640406" w:rsidRDefault="00640406" w:rsidP="00FA7D34">
      <w:pPr>
        <w:widowControl/>
        <w:snapToGrid w:val="0"/>
        <w:jc w:val="center"/>
      </w:pPr>
      <w:r>
        <w:rPr>
          <w:rFonts w:hint="eastAsia"/>
          <w:noProof/>
          <w14:ligatures w14:val="standardContextual"/>
        </w:rPr>
        <w:drawing>
          <wp:inline distT="0" distB="0" distL="0" distR="0" wp14:anchorId="7C80D4BC" wp14:editId="2B474E84">
            <wp:extent cx="6479540" cy="4933950"/>
            <wp:effectExtent l="0" t="0" r="0" b="6350"/>
            <wp:docPr id="909995181"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995181" name="圖片 90999518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79540" cy="4933950"/>
                    </a:xfrm>
                    <a:prstGeom prst="rect">
                      <a:avLst/>
                    </a:prstGeom>
                  </pic:spPr>
                </pic:pic>
              </a:graphicData>
            </a:graphic>
          </wp:inline>
        </w:drawing>
      </w:r>
    </w:p>
    <w:p w14:paraId="684FC67B" w14:textId="731EE7E0" w:rsidR="007E24BF" w:rsidRDefault="007E24BF" w:rsidP="005D1A83">
      <w:pPr>
        <w:pStyle w:val="afa"/>
        <w:ind w:left="280" w:right="280"/>
      </w:pPr>
      <w:bookmarkStart w:id="59" w:name="_Toc167232720"/>
      <w:r w:rsidRPr="00412B93">
        <w:rPr>
          <w:rFonts w:hint="eastAsia"/>
        </w:rPr>
        <w:t>圖</w:t>
      </w:r>
      <w:r w:rsidRPr="00412B93">
        <w:rPr>
          <w:rFonts w:hint="eastAsia"/>
        </w:rPr>
        <w:t>6-1-</w:t>
      </w:r>
      <w:r w:rsidR="00E83FEB">
        <w:t>5</w:t>
      </w:r>
      <w:r w:rsidRPr="00412B93">
        <w:rPr>
          <w:rFonts w:hint="eastAsia"/>
        </w:rPr>
        <w:t>、</w:t>
      </w:r>
      <w:r w:rsidRPr="00412B93">
        <w:rPr>
          <w:rFonts w:hint="eastAsia"/>
        </w:rPr>
        <w:t>DFD</w:t>
      </w:r>
      <w:r w:rsidRPr="00412B93">
        <w:rPr>
          <w:rFonts w:hint="eastAsia"/>
        </w:rPr>
        <w:t>圖</w:t>
      </w:r>
      <w:r>
        <w:rPr>
          <w:rFonts w:hint="eastAsia"/>
        </w:rPr>
        <w:t>3</w:t>
      </w:r>
      <w:bookmarkEnd w:id="59"/>
    </w:p>
    <w:p w14:paraId="19AF2A69" w14:textId="4CC4474A" w:rsidR="002A5A3E" w:rsidRDefault="002A5A3E">
      <w:pPr>
        <w:widowControl/>
        <w:spacing w:after="160" w:line="278" w:lineRule="auto"/>
        <w:rPr>
          <w:rFonts w:cs="BiauKai"/>
          <w:color w:val="000000"/>
          <w:kern w:val="0"/>
          <w:sz w:val="32"/>
          <w:szCs w:val="32"/>
          <w14:ligatures w14:val="standardContextual"/>
        </w:rPr>
      </w:pPr>
      <w:r>
        <w:br w:type="page"/>
      </w:r>
    </w:p>
    <w:p w14:paraId="20EFBE46" w14:textId="77777777" w:rsidR="00E83FEB" w:rsidDel="00B9416C" w:rsidRDefault="00E83FEB" w:rsidP="00FA7D34">
      <w:pPr>
        <w:widowControl/>
        <w:snapToGrid w:val="0"/>
        <w:jc w:val="center"/>
        <w:rPr>
          <w:del w:id="60" w:author="東圻 周" w:date="2024-05-21T21:53:00Z"/>
        </w:rPr>
      </w:pPr>
    </w:p>
    <w:p w14:paraId="39885032" w14:textId="63E33255" w:rsidR="00A13A93" w:rsidRPr="00E83FEB" w:rsidDel="00B9416C" w:rsidRDefault="00E83FEB" w:rsidP="005D1A83">
      <w:pPr>
        <w:pStyle w:val="afa"/>
        <w:ind w:left="280" w:right="280"/>
        <w:rPr>
          <w:del w:id="61" w:author="東圻 周" w:date="2024-05-21T21:53:00Z"/>
        </w:rPr>
      </w:pPr>
      <w:del w:id="62" w:author="東圻 周" w:date="2024-05-21T21:53:00Z">
        <w:r w:rsidRPr="00412B93" w:rsidDel="00B9416C">
          <w:rPr>
            <w:rFonts w:hint="eastAsia"/>
          </w:rPr>
          <w:delText>圖</w:delText>
        </w:r>
        <w:r w:rsidRPr="00412B93" w:rsidDel="00B9416C">
          <w:rPr>
            <w:rFonts w:hint="eastAsia"/>
          </w:rPr>
          <w:delText>6-1-</w:delText>
        </w:r>
        <w:r w:rsidDel="00B9416C">
          <w:delText>6</w:delText>
        </w:r>
        <w:r w:rsidRPr="00412B93" w:rsidDel="00B9416C">
          <w:rPr>
            <w:rFonts w:hint="eastAsia"/>
          </w:rPr>
          <w:delText>、</w:delText>
        </w:r>
        <w:r w:rsidRPr="00412B93" w:rsidDel="00B9416C">
          <w:rPr>
            <w:rFonts w:hint="eastAsia"/>
          </w:rPr>
          <w:delText>DFD</w:delText>
        </w:r>
        <w:r w:rsidRPr="00412B93" w:rsidDel="00B9416C">
          <w:rPr>
            <w:rFonts w:hint="eastAsia"/>
          </w:rPr>
          <w:delText>圖</w:delText>
        </w:r>
        <w:r w:rsidDel="00B9416C">
          <w:rPr>
            <w:rFonts w:hint="eastAsia"/>
          </w:rPr>
          <w:delText>3</w:delText>
        </w:r>
        <w:r w:rsidDel="00B9416C">
          <w:delText>.1</w:delText>
        </w:r>
      </w:del>
    </w:p>
    <w:p w14:paraId="21017179" w14:textId="1E0ED57A" w:rsidR="00693647" w:rsidRPr="00412B93" w:rsidRDefault="00222B29" w:rsidP="00FA7D34">
      <w:pPr>
        <w:pStyle w:val="1-1"/>
        <w:rPr>
          <w:color w:val="FF0000"/>
        </w:rPr>
      </w:pPr>
      <w:bookmarkStart w:id="63" w:name="_Toc167232692"/>
      <w:r w:rsidRPr="00412B93">
        <w:rPr>
          <w:rFonts w:hint="eastAsia"/>
        </w:rPr>
        <w:t>6-2</w:t>
      </w:r>
      <w:r w:rsidRPr="00412B93">
        <w:rPr>
          <w:rFonts w:hint="eastAsia"/>
          <w:color w:val="000000" w:themeColor="text1"/>
        </w:rPr>
        <w:t>程序規格書</w:t>
      </w:r>
      <w:r w:rsidRPr="00412B93">
        <w:rPr>
          <w:rFonts w:hint="eastAsia"/>
          <w:color w:val="000000" w:themeColor="text1"/>
        </w:rPr>
        <w:t>(Process specification)</w:t>
      </w:r>
      <w:bookmarkEnd w:id="63"/>
    </w:p>
    <w:p w14:paraId="1DE445C0" w14:textId="77777777" w:rsidR="00693647" w:rsidRPr="00412B93" w:rsidRDefault="00693647" w:rsidP="005D1A83"/>
    <w:p w14:paraId="5B1C84EC" w14:textId="77777777" w:rsidR="00B9416C" w:rsidRDefault="00B9416C" w:rsidP="00B9416C">
      <w:pPr>
        <w:pStyle w:val="afd"/>
        <w:ind w:left="280" w:right="280"/>
        <w:rPr>
          <w:ins w:id="64" w:author="東圻 周" w:date="2024-05-21T21:52:00Z"/>
        </w:rPr>
      </w:pPr>
      <w:bookmarkStart w:id="65" w:name="_Toc167232769"/>
      <w:bookmarkStart w:id="66" w:name="_Toc166528871"/>
      <w:ins w:id="67" w:author="東圻 周" w:date="2024-05-21T21:52:00Z">
        <w:r>
          <w:rPr>
            <w:rFonts w:hint="eastAsia"/>
          </w:rPr>
          <w:t>表</w:t>
        </w:r>
        <w:r>
          <w:rPr>
            <w:rFonts w:hint="eastAsia"/>
          </w:rPr>
          <w:t>6-2-1</w:t>
        </w:r>
        <w:r>
          <w:rPr>
            <w:rFonts w:hint="eastAsia"/>
          </w:rPr>
          <w:t>、程序規格書</w:t>
        </w:r>
        <w:r>
          <w:rPr>
            <w:rFonts w:ascii="標楷體" w:hAnsi="標楷體" w:hint="eastAsia"/>
          </w:rPr>
          <w:t>－</w:t>
        </w:r>
        <w:r>
          <w:rPr>
            <w:rFonts w:hint="eastAsia"/>
          </w:rPr>
          <w:t>求救</w:t>
        </w:r>
        <w:bookmarkEnd w:id="65"/>
      </w:ins>
    </w:p>
    <w:tbl>
      <w:tblPr>
        <w:tblStyle w:val="af4"/>
        <w:tblW w:w="0" w:type="auto"/>
        <w:tblLook w:val="04A0" w:firstRow="1" w:lastRow="0" w:firstColumn="1" w:lastColumn="0" w:noHBand="0" w:noVBand="1"/>
      </w:tblPr>
      <w:tblGrid>
        <w:gridCol w:w="1555"/>
        <w:gridCol w:w="2409"/>
        <w:gridCol w:w="1701"/>
        <w:gridCol w:w="4529"/>
      </w:tblGrid>
      <w:tr w:rsidR="00B9416C" w14:paraId="595698C8" w14:textId="77777777" w:rsidTr="0003556A">
        <w:trPr>
          <w:ins w:id="68" w:author="東圻 周" w:date="2024-05-21T21:52:00Z"/>
        </w:trPr>
        <w:tc>
          <w:tcPr>
            <w:tcW w:w="1555" w:type="dxa"/>
            <w:shd w:val="clear" w:color="auto" w:fill="D9D9D9" w:themeFill="background1" w:themeFillShade="D9"/>
            <w:vAlign w:val="center"/>
          </w:tcPr>
          <w:p w14:paraId="70242786" w14:textId="77777777" w:rsidR="00B9416C" w:rsidRDefault="00B9416C" w:rsidP="0003556A">
            <w:pPr>
              <w:snapToGrid w:val="0"/>
              <w:jc w:val="center"/>
              <w:rPr>
                <w:ins w:id="69" w:author="東圻 周" w:date="2024-05-21T21:52:00Z"/>
              </w:rPr>
            </w:pPr>
            <w:ins w:id="70" w:author="東圻 周" w:date="2024-05-21T21:52:00Z">
              <w:r>
                <w:rPr>
                  <w:rFonts w:hint="eastAsia"/>
                </w:rPr>
                <w:t>編號</w:t>
              </w:r>
            </w:ins>
          </w:p>
        </w:tc>
        <w:tc>
          <w:tcPr>
            <w:tcW w:w="2409" w:type="dxa"/>
            <w:vAlign w:val="center"/>
          </w:tcPr>
          <w:p w14:paraId="360D3F0F" w14:textId="77777777" w:rsidR="00B9416C" w:rsidRPr="003A222D" w:rsidRDefault="00B9416C" w:rsidP="0003556A">
            <w:pPr>
              <w:snapToGrid w:val="0"/>
              <w:jc w:val="center"/>
              <w:rPr>
                <w:ins w:id="71" w:author="東圻 周" w:date="2024-05-21T21:52:00Z"/>
              </w:rPr>
            </w:pPr>
            <w:ins w:id="72" w:author="東圻 周" w:date="2024-05-21T21:52:00Z">
              <w:r>
                <w:rPr>
                  <w:rFonts w:hint="eastAsia"/>
                </w:rPr>
                <w:t>1</w:t>
              </w:r>
            </w:ins>
          </w:p>
        </w:tc>
        <w:tc>
          <w:tcPr>
            <w:tcW w:w="1701" w:type="dxa"/>
            <w:shd w:val="clear" w:color="auto" w:fill="D9D9D9" w:themeFill="background1" w:themeFillShade="D9"/>
            <w:vAlign w:val="center"/>
          </w:tcPr>
          <w:p w14:paraId="3538F432" w14:textId="77777777" w:rsidR="00B9416C" w:rsidRDefault="00B9416C" w:rsidP="0003556A">
            <w:pPr>
              <w:snapToGrid w:val="0"/>
              <w:jc w:val="center"/>
              <w:rPr>
                <w:ins w:id="73" w:author="東圻 周" w:date="2024-05-21T21:52:00Z"/>
              </w:rPr>
            </w:pPr>
            <w:ins w:id="74" w:author="東圻 周" w:date="2024-05-21T21:52:00Z">
              <w:r>
                <w:rPr>
                  <w:rFonts w:hint="eastAsia"/>
                </w:rPr>
                <w:t>功能名稱</w:t>
              </w:r>
            </w:ins>
          </w:p>
        </w:tc>
        <w:tc>
          <w:tcPr>
            <w:tcW w:w="4529" w:type="dxa"/>
            <w:vAlign w:val="center"/>
          </w:tcPr>
          <w:p w14:paraId="64FD0285" w14:textId="77777777" w:rsidR="00B9416C" w:rsidRDefault="00B9416C" w:rsidP="0003556A">
            <w:pPr>
              <w:snapToGrid w:val="0"/>
              <w:jc w:val="center"/>
              <w:rPr>
                <w:ins w:id="75" w:author="東圻 周" w:date="2024-05-21T21:52:00Z"/>
              </w:rPr>
            </w:pPr>
            <w:ins w:id="76" w:author="東圻 周" w:date="2024-05-21T21:52:00Z">
              <w:r>
                <w:rPr>
                  <w:rFonts w:hint="eastAsia"/>
                </w:rPr>
                <w:t>求救</w:t>
              </w:r>
            </w:ins>
          </w:p>
        </w:tc>
      </w:tr>
      <w:tr w:rsidR="00B9416C" w14:paraId="358BA39E" w14:textId="77777777" w:rsidTr="0003556A">
        <w:trPr>
          <w:ins w:id="77" w:author="東圻 周" w:date="2024-05-21T21:52:00Z"/>
        </w:trPr>
        <w:tc>
          <w:tcPr>
            <w:tcW w:w="1555" w:type="dxa"/>
            <w:shd w:val="clear" w:color="auto" w:fill="D9D9D9" w:themeFill="background1" w:themeFillShade="D9"/>
          </w:tcPr>
          <w:p w14:paraId="6A302325" w14:textId="77777777" w:rsidR="00B9416C" w:rsidRDefault="00B9416C" w:rsidP="0003556A">
            <w:pPr>
              <w:snapToGrid w:val="0"/>
              <w:jc w:val="center"/>
              <w:rPr>
                <w:ins w:id="78" w:author="東圻 周" w:date="2024-05-21T21:52:00Z"/>
              </w:rPr>
            </w:pPr>
            <w:ins w:id="79" w:author="東圻 周" w:date="2024-05-21T21:52:00Z">
              <w:r>
                <w:rPr>
                  <w:rFonts w:hint="eastAsia"/>
                </w:rPr>
                <w:t>功能說明</w:t>
              </w:r>
            </w:ins>
          </w:p>
        </w:tc>
        <w:tc>
          <w:tcPr>
            <w:tcW w:w="8639" w:type="dxa"/>
            <w:gridSpan w:val="3"/>
          </w:tcPr>
          <w:p w14:paraId="53C13142" w14:textId="77777777" w:rsidR="00B9416C" w:rsidRDefault="00B9416C" w:rsidP="0003556A">
            <w:pPr>
              <w:snapToGrid w:val="0"/>
              <w:rPr>
                <w:ins w:id="80" w:author="東圻 周" w:date="2024-05-21T21:52:00Z"/>
              </w:rPr>
            </w:pPr>
            <w:ins w:id="81" w:author="東圻 周" w:date="2024-05-21T21:52:00Z">
              <w:r>
                <w:rPr>
                  <w:rFonts w:hint="eastAsia"/>
                </w:rPr>
                <w:t>長者發生危機事件進行求救</w:t>
              </w:r>
            </w:ins>
          </w:p>
        </w:tc>
      </w:tr>
      <w:tr w:rsidR="00B9416C" w14:paraId="6048ECCC" w14:textId="77777777" w:rsidTr="0003556A">
        <w:trPr>
          <w:ins w:id="82" w:author="東圻 周" w:date="2024-05-21T21:52:00Z"/>
        </w:trPr>
        <w:tc>
          <w:tcPr>
            <w:tcW w:w="1555" w:type="dxa"/>
            <w:shd w:val="clear" w:color="auto" w:fill="D9D9D9" w:themeFill="background1" w:themeFillShade="D9"/>
          </w:tcPr>
          <w:p w14:paraId="4910BACA" w14:textId="77777777" w:rsidR="00B9416C" w:rsidRDefault="00B9416C" w:rsidP="0003556A">
            <w:pPr>
              <w:snapToGrid w:val="0"/>
              <w:jc w:val="center"/>
              <w:rPr>
                <w:ins w:id="83" w:author="東圻 周" w:date="2024-05-21T21:52:00Z"/>
              </w:rPr>
            </w:pPr>
            <w:ins w:id="84" w:author="東圻 周" w:date="2024-05-21T21:52:00Z">
              <w:r>
                <w:rPr>
                  <w:rFonts w:hint="eastAsia"/>
                </w:rPr>
                <w:t>輸入值</w:t>
              </w:r>
            </w:ins>
          </w:p>
        </w:tc>
        <w:tc>
          <w:tcPr>
            <w:tcW w:w="8639" w:type="dxa"/>
            <w:gridSpan w:val="3"/>
          </w:tcPr>
          <w:p w14:paraId="21DAC1C8" w14:textId="77777777" w:rsidR="00B9416C" w:rsidRDefault="00B9416C" w:rsidP="0003556A">
            <w:pPr>
              <w:snapToGrid w:val="0"/>
              <w:rPr>
                <w:ins w:id="85" w:author="東圻 周" w:date="2024-05-21T21:52:00Z"/>
              </w:rPr>
            </w:pPr>
            <w:ins w:id="86" w:author="東圻 周" w:date="2024-05-21T21:52:00Z">
              <w:r>
                <w:rPr>
                  <w:rFonts w:hint="eastAsia"/>
                </w:rPr>
                <w:t>定位資料、即時影像</w:t>
              </w:r>
            </w:ins>
          </w:p>
        </w:tc>
      </w:tr>
      <w:tr w:rsidR="00B9416C" w14:paraId="15A6D9C9" w14:textId="77777777" w:rsidTr="0003556A">
        <w:trPr>
          <w:ins w:id="87" w:author="東圻 周" w:date="2024-05-21T21:52:00Z"/>
        </w:trPr>
        <w:tc>
          <w:tcPr>
            <w:tcW w:w="1555" w:type="dxa"/>
            <w:shd w:val="clear" w:color="auto" w:fill="D9D9D9" w:themeFill="background1" w:themeFillShade="D9"/>
          </w:tcPr>
          <w:p w14:paraId="68B13176" w14:textId="77777777" w:rsidR="00B9416C" w:rsidRDefault="00B9416C" w:rsidP="0003556A">
            <w:pPr>
              <w:snapToGrid w:val="0"/>
              <w:jc w:val="center"/>
              <w:rPr>
                <w:ins w:id="88" w:author="東圻 周" w:date="2024-05-21T21:52:00Z"/>
              </w:rPr>
            </w:pPr>
            <w:ins w:id="89" w:author="東圻 周" w:date="2024-05-21T21:52:00Z">
              <w:r>
                <w:rPr>
                  <w:rFonts w:hint="eastAsia"/>
                </w:rPr>
                <w:t>輸出值</w:t>
              </w:r>
            </w:ins>
          </w:p>
        </w:tc>
        <w:tc>
          <w:tcPr>
            <w:tcW w:w="8639" w:type="dxa"/>
            <w:gridSpan w:val="3"/>
          </w:tcPr>
          <w:p w14:paraId="70C37686" w14:textId="77777777" w:rsidR="00B9416C" w:rsidRDefault="00B9416C" w:rsidP="0003556A">
            <w:pPr>
              <w:snapToGrid w:val="0"/>
              <w:rPr>
                <w:ins w:id="90" w:author="東圻 周" w:date="2024-05-21T21:52:00Z"/>
              </w:rPr>
            </w:pPr>
            <w:ins w:id="91" w:author="東圻 周" w:date="2024-05-21T21:52:00Z">
              <w:r>
                <w:rPr>
                  <w:rFonts w:hint="eastAsia"/>
                </w:rPr>
                <w:t>求救事件通知及資訊</w:t>
              </w:r>
            </w:ins>
          </w:p>
        </w:tc>
      </w:tr>
    </w:tbl>
    <w:p w14:paraId="3CFDA519" w14:textId="77777777" w:rsidR="00B9416C" w:rsidRDefault="00B9416C" w:rsidP="00B9416C">
      <w:pPr>
        <w:snapToGrid w:val="0"/>
        <w:rPr>
          <w:ins w:id="92" w:author="東圻 周" w:date="2024-05-21T21:52:00Z"/>
        </w:rPr>
      </w:pPr>
    </w:p>
    <w:p w14:paraId="69B388F2" w14:textId="77777777" w:rsidR="00B9416C" w:rsidRDefault="00B9416C" w:rsidP="00B9416C">
      <w:pPr>
        <w:pStyle w:val="afd"/>
        <w:ind w:left="280" w:right="280"/>
        <w:rPr>
          <w:ins w:id="93" w:author="東圻 周" w:date="2024-05-21T21:52:00Z"/>
        </w:rPr>
      </w:pPr>
      <w:bookmarkStart w:id="94" w:name="_Toc167232770"/>
      <w:ins w:id="95" w:author="東圻 周" w:date="2024-05-21T21:52:00Z">
        <w:r>
          <w:rPr>
            <w:rFonts w:hint="eastAsia"/>
          </w:rPr>
          <w:t>表</w:t>
        </w:r>
        <w:r>
          <w:rPr>
            <w:rFonts w:hint="eastAsia"/>
          </w:rPr>
          <w:t>6-2-2</w:t>
        </w:r>
        <w:r>
          <w:rPr>
            <w:rFonts w:hint="eastAsia"/>
          </w:rPr>
          <w:t>、程序規格書</w:t>
        </w:r>
        <w:r>
          <w:rPr>
            <w:rFonts w:ascii="標楷體" w:hAnsi="標楷體" w:hint="eastAsia"/>
          </w:rPr>
          <w:t>－</w:t>
        </w:r>
        <w:r>
          <w:rPr>
            <w:rFonts w:hint="eastAsia"/>
          </w:rPr>
          <w:t>傳送通知</w:t>
        </w:r>
        <w:bookmarkEnd w:id="94"/>
      </w:ins>
    </w:p>
    <w:tbl>
      <w:tblPr>
        <w:tblStyle w:val="af4"/>
        <w:tblW w:w="0" w:type="auto"/>
        <w:tblLook w:val="04A0" w:firstRow="1" w:lastRow="0" w:firstColumn="1" w:lastColumn="0" w:noHBand="0" w:noVBand="1"/>
      </w:tblPr>
      <w:tblGrid>
        <w:gridCol w:w="1555"/>
        <w:gridCol w:w="2409"/>
        <w:gridCol w:w="1701"/>
        <w:gridCol w:w="4529"/>
      </w:tblGrid>
      <w:tr w:rsidR="00B9416C" w14:paraId="0F128EB5" w14:textId="77777777" w:rsidTr="0003556A">
        <w:trPr>
          <w:ins w:id="96" w:author="東圻 周" w:date="2024-05-21T21:52:00Z"/>
        </w:trPr>
        <w:tc>
          <w:tcPr>
            <w:tcW w:w="1555" w:type="dxa"/>
            <w:shd w:val="clear" w:color="auto" w:fill="D9D9D9" w:themeFill="background1" w:themeFillShade="D9"/>
            <w:vAlign w:val="center"/>
          </w:tcPr>
          <w:p w14:paraId="27999617" w14:textId="77777777" w:rsidR="00B9416C" w:rsidRDefault="00B9416C" w:rsidP="0003556A">
            <w:pPr>
              <w:snapToGrid w:val="0"/>
              <w:jc w:val="center"/>
              <w:rPr>
                <w:ins w:id="97" w:author="東圻 周" w:date="2024-05-21T21:52:00Z"/>
              </w:rPr>
            </w:pPr>
            <w:ins w:id="98" w:author="東圻 周" w:date="2024-05-21T21:52:00Z">
              <w:r>
                <w:rPr>
                  <w:rFonts w:hint="eastAsia"/>
                </w:rPr>
                <w:t>編號</w:t>
              </w:r>
            </w:ins>
          </w:p>
        </w:tc>
        <w:tc>
          <w:tcPr>
            <w:tcW w:w="2409" w:type="dxa"/>
            <w:vAlign w:val="center"/>
          </w:tcPr>
          <w:p w14:paraId="4A1FB297" w14:textId="77777777" w:rsidR="00B9416C" w:rsidRPr="003A222D" w:rsidRDefault="00B9416C" w:rsidP="0003556A">
            <w:pPr>
              <w:snapToGrid w:val="0"/>
              <w:jc w:val="center"/>
              <w:rPr>
                <w:ins w:id="99" w:author="東圻 周" w:date="2024-05-21T21:52:00Z"/>
              </w:rPr>
            </w:pPr>
            <w:ins w:id="100" w:author="東圻 周" w:date="2024-05-21T21:52:00Z">
              <w:r>
                <w:rPr>
                  <w:rFonts w:hint="eastAsia"/>
                </w:rPr>
                <w:t>1.1</w:t>
              </w:r>
            </w:ins>
          </w:p>
        </w:tc>
        <w:tc>
          <w:tcPr>
            <w:tcW w:w="1701" w:type="dxa"/>
            <w:shd w:val="clear" w:color="auto" w:fill="D9D9D9" w:themeFill="background1" w:themeFillShade="D9"/>
            <w:vAlign w:val="center"/>
          </w:tcPr>
          <w:p w14:paraId="3D133A93" w14:textId="77777777" w:rsidR="00B9416C" w:rsidRDefault="00B9416C" w:rsidP="0003556A">
            <w:pPr>
              <w:snapToGrid w:val="0"/>
              <w:jc w:val="center"/>
              <w:rPr>
                <w:ins w:id="101" w:author="東圻 周" w:date="2024-05-21T21:52:00Z"/>
              </w:rPr>
            </w:pPr>
            <w:ins w:id="102" w:author="東圻 周" w:date="2024-05-21T21:52:00Z">
              <w:r>
                <w:rPr>
                  <w:rFonts w:hint="eastAsia"/>
                </w:rPr>
                <w:t>功能名稱</w:t>
              </w:r>
            </w:ins>
          </w:p>
        </w:tc>
        <w:tc>
          <w:tcPr>
            <w:tcW w:w="4529" w:type="dxa"/>
            <w:vAlign w:val="center"/>
          </w:tcPr>
          <w:p w14:paraId="25BAEC93" w14:textId="77777777" w:rsidR="00B9416C" w:rsidRDefault="00B9416C" w:rsidP="0003556A">
            <w:pPr>
              <w:snapToGrid w:val="0"/>
              <w:jc w:val="center"/>
              <w:rPr>
                <w:ins w:id="103" w:author="東圻 周" w:date="2024-05-21T21:52:00Z"/>
              </w:rPr>
            </w:pPr>
            <w:ins w:id="104" w:author="東圻 周" w:date="2024-05-21T21:52:00Z">
              <w:r>
                <w:rPr>
                  <w:rFonts w:hint="eastAsia"/>
                </w:rPr>
                <w:t>傳送通知</w:t>
              </w:r>
            </w:ins>
          </w:p>
        </w:tc>
      </w:tr>
      <w:tr w:rsidR="00B9416C" w14:paraId="2EA7F67A" w14:textId="77777777" w:rsidTr="0003556A">
        <w:trPr>
          <w:ins w:id="105" w:author="東圻 周" w:date="2024-05-21T21:52:00Z"/>
        </w:trPr>
        <w:tc>
          <w:tcPr>
            <w:tcW w:w="1555" w:type="dxa"/>
            <w:shd w:val="clear" w:color="auto" w:fill="D9D9D9" w:themeFill="background1" w:themeFillShade="D9"/>
          </w:tcPr>
          <w:p w14:paraId="55F97E49" w14:textId="77777777" w:rsidR="00B9416C" w:rsidRDefault="00B9416C" w:rsidP="0003556A">
            <w:pPr>
              <w:snapToGrid w:val="0"/>
              <w:jc w:val="center"/>
              <w:rPr>
                <w:ins w:id="106" w:author="東圻 周" w:date="2024-05-21T21:52:00Z"/>
              </w:rPr>
            </w:pPr>
            <w:ins w:id="107" w:author="東圻 周" w:date="2024-05-21T21:52:00Z">
              <w:r>
                <w:rPr>
                  <w:rFonts w:hint="eastAsia"/>
                </w:rPr>
                <w:t>功能說明</w:t>
              </w:r>
            </w:ins>
          </w:p>
        </w:tc>
        <w:tc>
          <w:tcPr>
            <w:tcW w:w="8639" w:type="dxa"/>
            <w:gridSpan w:val="3"/>
          </w:tcPr>
          <w:p w14:paraId="5F6E89C3" w14:textId="77777777" w:rsidR="00B9416C" w:rsidRDefault="00B9416C" w:rsidP="0003556A">
            <w:pPr>
              <w:snapToGrid w:val="0"/>
              <w:rPr>
                <w:ins w:id="108" w:author="東圻 周" w:date="2024-05-21T21:52:00Z"/>
              </w:rPr>
            </w:pPr>
            <w:ins w:id="109" w:author="東圻 周" w:date="2024-05-21T21:52:00Z">
              <w:r>
                <w:rPr>
                  <w:rFonts w:hint="eastAsia"/>
                </w:rPr>
                <w:t>發送求救訊息</w:t>
              </w:r>
            </w:ins>
          </w:p>
        </w:tc>
      </w:tr>
      <w:tr w:rsidR="00B9416C" w14:paraId="17E32557" w14:textId="77777777" w:rsidTr="0003556A">
        <w:trPr>
          <w:ins w:id="110" w:author="東圻 周" w:date="2024-05-21T21:52:00Z"/>
        </w:trPr>
        <w:tc>
          <w:tcPr>
            <w:tcW w:w="1555" w:type="dxa"/>
            <w:shd w:val="clear" w:color="auto" w:fill="D9D9D9" w:themeFill="background1" w:themeFillShade="D9"/>
          </w:tcPr>
          <w:p w14:paraId="7CA76ABA" w14:textId="77777777" w:rsidR="00B9416C" w:rsidRDefault="00B9416C" w:rsidP="0003556A">
            <w:pPr>
              <w:snapToGrid w:val="0"/>
              <w:jc w:val="center"/>
              <w:rPr>
                <w:ins w:id="111" w:author="東圻 周" w:date="2024-05-21T21:52:00Z"/>
              </w:rPr>
            </w:pPr>
            <w:ins w:id="112" w:author="東圻 周" w:date="2024-05-21T21:52:00Z">
              <w:r>
                <w:rPr>
                  <w:rFonts w:hint="eastAsia"/>
                </w:rPr>
                <w:t>輸入值</w:t>
              </w:r>
            </w:ins>
          </w:p>
        </w:tc>
        <w:tc>
          <w:tcPr>
            <w:tcW w:w="8639" w:type="dxa"/>
            <w:gridSpan w:val="3"/>
          </w:tcPr>
          <w:p w14:paraId="3DB65B8E" w14:textId="77777777" w:rsidR="00B9416C" w:rsidRDefault="00B9416C" w:rsidP="0003556A">
            <w:pPr>
              <w:snapToGrid w:val="0"/>
              <w:rPr>
                <w:ins w:id="113" w:author="東圻 周" w:date="2024-05-21T21:52:00Z"/>
              </w:rPr>
            </w:pPr>
            <w:ins w:id="114" w:author="東圻 周" w:date="2024-05-21T21:52:00Z">
              <w:r>
                <w:rPr>
                  <w:rFonts w:hint="eastAsia"/>
                </w:rPr>
                <w:t>即時影像、定位資料</w:t>
              </w:r>
              <w:r>
                <w:rPr>
                  <w:rFonts w:hint="eastAsia"/>
                </w:rPr>
                <w:t>/</w:t>
              </w:r>
              <w:r>
                <w:rPr>
                  <w:rFonts w:hint="eastAsia"/>
                </w:rPr>
                <w:t>訊息確認</w:t>
              </w:r>
            </w:ins>
          </w:p>
        </w:tc>
      </w:tr>
      <w:tr w:rsidR="00B9416C" w14:paraId="692AF7B8" w14:textId="77777777" w:rsidTr="0003556A">
        <w:trPr>
          <w:ins w:id="115" w:author="東圻 周" w:date="2024-05-21T21:52:00Z"/>
        </w:trPr>
        <w:tc>
          <w:tcPr>
            <w:tcW w:w="1555" w:type="dxa"/>
            <w:shd w:val="clear" w:color="auto" w:fill="D9D9D9" w:themeFill="background1" w:themeFillShade="D9"/>
          </w:tcPr>
          <w:p w14:paraId="001C2A6A" w14:textId="77777777" w:rsidR="00B9416C" w:rsidRDefault="00B9416C" w:rsidP="0003556A">
            <w:pPr>
              <w:snapToGrid w:val="0"/>
              <w:jc w:val="center"/>
              <w:rPr>
                <w:ins w:id="116" w:author="東圻 周" w:date="2024-05-21T21:52:00Z"/>
              </w:rPr>
            </w:pPr>
            <w:ins w:id="117" w:author="東圻 周" w:date="2024-05-21T21:52:00Z">
              <w:r>
                <w:rPr>
                  <w:rFonts w:hint="eastAsia"/>
                </w:rPr>
                <w:t>輸出值</w:t>
              </w:r>
            </w:ins>
          </w:p>
        </w:tc>
        <w:tc>
          <w:tcPr>
            <w:tcW w:w="8639" w:type="dxa"/>
            <w:gridSpan w:val="3"/>
          </w:tcPr>
          <w:p w14:paraId="5393D3A3" w14:textId="77777777" w:rsidR="00B9416C" w:rsidRDefault="00B9416C" w:rsidP="0003556A">
            <w:pPr>
              <w:snapToGrid w:val="0"/>
              <w:rPr>
                <w:ins w:id="118" w:author="東圻 周" w:date="2024-05-21T21:52:00Z"/>
              </w:rPr>
            </w:pPr>
            <w:ins w:id="119" w:author="東圻 周" w:date="2024-05-21T21:52:00Z">
              <w:r>
                <w:rPr>
                  <w:rFonts w:hint="eastAsia"/>
                </w:rPr>
                <w:t>求救通知</w:t>
              </w:r>
              <w:r>
                <w:rPr>
                  <w:rFonts w:hint="eastAsia"/>
                </w:rPr>
                <w:t>/</w:t>
              </w:r>
              <w:r>
                <w:rPr>
                  <w:rFonts w:hint="eastAsia"/>
                </w:rPr>
                <w:t>求救回應</w:t>
              </w:r>
            </w:ins>
          </w:p>
        </w:tc>
      </w:tr>
    </w:tbl>
    <w:p w14:paraId="306E3E76" w14:textId="77777777" w:rsidR="00B9416C" w:rsidRDefault="00B9416C" w:rsidP="00B9416C">
      <w:pPr>
        <w:snapToGrid w:val="0"/>
        <w:rPr>
          <w:ins w:id="120" w:author="東圻 周" w:date="2024-05-21T21:52:00Z"/>
        </w:rPr>
      </w:pPr>
    </w:p>
    <w:p w14:paraId="105F0EEF" w14:textId="77777777" w:rsidR="00B9416C" w:rsidRDefault="00B9416C" w:rsidP="00B9416C">
      <w:pPr>
        <w:pStyle w:val="afd"/>
        <w:ind w:left="280" w:right="280"/>
        <w:rPr>
          <w:ins w:id="121" w:author="東圻 周" w:date="2024-05-21T21:52:00Z"/>
        </w:rPr>
      </w:pPr>
      <w:bookmarkStart w:id="122" w:name="_Toc167232771"/>
      <w:ins w:id="123" w:author="東圻 周" w:date="2024-05-21T21:52:00Z">
        <w:r>
          <w:rPr>
            <w:rFonts w:hint="eastAsia"/>
          </w:rPr>
          <w:t>表</w:t>
        </w:r>
        <w:r>
          <w:rPr>
            <w:rFonts w:hint="eastAsia"/>
          </w:rPr>
          <w:t>6-2-3</w:t>
        </w:r>
        <w:r>
          <w:rPr>
            <w:rFonts w:hint="eastAsia"/>
          </w:rPr>
          <w:t>、程序規格書</w:t>
        </w:r>
        <w:r>
          <w:rPr>
            <w:rFonts w:ascii="標楷體" w:hAnsi="標楷體" w:hint="eastAsia"/>
          </w:rPr>
          <w:t>－</w:t>
        </w:r>
        <w:r>
          <w:rPr>
            <w:rFonts w:hint="eastAsia"/>
          </w:rPr>
          <w:t>即時影像</w:t>
        </w:r>
        <w:bookmarkEnd w:id="122"/>
      </w:ins>
    </w:p>
    <w:tbl>
      <w:tblPr>
        <w:tblStyle w:val="af4"/>
        <w:tblW w:w="0" w:type="auto"/>
        <w:tblLook w:val="04A0" w:firstRow="1" w:lastRow="0" w:firstColumn="1" w:lastColumn="0" w:noHBand="0" w:noVBand="1"/>
      </w:tblPr>
      <w:tblGrid>
        <w:gridCol w:w="1555"/>
        <w:gridCol w:w="2409"/>
        <w:gridCol w:w="1701"/>
        <w:gridCol w:w="4529"/>
      </w:tblGrid>
      <w:tr w:rsidR="00B9416C" w14:paraId="2162474B" w14:textId="77777777" w:rsidTr="0003556A">
        <w:trPr>
          <w:ins w:id="124" w:author="東圻 周" w:date="2024-05-21T21:52:00Z"/>
        </w:trPr>
        <w:tc>
          <w:tcPr>
            <w:tcW w:w="1555" w:type="dxa"/>
            <w:shd w:val="clear" w:color="auto" w:fill="D9D9D9" w:themeFill="background1" w:themeFillShade="D9"/>
            <w:vAlign w:val="center"/>
          </w:tcPr>
          <w:p w14:paraId="29CCA70A" w14:textId="77777777" w:rsidR="00B9416C" w:rsidRDefault="00B9416C" w:rsidP="0003556A">
            <w:pPr>
              <w:snapToGrid w:val="0"/>
              <w:jc w:val="center"/>
              <w:rPr>
                <w:ins w:id="125" w:author="東圻 周" w:date="2024-05-21T21:52:00Z"/>
              </w:rPr>
            </w:pPr>
            <w:ins w:id="126" w:author="東圻 周" w:date="2024-05-21T21:52:00Z">
              <w:r>
                <w:rPr>
                  <w:rFonts w:hint="eastAsia"/>
                </w:rPr>
                <w:t>編號</w:t>
              </w:r>
            </w:ins>
          </w:p>
        </w:tc>
        <w:tc>
          <w:tcPr>
            <w:tcW w:w="2409" w:type="dxa"/>
            <w:vAlign w:val="center"/>
          </w:tcPr>
          <w:p w14:paraId="2B30F7A9" w14:textId="77777777" w:rsidR="00B9416C" w:rsidRPr="003A222D" w:rsidRDefault="00B9416C" w:rsidP="0003556A">
            <w:pPr>
              <w:snapToGrid w:val="0"/>
              <w:jc w:val="center"/>
              <w:rPr>
                <w:ins w:id="127" w:author="東圻 周" w:date="2024-05-21T21:52:00Z"/>
              </w:rPr>
            </w:pPr>
            <w:ins w:id="128" w:author="東圻 周" w:date="2024-05-21T21:52:00Z">
              <w:r>
                <w:rPr>
                  <w:rFonts w:hint="eastAsia"/>
                </w:rPr>
                <w:t>1.2</w:t>
              </w:r>
            </w:ins>
          </w:p>
        </w:tc>
        <w:tc>
          <w:tcPr>
            <w:tcW w:w="1701" w:type="dxa"/>
            <w:shd w:val="clear" w:color="auto" w:fill="D9D9D9" w:themeFill="background1" w:themeFillShade="D9"/>
            <w:vAlign w:val="center"/>
          </w:tcPr>
          <w:p w14:paraId="1099DDBF" w14:textId="77777777" w:rsidR="00B9416C" w:rsidRDefault="00B9416C" w:rsidP="0003556A">
            <w:pPr>
              <w:snapToGrid w:val="0"/>
              <w:jc w:val="center"/>
              <w:rPr>
                <w:ins w:id="129" w:author="東圻 周" w:date="2024-05-21T21:52:00Z"/>
              </w:rPr>
            </w:pPr>
            <w:ins w:id="130" w:author="東圻 周" w:date="2024-05-21T21:52:00Z">
              <w:r>
                <w:rPr>
                  <w:rFonts w:hint="eastAsia"/>
                </w:rPr>
                <w:t>功能名稱</w:t>
              </w:r>
            </w:ins>
          </w:p>
        </w:tc>
        <w:tc>
          <w:tcPr>
            <w:tcW w:w="4529" w:type="dxa"/>
            <w:vAlign w:val="center"/>
          </w:tcPr>
          <w:p w14:paraId="79DCA992" w14:textId="77777777" w:rsidR="00B9416C" w:rsidRDefault="00B9416C" w:rsidP="0003556A">
            <w:pPr>
              <w:snapToGrid w:val="0"/>
              <w:jc w:val="center"/>
              <w:rPr>
                <w:ins w:id="131" w:author="東圻 周" w:date="2024-05-21T21:52:00Z"/>
              </w:rPr>
            </w:pPr>
            <w:ins w:id="132" w:author="東圻 周" w:date="2024-05-21T21:52:00Z">
              <w:r>
                <w:rPr>
                  <w:rFonts w:hint="eastAsia"/>
                </w:rPr>
                <w:t>即時影像</w:t>
              </w:r>
            </w:ins>
          </w:p>
        </w:tc>
      </w:tr>
      <w:tr w:rsidR="00B9416C" w14:paraId="2D85D78B" w14:textId="77777777" w:rsidTr="0003556A">
        <w:trPr>
          <w:ins w:id="133" w:author="東圻 周" w:date="2024-05-21T21:52:00Z"/>
        </w:trPr>
        <w:tc>
          <w:tcPr>
            <w:tcW w:w="1555" w:type="dxa"/>
            <w:shd w:val="clear" w:color="auto" w:fill="D9D9D9" w:themeFill="background1" w:themeFillShade="D9"/>
          </w:tcPr>
          <w:p w14:paraId="5255C875" w14:textId="77777777" w:rsidR="00B9416C" w:rsidRDefault="00B9416C" w:rsidP="0003556A">
            <w:pPr>
              <w:snapToGrid w:val="0"/>
              <w:jc w:val="center"/>
              <w:rPr>
                <w:ins w:id="134" w:author="東圻 周" w:date="2024-05-21T21:52:00Z"/>
              </w:rPr>
            </w:pPr>
            <w:ins w:id="135" w:author="東圻 周" w:date="2024-05-21T21:52:00Z">
              <w:r>
                <w:rPr>
                  <w:rFonts w:hint="eastAsia"/>
                </w:rPr>
                <w:t>功能說明</w:t>
              </w:r>
            </w:ins>
          </w:p>
        </w:tc>
        <w:tc>
          <w:tcPr>
            <w:tcW w:w="8639" w:type="dxa"/>
            <w:gridSpan w:val="3"/>
          </w:tcPr>
          <w:p w14:paraId="3FF823E5" w14:textId="77777777" w:rsidR="00B9416C" w:rsidRDefault="00B9416C" w:rsidP="0003556A">
            <w:pPr>
              <w:snapToGrid w:val="0"/>
              <w:rPr>
                <w:ins w:id="136" w:author="東圻 周" w:date="2024-05-21T21:52:00Z"/>
              </w:rPr>
            </w:pPr>
            <w:ins w:id="137" w:author="東圻 周" w:date="2024-05-21T21:52:00Z">
              <w:r>
                <w:rPr>
                  <w:rFonts w:hint="eastAsia"/>
                </w:rPr>
                <w:t>長者發生危機事件進行影像拍攝</w:t>
              </w:r>
            </w:ins>
          </w:p>
        </w:tc>
      </w:tr>
      <w:tr w:rsidR="00B9416C" w14:paraId="313D095F" w14:textId="77777777" w:rsidTr="0003556A">
        <w:trPr>
          <w:ins w:id="138" w:author="東圻 周" w:date="2024-05-21T21:52:00Z"/>
        </w:trPr>
        <w:tc>
          <w:tcPr>
            <w:tcW w:w="1555" w:type="dxa"/>
            <w:shd w:val="clear" w:color="auto" w:fill="D9D9D9" w:themeFill="background1" w:themeFillShade="D9"/>
          </w:tcPr>
          <w:p w14:paraId="02AAB0B0" w14:textId="77777777" w:rsidR="00B9416C" w:rsidRDefault="00B9416C" w:rsidP="0003556A">
            <w:pPr>
              <w:snapToGrid w:val="0"/>
              <w:jc w:val="center"/>
              <w:rPr>
                <w:ins w:id="139" w:author="東圻 周" w:date="2024-05-21T21:52:00Z"/>
              </w:rPr>
            </w:pPr>
            <w:ins w:id="140" w:author="東圻 周" w:date="2024-05-21T21:52:00Z">
              <w:r>
                <w:rPr>
                  <w:rFonts w:hint="eastAsia"/>
                </w:rPr>
                <w:t>輸入值</w:t>
              </w:r>
            </w:ins>
          </w:p>
        </w:tc>
        <w:tc>
          <w:tcPr>
            <w:tcW w:w="8639" w:type="dxa"/>
            <w:gridSpan w:val="3"/>
          </w:tcPr>
          <w:p w14:paraId="69490476" w14:textId="77777777" w:rsidR="00B9416C" w:rsidRDefault="00B9416C" w:rsidP="0003556A">
            <w:pPr>
              <w:snapToGrid w:val="0"/>
              <w:rPr>
                <w:ins w:id="141" w:author="東圻 周" w:date="2024-05-21T21:52:00Z"/>
              </w:rPr>
            </w:pPr>
            <w:ins w:id="142" w:author="東圻 周" w:date="2024-05-21T21:52:00Z">
              <w:r>
                <w:rPr>
                  <w:rFonts w:hint="eastAsia"/>
                </w:rPr>
                <w:t>按鈕觸發</w:t>
              </w:r>
            </w:ins>
          </w:p>
        </w:tc>
      </w:tr>
      <w:tr w:rsidR="00B9416C" w14:paraId="22CC81D7" w14:textId="77777777" w:rsidTr="0003556A">
        <w:trPr>
          <w:ins w:id="143" w:author="東圻 周" w:date="2024-05-21T21:52:00Z"/>
        </w:trPr>
        <w:tc>
          <w:tcPr>
            <w:tcW w:w="1555" w:type="dxa"/>
            <w:shd w:val="clear" w:color="auto" w:fill="D9D9D9" w:themeFill="background1" w:themeFillShade="D9"/>
          </w:tcPr>
          <w:p w14:paraId="0D9D5E93" w14:textId="77777777" w:rsidR="00B9416C" w:rsidRDefault="00B9416C" w:rsidP="0003556A">
            <w:pPr>
              <w:snapToGrid w:val="0"/>
              <w:jc w:val="center"/>
              <w:rPr>
                <w:ins w:id="144" w:author="東圻 周" w:date="2024-05-21T21:52:00Z"/>
              </w:rPr>
            </w:pPr>
            <w:ins w:id="145" w:author="東圻 周" w:date="2024-05-21T21:52:00Z">
              <w:r>
                <w:rPr>
                  <w:rFonts w:hint="eastAsia"/>
                </w:rPr>
                <w:t>輸出值</w:t>
              </w:r>
            </w:ins>
          </w:p>
        </w:tc>
        <w:tc>
          <w:tcPr>
            <w:tcW w:w="8639" w:type="dxa"/>
            <w:gridSpan w:val="3"/>
          </w:tcPr>
          <w:p w14:paraId="6941F7CE" w14:textId="77777777" w:rsidR="00B9416C" w:rsidRDefault="00B9416C" w:rsidP="0003556A">
            <w:pPr>
              <w:snapToGrid w:val="0"/>
              <w:rPr>
                <w:ins w:id="146" w:author="東圻 周" w:date="2024-05-21T21:52:00Z"/>
              </w:rPr>
            </w:pPr>
            <w:ins w:id="147" w:author="東圻 周" w:date="2024-05-21T21:52:00Z">
              <w:r>
                <w:rPr>
                  <w:rFonts w:hint="eastAsia"/>
                </w:rPr>
                <w:t>即時影像</w:t>
              </w:r>
            </w:ins>
          </w:p>
        </w:tc>
      </w:tr>
    </w:tbl>
    <w:p w14:paraId="1A9DCD14" w14:textId="77777777" w:rsidR="00B9416C" w:rsidRDefault="00B9416C" w:rsidP="00B9416C">
      <w:pPr>
        <w:snapToGrid w:val="0"/>
        <w:rPr>
          <w:ins w:id="148" w:author="東圻 周" w:date="2024-05-21T21:52:00Z"/>
        </w:rPr>
      </w:pPr>
    </w:p>
    <w:p w14:paraId="32D1460B" w14:textId="77777777" w:rsidR="00B9416C" w:rsidRDefault="00B9416C" w:rsidP="00B9416C">
      <w:pPr>
        <w:pStyle w:val="afd"/>
        <w:ind w:left="280" w:right="280"/>
        <w:rPr>
          <w:ins w:id="149" w:author="東圻 周" w:date="2024-05-21T21:52:00Z"/>
        </w:rPr>
      </w:pPr>
      <w:bookmarkStart w:id="150" w:name="_Toc167232772"/>
      <w:ins w:id="151" w:author="東圻 周" w:date="2024-05-21T21:52:00Z">
        <w:r>
          <w:rPr>
            <w:rFonts w:hint="eastAsia"/>
          </w:rPr>
          <w:t>表</w:t>
        </w:r>
        <w:r>
          <w:rPr>
            <w:rFonts w:hint="eastAsia"/>
          </w:rPr>
          <w:t>6-2-4</w:t>
        </w:r>
        <w:r>
          <w:rPr>
            <w:rFonts w:hint="eastAsia"/>
          </w:rPr>
          <w:t>、程序規格書</w:t>
        </w:r>
        <w:r>
          <w:rPr>
            <w:rFonts w:ascii="標楷體" w:hAnsi="標楷體" w:hint="eastAsia"/>
          </w:rPr>
          <w:t>－</w:t>
        </w:r>
        <w:r>
          <w:rPr>
            <w:rFonts w:hint="eastAsia"/>
          </w:rPr>
          <w:t>定位資料</w:t>
        </w:r>
        <w:bookmarkEnd w:id="150"/>
      </w:ins>
    </w:p>
    <w:tbl>
      <w:tblPr>
        <w:tblStyle w:val="af4"/>
        <w:tblW w:w="0" w:type="auto"/>
        <w:tblLook w:val="04A0" w:firstRow="1" w:lastRow="0" w:firstColumn="1" w:lastColumn="0" w:noHBand="0" w:noVBand="1"/>
      </w:tblPr>
      <w:tblGrid>
        <w:gridCol w:w="1555"/>
        <w:gridCol w:w="2409"/>
        <w:gridCol w:w="1701"/>
        <w:gridCol w:w="4529"/>
      </w:tblGrid>
      <w:tr w:rsidR="00B9416C" w14:paraId="427AB810" w14:textId="77777777" w:rsidTr="0003556A">
        <w:trPr>
          <w:ins w:id="152" w:author="東圻 周" w:date="2024-05-21T21:52:00Z"/>
        </w:trPr>
        <w:tc>
          <w:tcPr>
            <w:tcW w:w="1555" w:type="dxa"/>
            <w:shd w:val="clear" w:color="auto" w:fill="D9D9D9" w:themeFill="background1" w:themeFillShade="D9"/>
            <w:vAlign w:val="center"/>
          </w:tcPr>
          <w:p w14:paraId="2178DC4E" w14:textId="77777777" w:rsidR="00B9416C" w:rsidRDefault="00B9416C" w:rsidP="0003556A">
            <w:pPr>
              <w:snapToGrid w:val="0"/>
              <w:jc w:val="center"/>
              <w:rPr>
                <w:ins w:id="153" w:author="東圻 周" w:date="2024-05-21T21:52:00Z"/>
              </w:rPr>
            </w:pPr>
            <w:ins w:id="154" w:author="東圻 周" w:date="2024-05-21T21:52:00Z">
              <w:r>
                <w:rPr>
                  <w:rFonts w:hint="eastAsia"/>
                </w:rPr>
                <w:t>編號</w:t>
              </w:r>
            </w:ins>
          </w:p>
        </w:tc>
        <w:tc>
          <w:tcPr>
            <w:tcW w:w="2409" w:type="dxa"/>
            <w:vAlign w:val="center"/>
          </w:tcPr>
          <w:p w14:paraId="34A85AAD" w14:textId="77777777" w:rsidR="00B9416C" w:rsidRPr="003A222D" w:rsidRDefault="00B9416C" w:rsidP="0003556A">
            <w:pPr>
              <w:snapToGrid w:val="0"/>
              <w:jc w:val="center"/>
              <w:rPr>
                <w:ins w:id="155" w:author="東圻 周" w:date="2024-05-21T21:52:00Z"/>
              </w:rPr>
            </w:pPr>
            <w:ins w:id="156" w:author="東圻 周" w:date="2024-05-21T21:52:00Z">
              <w:r>
                <w:rPr>
                  <w:rFonts w:hint="eastAsia"/>
                </w:rPr>
                <w:t>1.3</w:t>
              </w:r>
            </w:ins>
          </w:p>
        </w:tc>
        <w:tc>
          <w:tcPr>
            <w:tcW w:w="1701" w:type="dxa"/>
            <w:shd w:val="clear" w:color="auto" w:fill="D9D9D9" w:themeFill="background1" w:themeFillShade="D9"/>
            <w:vAlign w:val="center"/>
          </w:tcPr>
          <w:p w14:paraId="39AB7D7C" w14:textId="77777777" w:rsidR="00B9416C" w:rsidRDefault="00B9416C" w:rsidP="0003556A">
            <w:pPr>
              <w:snapToGrid w:val="0"/>
              <w:jc w:val="center"/>
              <w:rPr>
                <w:ins w:id="157" w:author="東圻 周" w:date="2024-05-21T21:52:00Z"/>
              </w:rPr>
            </w:pPr>
            <w:ins w:id="158" w:author="東圻 周" w:date="2024-05-21T21:52:00Z">
              <w:r>
                <w:rPr>
                  <w:rFonts w:hint="eastAsia"/>
                </w:rPr>
                <w:t>功能名稱</w:t>
              </w:r>
            </w:ins>
          </w:p>
        </w:tc>
        <w:tc>
          <w:tcPr>
            <w:tcW w:w="4529" w:type="dxa"/>
            <w:vAlign w:val="center"/>
          </w:tcPr>
          <w:p w14:paraId="02F9C156" w14:textId="77777777" w:rsidR="00B9416C" w:rsidRDefault="00B9416C" w:rsidP="0003556A">
            <w:pPr>
              <w:snapToGrid w:val="0"/>
              <w:jc w:val="center"/>
              <w:rPr>
                <w:ins w:id="159" w:author="東圻 周" w:date="2024-05-21T21:52:00Z"/>
              </w:rPr>
            </w:pPr>
            <w:ins w:id="160" w:author="東圻 周" w:date="2024-05-21T21:52:00Z">
              <w:r>
                <w:rPr>
                  <w:rFonts w:hint="eastAsia"/>
                </w:rPr>
                <w:t>定位資料</w:t>
              </w:r>
            </w:ins>
          </w:p>
        </w:tc>
      </w:tr>
      <w:tr w:rsidR="00B9416C" w14:paraId="025F2268" w14:textId="77777777" w:rsidTr="0003556A">
        <w:trPr>
          <w:ins w:id="161" w:author="東圻 周" w:date="2024-05-21T21:52:00Z"/>
        </w:trPr>
        <w:tc>
          <w:tcPr>
            <w:tcW w:w="1555" w:type="dxa"/>
            <w:shd w:val="clear" w:color="auto" w:fill="D9D9D9" w:themeFill="background1" w:themeFillShade="D9"/>
          </w:tcPr>
          <w:p w14:paraId="78F42404" w14:textId="77777777" w:rsidR="00B9416C" w:rsidRDefault="00B9416C" w:rsidP="0003556A">
            <w:pPr>
              <w:snapToGrid w:val="0"/>
              <w:jc w:val="center"/>
              <w:rPr>
                <w:ins w:id="162" w:author="東圻 周" w:date="2024-05-21T21:52:00Z"/>
              </w:rPr>
            </w:pPr>
            <w:ins w:id="163" w:author="東圻 周" w:date="2024-05-21T21:52:00Z">
              <w:r>
                <w:rPr>
                  <w:rFonts w:hint="eastAsia"/>
                </w:rPr>
                <w:t>功能說明</w:t>
              </w:r>
            </w:ins>
          </w:p>
        </w:tc>
        <w:tc>
          <w:tcPr>
            <w:tcW w:w="8639" w:type="dxa"/>
            <w:gridSpan w:val="3"/>
          </w:tcPr>
          <w:p w14:paraId="49169501" w14:textId="77777777" w:rsidR="00B9416C" w:rsidRDefault="00B9416C" w:rsidP="0003556A">
            <w:pPr>
              <w:snapToGrid w:val="0"/>
              <w:rPr>
                <w:ins w:id="164" w:author="東圻 周" w:date="2024-05-21T21:52:00Z"/>
              </w:rPr>
            </w:pPr>
            <w:ins w:id="165" w:author="東圻 周" w:date="2024-05-21T21:52:00Z">
              <w:r>
                <w:rPr>
                  <w:rFonts w:hint="eastAsia"/>
                </w:rPr>
                <w:t>長者發生危機事件發送定位訊息</w:t>
              </w:r>
            </w:ins>
          </w:p>
        </w:tc>
      </w:tr>
      <w:tr w:rsidR="00B9416C" w14:paraId="369A9BDD" w14:textId="77777777" w:rsidTr="0003556A">
        <w:trPr>
          <w:ins w:id="166" w:author="東圻 周" w:date="2024-05-21T21:52:00Z"/>
        </w:trPr>
        <w:tc>
          <w:tcPr>
            <w:tcW w:w="1555" w:type="dxa"/>
            <w:shd w:val="clear" w:color="auto" w:fill="D9D9D9" w:themeFill="background1" w:themeFillShade="D9"/>
          </w:tcPr>
          <w:p w14:paraId="16B7977F" w14:textId="77777777" w:rsidR="00B9416C" w:rsidRDefault="00B9416C" w:rsidP="0003556A">
            <w:pPr>
              <w:snapToGrid w:val="0"/>
              <w:jc w:val="center"/>
              <w:rPr>
                <w:ins w:id="167" w:author="東圻 周" w:date="2024-05-21T21:52:00Z"/>
              </w:rPr>
            </w:pPr>
            <w:ins w:id="168" w:author="東圻 周" w:date="2024-05-21T21:52:00Z">
              <w:r>
                <w:rPr>
                  <w:rFonts w:hint="eastAsia"/>
                </w:rPr>
                <w:t>輸入值</w:t>
              </w:r>
            </w:ins>
          </w:p>
        </w:tc>
        <w:tc>
          <w:tcPr>
            <w:tcW w:w="8639" w:type="dxa"/>
            <w:gridSpan w:val="3"/>
          </w:tcPr>
          <w:p w14:paraId="1C3BA0F5" w14:textId="77777777" w:rsidR="00B9416C" w:rsidRDefault="00B9416C" w:rsidP="0003556A">
            <w:pPr>
              <w:snapToGrid w:val="0"/>
              <w:rPr>
                <w:ins w:id="169" w:author="東圻 周" w:date="2024-05-21T21:52:00Z"/>
              </w:rPr>
            </w:pPr>
            <w:ins w:id="170" w:author="東圻 周" w:date="2024-05-21T21:52:00Z">
              <w:r>
                <w:rPr>
                  <w:rFonts w:hint="eastAsia"/>
                </w:rPr>
                <w:t>按鈕觸發</w:t>
              </w:r>
            </w:ins>
          </w:p>
        </w:tc>
      </w:tr>
      <w:tr w:rsidR="00B9416C" w14:paraId="07EBB70C" w14:textId="77777777" w:rsidTr="0003556A">
        <w:trPr>
          <w:ins w:id="171" w:author="東圻 周" w:date="2024-05-21T21:52:00Z"/>
        </w:trPr>
        <w:tc>
          <w:tcPr>
            <w:tcW w:w="1555" w:type="dxa"/>
            <w:shd w:val="clear" w:color="auto" w:fill="D9D9D9" w:themeFill="background1" w:themeFillShade="D9"/>
          </w:tcPr>
          <w:p w14:paraId="645A445A" w14:textId="77777777" w:rsidR="00B9416C" w:rsidRDefault="00B9416C" w:rsidP="0003556A">
            <w:pPr>
              <w:snapToGrid w:val="0"/>
              <w:jc w:val="center"/>
              <w:rPr>
                <w:ins w:id="172" w:author="東圻 周" w:date="2024-05-21T21:52:00Z"/>
              </w:rPr>
            </w:pPr>
            <w:ins w:id="173" w:author="東圻 周" w:date="2024-05-21T21:52:00Z">
              <w:r>
                <w:rPr>
                  <w:rFonts w:hint="eastAsia"/>
                </w:rPr>
                <w:t>輸出值</w:t>
              </w:r>
            </w:ins>
          </w:p>
        </w:tc>
        <w:tc>
          <w:tcPr>
            <w:tcW w:w="8639" w:type="dxa"/>
            <w:gridSpan w:val="3"/>
          </w:tcPr>
          <w:p w14:paraId="75FD0D14" w14:textId="77777777" w:rsidR="00B9416C" w:rsidRDefault="00B9416C" w:rsidP="0003556A">
            <w:pPr>
              <w:snapToGrid w:val="0"/>
              <w:rPr>
                <w:ins w:id="174" w:author="東圻 周" w:date="2024-05-21T21:52:00Z"/>
              </w:rPr>
            </w:pPr>
            <w:ins w:id="175" w:author="東圻 周" w:date="2024-05-21T21:52:00Z">
              <w:r>
                <w:rPr>
                  <w:rFonts w:hint="eastAsia"/>
                </w:rPr>
                <w:t>定位資料</w:t>
              </w:r>
            </w:ins>
          </w:p>
        </w:tc>
      </w:tr>
    </w:tbl>
    <w:p w14:paraId="78DA07B8" w14:textId="77777777" w:rsidR="00B9416C" w:rsidRDefault="00B9416C" w:rsidP="00B9416C">
      <w:pPr>
        <w:snapToGrid w:val="0"/>
        <w:rPr>
          <w:ins w:id="176" w:author="東圻 周" w:date="2024-05-21T21:52:00Z"/>
        </w:rPr>
      </w:pPr>
    </w:p>
    <w:p w14:paraId="5F671F2B" w14:textId="77777777" w:rsidR="00B9416C" w:rsidRDefault="00B9416C" w:rsidP="00B9416C">
      <w:pPr>
        <w:pStyle w:val="afd"/>
        <w:ind w:left="280" w:right="280"/>
        <w:rPr>
          <w:ins w:id="177" w:author="東圻 周" w:date="2024-05-21T21:52:00Z"/>
        </w:rPr>
      </w:pPr>
      <w:bookmarkStart w:id="178" w:name="_Toc167232773"/>
      <w:ins w:id="179" w:author="東圻 周" w:date="2024-05-21T21:52:00Z">
        <w:r>
          <w:rPr>
            <w:rFonts w:hint="eastAsia"/>
          </w:rPr>
          <w:t>表</w:t>
        </w:r>
        <w:r>
          <w:rPr>
            <w:rFonts w:hint="eastAsia"/>
          </w:rPr>
          <w:t>6-2-5</w:t>
        </w:r>
        <w:r>
          <w:rPr>
            <w:rFonts w:hint="eastAsia"/>
          </w:rPr>
          <w:t>、程序規格書</w:t>
        </w:r>
        <w:r>
          <w:rPr>
            <w:rFonts w:ascii="標楷體" w:hAnsi="標楷體" w:hint="eastAsia"/>
          </w:rPr>
          <w:t>－</w:t>
        </w:r>
        <w:r w:rsidRPr="0002657A">
          <w:rPr>
            <w:rFonts w:ascii="標楷體" w:hAnsi="標楷體" w:hint="eastAsia"/>
          </w:rPr>
          <w:t>設定</w:t>
        </w:r>
        <w:bookmarkEnd w:id="178"/>
      </w:ins>
    </w:p>
    <w:tbl>
      <w:tblPr>
        <w:tblStyle w:val="af4"/>
        <w:tblW w:w="0" w:type="auto"/>
        <w:tblLook w:val="04A0" w:firstRow="1" w:lastRow="0" w:firstColumn="1" w:lastColumn="0" w:noHBand="0" w:noVBand="1"/>
      </w:tblPr>
      <w:tblGrid>
        <w:gridCol w:w="1555"/>
        <w:gridCol w:w="2409"/>
        <w:gridCol w:w="1701"/>
        <w:gridCol w:w="4529"/>
      </w:tblGrid>
      <w:tr w:rsidR="00B9416C" w14:paraId="2D4E1052" w14:textId="77777777" w:rsidTr="0003556A">
        <w:trPr>
          <w:ins w:id="180" w:author="東圻 周" w:date="2024-05-21T21:52:00Z"/>
        </w:trPr>
        <w:tc>
          <w:tcPr>
            <w:tcW w:w="1555" w:type="dxa"/>
            <w:shd w:val="clear" w:color="auto" w:fill="D9D9D9" w:themeFill="background1" w:themeFillShade="D9"/>
            <w:vAlign w:val="center"/>
          </w:tcPr>
          <w:p w14:paraId="1223A23F" w14:textId="77777777" w:rsidR="00B9416C" w:rsidRDefault="00B9416C" w:rsidP="0003556A">
            <w:pPr>
              <w:snapToGrid w:val="0"/>
              <w:jc w:val="center"/>
              <w:rPr>
                <w:ins w:id="181" w:author="東圻 周" w:date="2024-05-21T21:52:00Z"/>
              </w:rPr>
            </w:pPr>
            <w:ins w:id="182" w:author="東圻 周" w:date="2024-05-21T21:52:00Z">
              <w:r>
                <w:rPr>
                  <w:rFonts w:hint="eastAsia"/>
                </w:rPr>
                <w:t>編號</w:t>
              </w:r>
            </w:ins>
          </w:p>
        </w:tc>
        <w:tc>
          <w:tcPr>
            <w:tcW w:w="2409" w:type="dxa"/>
            <w:vAlign w:val="center"/>
          </w:tcPr>
          <w:p w14:paraId="7C13F465" w14:textId="77777777" w:rsidR="00B9416C" w:rsidRPr="004F7609" w:rsidRDefault="00B9416C" w:rsidP="0003556A">
            <w:pPr>
              <w:snapToGrid w:val="0"/>
              <w:jc w:val="center"/>
              <w:rPr>
                <w:ins w:id="183" w:author="東圻 周" w:date="2024-05-21T21:52:00Z"/>
              </w:rPr>
            </w:pPr>
            <w:ins w:id="184" w:author="東圻 周" w:date="2024-05-21T21:52:00Z">
              <w:r>
                <w:rPr>
                  <w:rFonts w:hint="eastAsia"/>
                </w:rPr>
                <w:t>2</w:t>
              </w:r>
            </w:ins>
          </w:p>
        </w:tc>
        <w:tc>
          <w:tcPr>
            <w:tcW w:w="1701" w:type="dxa"/>
            <w:shd w:val="clear" w:color="auto" w:fill="D9D9D9" w:themeFill="background1" w:themeFillShade="D9"/>
            <w:vAlign w:val="center"/>
          </w:tcPr>
          <w:p w14:paraId="2493B8A9" w14:textId="77777777" w:rsidR="00B9416C" w:rsidRDefault="00B9416C" w:rsidP="0003556A">
            <w:pPr>
              <w:snapToGrid w:val="0"/>
              <w:jc w:val="center"/>
              <w:rPr>
                <w:ins w:id="185" w:author="東圻 周" w:date="2024-05-21T21:52:00Z"/>
              </w:rPr>
            </w:pPr>
            <w:ins w:id="186" w:author="東圻 周" w:date="2024-05-21T21:52:00Z">
              <w:r>
                <w:rPr>
                  <w:rFonts w:hint="eastAsia"/>
                </w:rPr>
                <w:t>功能名稱</w:t>
              </w:r>
            </w:ins>
          </w:p>
        </w:tc>
        <w:tc>
          <w:tcPr>
            <w:tcW w:w="4529" w:type="dxa"/>
            <w:vAlign w:val="center"/>
          </w:tcPr>
          <w:p w14:paraId="521FE982" w14:textId="77777777" w:rsidR="00B9416C" w:rsidRDefault="00B9416C" w:rsidP="0003556A">
            <w:pPr>
              <w:snapToGrid w:val="0"/>
              <w:jc w:val="center"/>
              <w:rPr>
                <w:ins w:id="187" w:author="東圻 周" w:date="2024-05-21T21:52:00Z"/>
              </w:rPr>
            </w:pPr>
            <w:ins w:id="188" w:author="東圻 周" w:date="2024-05-21T21:52:00Z">
              <w:r>
                <w:rPr>
                  <w:rFonts w:hint="eastAsia"/>
                </w:rPr>
                <w:t>設定</w:t>
              </w:r>
            </w:ins>
          </w:p>
        </w:tc>
      </w:tr>
      <w:tr w:rsidR="00B9416C" w14:paraId="5F9C7227" w14:textId="77777777" w:rsidTr="0003556A">
        <w:trPr>
          <w:ins w:id="189" w:author="東圻 周" w:date="2024-05-21T21:52:00Z"/>
        </w:trPr>
        <w:tc>
          <w:tcPr>
            <w:tcW w:w="1555" w:type="dxa"/>
            <w:shd w:val="clear" w:color="auto" w:fill="D9D9D9" w:themeFill="background1" w:themeFillShade="D9"/>
          </w:tcPr>
          <w:p w14:paraId="26D4E971" w14:textId="77777777" w:rsidR="00B9416C" w:rsidRDefault="00B9416C" w:rsidP="0003556A">
            <w:pPr>
              <w:snapToGrid w:val="0"/>
              <w:jc w:val="center"/>
              <w:rPr>
                <w:ins w:id="190" w:author="東圻 周" w:date="2024-05-21T21:52:00Z"/>
              </w:rPr>
            </w:pPr>
            <w:ins w:id="191" w:author="東圻 周" w:date="2024-05-21T21:52:00Z">
              <w:r>
                <w:rPr>
                  <w:rFonts w:hint="eastAsia"/>
                </w:rPr>
                <w:t>功能說明</w:t>
              </w:r>
            </w:ins>
          </w:p>
        </w:tc>
        <w:tc>
          <w:tcPr>
            <w:tcW w:w="8639" w:type="dxa"/>
            <w:gridSpan w:val="3"/>
          </w:tcPr>
          <w:p w14:paraId="510C4ABF" w14:textId="77777777" w:rsidR="00B9416C" w:rsidRDefault="00B9416C" w:rsidP="0003556A">
            <w:pPr>
              <w:snapToGrid w:val="0"/>
              <w:rPr>
                <w:ins w:id="192" w:author="東圻 周" w:date="2024-05-21T21:52:00Z"/>
              </w:rPr>
            </w:pPr>
            <w:ins w:id="193" w:author="東圻 周" w:date="2024-05-21T21:52:00Z">
              <w:r>
                <w:rPr>
                  <w:rFonts w:hint="eastAsia"/>
                </w:rPr>
                <w:t>進行使用者</w:t>
              </w:r>
              <w:r>
                <w:rPr>
                  <w:rFonts w:hint="eastAsia"/>
                </w:rPr>
                <w:t>/</w:t>
              </w:r>
              <w:r>
                <w:rPr>
                  <w:rFonts w:hint="eastAsia"/>
                </w:rPr>
                <w:t>裝置</w:t>
              </w:r>
              <w:r>
                <w:rPr>
                  <w:rFonts w:hint="eastAsia"/>
                </w:rPr>
                <w:t>/</w:t>
              </w:r>
              <w:r>
                <w:rPr>
                  <w:rFonts w:hint="eastAsia"/>
                </w:rPr>
                <w:t>家庭群組設定</w:t>
              </w:r>
            </w:ins>
          </w:p>
        </w:tc>
      </w:tr>
      <w:tr w:rsidR="00B9416C" w14:paraId="358631C8" w14:textId="77777777" w:rsidTr="0003556A">
        <w:trPr>
          <w:ins w:id="194" w:author="東圻 周" w:date="2024-05-21T21:52:00Z"/>
        </w:trPr>
        <w:tc>
          <w:tcPr>
            <w:tcW w:w="1555" w:type="dxa"/>
            <w:shd w:val="clear" w:color="auto" w:fill="D9D9D9" w:themeFill="background1" w:themeFillShade="D9"/>
          </w:tcPr>
          <w:p w14:paraId="0FD42A2C" w14:textId="77777777" w:rsidR="00B9416C" w:rsidRDefault="00B9416C" w:rsidP="0003556A">
            <w:pPr>
              <w:snapToGrid w:val="0"/>
              <w:jc w:val="center"/>
              <w:rPr>
                <w:ins w:id="195" w:author="東圻 周" w:date="2024-05-21T21:52:00Z"/>
              </w:rPr>
            </w:pPr>
            <w:ins w:id="196" w:author="東圻 周" w:date="2024-05-21T21:52:00Z">
              <w:r>
                <w:rPr>
                  <w:rFonts w:hint="eastAsia"/>
                </w:rPr>
                <w:t>輸入值</w:t>
              </w:r>
            </w:ins>
          </w:p>
        </w:tc>
        <w:tc>
          <w:tcPr>
            <w:tcW w:w="8639" w:type="dxa"/>
            <w:gridSpan w:val="3"/>
          </w:tcPr>
          <w:p w14:paraId="596291F4" w14:textId="77777777" w:rsidR="00B9416C" w:rsidRDefault="00B9416C" w:rsidP="0003556A">
            <w:pPr>
              <w:snapToGrid w:val="0"/>
              <w:rPr>
                <w:ins w:id="197" w:author="東圻 周" w:date="2024-05-21T21:52:00Z"/>
              </w:rPr>
            </w:pPr>
            <w:ins w:id="198" w:author="東圻 周" w:date="2024-05-21T21:52:00Z">
              <w:r>
                <w:rPr>
                  <w:rFonts w:hint="eastAsia"/>
                </w:rPr>
                <w:t>設定資訊</w:t>
              </w:r>
              <w:r>
                <w:rPr>
                  <w:rFonts w:hint="eastAsia"/>
                </w:rPr>
                <w:t>(LINE</w:t>
              </w:r>
              <w:r>
                <w:rPr>
                  <w:rFonts w:hint="eastAsia"/>
                </w:rPr>
                <w:t>資料</w:t>
              </w:r>
              <w:r>
                <w:rPr>
                  <w:rFonts w:hint="eastAsia"/>
                </w:rPr>
                <w:t>/</w:t>
              </w:r>
              <w:r>
                <w:rPr>
                  <w:rFonts w:hint="eastAsia"/>
                </w:rPr>
                <w:t>網路設定資料</w:t>
              </w:r>
              <w:r>
                <w:t>/</w:t>
              </w:r>
              <w:r>
                <w:rPr>
                  <w:rFonts w:hint="eastAsia"/>
                </w:rPr>
                <w:t>隨機碼</w:t>
              </w:r>
              <w:r>
                <w:rPr>
                  <w:rFonts w:hint="eastAsia"/>
                </w:rPr>
                <w:t>)</w:t>
              </w:r>
            </w:ins>
          </w:p>
        </w:tc>
      </w:tr>
      <w:tr w:rsidR="00B9416C" w14:paraId="4826C02C" w14:textId="77777777" w:rsidTr="0003556A">
        <w:trPr>
          <w:ins w:id="199" w:author="東圻 周" w:date="2024-05-21T21:52:00Z"/>
        </w:trPr>
        <w:tc>
          <w:tcPr>
            <w:tcW w:w="1555" w:type="dxa"/>
            <w:shd w:val="clear" w:color="auto" w:fill="D9D9D9" w:themeFill="background1" w:themeFillShade="D9"/>
          </w:tcPr>
          <w:p w14:paraId="78308DF5" w14:textId="77777777" w:rsidR="00B9416C" w:rsidRDefault="00B9416C" w:rsidP="0003556A">
            <w:pPr>
              <w:snapToGrid w:val="0"/>
              <w:jc w:val="center"/>
              <w:rPr>
                <w:ins w:id="200" w:author="東圻 周" w:date="2024-05-21T21:52:00Z"/>
              </w:rPr>
            </w:pPr>
            <w:ins w:id="201" w:author="東圻 周" w:date="2024-05-21T21:52:00Z">
              <w:r>
                <w:rPr>
                  <w:rFonts w:hint="eastAsia"/>
                </w:rPr>
                <w:t>輸出值</w:t>
              </w:r>
            </w:ins>
          </w:p>
        </w:tc>
        <w:tc>
          <w:tcPr>
            <w:tcW w:w="8639" w:type="dxa"/>
            <w:gridSpan w:val="3"/>
          </w:tcPr>
          <w:p w14:paraId="79C2FB11" w14:textId="77777777" w:rsidR="00B9416C" w:rsidRDefault="00B9416C" w:rsidP="0003556A">
            <w:pPr>
              <w:snapToGrid w:val="0"/>
              <w:rPr>
                <w:ins w:id="202" w:author="東圻 周" w:date="2024-05-21T21:52:00Z"/>
              </w:rPr>
            </w:pPr>
            <w:ins w:id="203" w:author="東圻 周" w:date="2024-05-21T21:52:00Z">
              <w:r>
                <w:rPr>
                  <w:rFonts w:hint="eastAsia"/>
                </w:rPr>
                <w:t>設定結果介面</w:t>
              </w:r>
            </w:ins>
          </w:p>
        </w:tc>
      </w:tr>
    </w:tbl>
    <w:p w14:paraId="11A741B6" w14:textId="77777777" w:rsidR="00B9416C" w:rsidRDefault="00B9416C" w:rsidP="00B9416C">
      <w:pPr>
        <w:snapToGrid w:val="0"/>
        <w:rPr>
          <w:ins w:id="204" w:author="東圻 周" w:date="2024-05-21T21:52:00Z"/>
        </w:rPr>
      </w:pPr>
    </w:p>
    <w:p w14:paraId="5890A1E8" w14:textId="77777777" w:rsidR="00B9416C" w:rsidRDefault="00B9416C" w:rsidP="00B9416C">
      <w:pPr>
        <w:pStyle w:val="afd"/>
        <w:ind w:left="280" w:right="280"/>
        <w:rPr>
          <w:ins w:id="205" w:author="東圻 周" w:date="2024-05-21T21:52:00Z"/>
        </w:rPr>
      </w:pPr>
      <w:bookmarkStart w:id="206" w:name="_Toc167232774"/>
      <w:ins w:id="207" w:author="東圻 周" w:date="2024-05-21T21:52:00Z">
        <w:r>
          <w:rPr>
            <w:rFonts w:hint="eastAsia"/>
          </w:rPr>
          <w:t>表</w:t>
        </w:r>
        <w:r>
          <w:rPr>
            <w:rFonts w:hint="eastAsia"/>
          </w:rPr>
          <w:t>6-2-6</w:t>
        </w:r>
        <w:r>
          <w:rPr>
            <w:rFonts w:hint="eastAsia"/>
          </w:rPr>
          <w:t>、程序規格書</w:t>
        </w:r>
        <w:r>
          <w:rPr>
            <w:rFonts w:ascii="標楷體" w:hAnsi="標楷體" w:hint="eastAsia"/>
          </w:rPr>
          <w:t>－身分</w:t>
        </w:r>
        <w:r w:rsidRPr="0002657A">
          <w:rPr>
            <w:rFonts w:ascii="標楷體" w:hAnsi="標楷體" w:hint="eastAsia"/>
          </w:rPr>
          <w:t>設定</w:t>
        </w:r>
        <w:bookmarkEnd w:id="206"/>
      </w:ins>
    </w:p>
    <w:tbl>
      <w:tblPr>
        <w:tblStyle w:val="af4"/>
        <w:tblW w:w="0" w:type="auto"/>
        <w:tblLook w:val="04A0" w:firstRow="1" w:lastRow="0" w:firstColumn="1" w:lastColumn="0" w:noHBand="0" w:noVBand="1"/>
      </w:tblPr>
      <w:tblGrid>
        <w:gridCol w:w="1555"/>
        <w:gridCol w:w="2409"/>
        <w:gridCol w:w="1701"/>
        <w:gridCol w:w="4529"/>
      </w:tblGrid>
      <w:tr w:rsidR="00B9416C" w14:paraId="31735678" w14:textId="77777777" w:rsidTr="0003556A">
        <w:trPr>
          <w:ins w:id="208" w:author="東圻 周" w:date="2024-05-21T21:52:00Z"/>
        </w:trPr>
        <w:tc>
          <w:tcPr>
            <w:tcW w:w="1555" w:type="dxa"/>
            <w:shd w:val="clear" w:color="auto" w:fill="D9D9D9" w:themeFill="background1" w:themeFillShade="D9"/>
            <w:vAlign w:val="center"/>
          </w:tcPr>
          <w:p w14:paraId="3FA0235D" w14:textId="77777777" w:rsidR="00B9416C" w:rsidRDefault="00B9416C" w:rsidP="0003556A">
            <w:pPr>
              <w:snapToGrid w:val="0"/>
              <w:jc w:val="center"/>
              <w:rPr>
                <w:ins w:id="209" w:author="東圻 周" w:date="2024-05-21T21:52:00Z"/>
              </w:rPr>
            </w:pPr>
            <w:ins w:id="210" w:author="東圻 周" w:date="2024-05-21T21:52:00Z">
              <w:r>
                <w:rPr>
                  <w:rFonts w:hint="eastAsia"/>
                </w:rPr>
                <w:t>編號</w:t>
              </w:r>
            </w:ins>
          </w:p>
        </w:tc>
        <w:tc>
          <w:tcPr>
            <w:tcW w:w="2409" w:type="dxa"/>
            <w:vAlign w:val="center"/>
          </w:tcPr>
          <w:p w14:paraId="7D7977B4" w14:textId="77777777" w:rsidR="00B9416C" w:rsidRPr="004F7609" w:rsidRDefault="00B9416C" w:rsidP="0003556A">
            <w:pPr>
              <w:snapToGrid w:val="0"/>
              <w:jc w:val="center"/>
              <w:rPr>
                <w:ins w:id="211" w:author="東圻 周" w:date="2024-05-21T21:52:00Z"/>
              </w:rPr>
            </w:pPr>
            <w:ins w:id="212" w:author="東圻 周" w:date="2024-05-21T21:52:00Z">
              <w:r>
                <w:rPr>
                  <w:rFonts w:hint="eastAsia"/>
                </w:rPr>
                <w:t>2.1</w:t>
              </w:r>
            </w:ins>
          </w:p>
        </w:tc>
        <w:tc>
          <w:tcPr>
            <w:tcW w:w="1701" w:type="dxa"/>
            <w:shd w:val="clear" w:color="auto" w:fill="D9D9D9" w:themeFill="background1" w:themeFillShade="D9"/>
            <w:vAlign w:val="center"/>
          </w:tcPr>
          <w:p w14:paraId="37F23B30" w14:textId="77777777" w:rsidR="00B9416C" w:rsidRDefault="00B9416C" w:rsidP="0003556A">
            <w:pPr>
              <w:snapToGrid w:val="0"/>
              <w:jc w:val="center"/>
              <w:rPr>
                <w:ins w:id="213" w:author="東圻 周" w:date="2024-05-21T21:52:00Z"/>
              </w:rPr>
            </w:pPr>
            <w:ins w:id="214" w:author="東圻 周" w:date="2024-05-21T21:52:00Z">
              <w:r>
                <w:rPr>
                  <w:rFonts w:hint="eastAsia"/>
                </w:rPr>
                <w:t>功能名稱</w:t>
              </w:r>
            </w:ins>
          </w:p>
        </w:tc>
        <w:tc>
          <w:tcPr>
            <w:tcW w:w="4529" w:type="dxa"/>
            <w:vAlign w:val="center"/>
          </w:tcPr>
          <w:p w14:paraId="62D57195" w14:textId="77777777" w:rsidR="00B9416C" w:rsidRDefault="00B9416C" w:rsidP="0003556A">
            <w:pPr>
              <w:snapToGrid w:val="0"/>
              <w:jc w:val="center"/>
              <w:rPr>
                <w:ins w:id="215" w:author="東圻 周" w:date="2024-05-21T21:52:00Z"/>
              </w:rPr>
            </w:pPr>
            <w:ins w:id="216" w:author="東圻 周" w:date="2024-05-21T21:52:00Z">
              <w:r>
                <w:rPr>
                  <w:rFonts w:hint="eastAsia"/>
                </w:rPr>
                <w:t>身分</w:t>
              </w:r>
              <w:r w:rsidRPr="0002657A">
                <w:rPr>
                  <w:rFonts w:hint="eastAsia"/>
                </w:rPr>
                <w:t>設定</w:t>
              </w:r>
            </w:ins>
          </w:p>
        </w:tc>
      </w:tr>
      <w:tr w:rsidR="00B9416C" w14:paraId="484E1CDC" w14:textId="77777777" w:rsidTr="0003556A">
        <w:trPr>
          <w:ins w:id="217" w:author="東圻 周" w:date="2024-05-21T21:52:00Z"/>
        </w:trPr>
        <w:tc>
          <w:tcPr>
            <w:tcW w:w="1555" w:type="dxa"/>
            <w:shd w:val="clear" w:color="auto" w:fill="D9D9D9" w:themeFill="background1" w:themeFillShade="D9"/>
          </w:tcPr>
          <w:p w14:paraId="30C8FE4E" w14:textId="77777777" w:rsidR="00B9416C" w:rsidRDefault="00B9416C" w:rsidP="0003556A">
            <w:pPr>
              <w:snapToGrid w:val="0"/>
              <w:jc w:val="center"/>
              <w:rPr>
                <w:ins w:id="218" w:author="東圻 周" w:date="2024-05-21T21:52:00Z"/>
              </w:rPr>
            </w:pPr>
            <w:ins w:id="219" w:author="東圻 周" w:date="2024-05-21T21:52:00Z">
              <w:r>
                <w:rPr>
                  <w:rFonts w:hint="eastAsia"/>
                </w:rPr>
                <w:t>功能說明</w:t>
              </w:r>
            </w:ins>
          </w:p>
        </w:tc>
        <w:tc>
          <w:tcPr>
            <w:tcW w:w="8639" w:type="dxa"/>
            <w:gridSpan w:val="3"/>
          </w:tcPr>
          <w:p w14:paraId="29D0BF78" w14:textId="77777777" w:rsidR="00B9416C" w:rsidRDefault="00B9416C" w:rsidP="0003556A">
            <w:pPr>
              <w:snapToGrid w:val="0"/>
              <w:rPr>
                <w:ins w:id="220" w:author="東圻 周" w:date="2024-05-21T21:52:00Z"/>
              </w:rPr>
            </w:pPr>
            <w:ins w:id="221" w:author="東圻 周" w:date="2024-05-21T21:52:00Z">
              <w:r>
                <w:rPr>
                  <w:rFonts w:hint="eastAsia"/>
                </w:rPr>
                <w:t>進行使用者及家庭群組設定</w:t>
              </w:r>
            </w:ins>
          </w:p>
        </w:tc>
      </w:tr>
      <w:tr w:rsidR="00B9416C" w14:paraId="5594C339" w14:textId="77777777" w:rsidTr="0003556A">
        <w:trPr>
          <w:ins w:id="222" w:author="東圻 周" w:date="2024-05-21T21:52:00Z"/>
        </w:trPr>
        <w:tc>
          <w:tcPr>
            <w:tcW w:w="1555" w:type="dxa"/>
            <w:shd w:val="clear" w:color="auto" w:fill="D9D9D9" w:themeFill="background1" w:themeFillShade="D9"/>
          </w:tcPr>
          <w:p w14:paraId="77B5FB96" w14:textId="77777777" w:rsidR="00B9416C" w:rsidRDefault="00B9416C" w:rsidP="0003556A">
            <w:pPr>
              <w:snapToGrid w:val="0"/>
              <w:jc w:val="center"/>
              <w:rPr>
                <w:ins w:id="223" w:author="東圻 周" w:date="2024-05-21T21:52:00Z"/>
              </w:rPr>
            </w:pPr>
            <w:ins w:id="224" w:author="東圻 周" w:date="2024-05-21T21:52:00Z">
              <w:r>
                <w:rPr>
                  <w:rFonts w:hint="eastAsia"/>
                </w:rPr>
                <w:t>輸入值</w:t>
              </w:r>
            </w:ins>
          </w:p>
        </w:tc>
        <w:tc>
          <w:tcPr>
            <w:tcW w:w="8639" w:type="dxa"/>
            <w:gridSpan w:val="3"/>
          </w:tcPr>
          <w:p w14:paraId="1B819744" w14:textId="77777777" w:rsidR="00B9416C" w:rsidRDefault="00B9416C" w:rsidP="0003556A">
            <w:pPr>
              <w:snapToGrid w:val="0"/>
              <w:rPr>
                <w:ins w:id="225" w:author="東圻 周" w:date="2024-05-21T21:52:00Z"/>
              </w:rPr>
            </w:pPr>
            <w:ins w:id="226" w:author="東圻 周" w:date="2024-05-21T21:52:00Z">
              <w:r>
                <w:rPr>
                  <w:rFonts w:hint="eastAsia"/>
                </w:rPr>
                <w:t>設定資訊</w:t>
              </w:r>
              <w:r>
                <w:rPr>
                  <w:rFonts w:hint="eastAsia"/>
                </w:rPr>
                <w:t>(</w:t>
              </w:r>
              <w:r>
                <w:rPr>
                  <w:rFonts w:hint="eastAsia"/>
                </w:rPr>
                <w:t>身分選擇、</w:t>
              </w:r>
              <w:r>
                <w:rPr>
                  <w:rFonts w:hint="eastAsia"/>
                </w:rPr>
                <w:t>LINE</w:t>
              </w:r>
              <w:r>
                <w:rPr>
                  <w:rFonts w:hint="eastAsia"/>
                </w:rPr>
                <w:t>資料、隨機碼</w:t>
              </w:r>
              <w:r>
                <w:rPr>
                  <w:rFonts w:hint="eastAsia"/>
                </w:rPr>
                <w:t>)</w:t>
              </w:r>
            </w:ins>
          </w:p>
        </w:tc>
      </w:tr>
      <w:tr w:rsidR="00B9416C" w14:paraId="2473D273" w14:textId="77777777" w:rsidTr="0003556A">
        <w:trPr>
          <w:ins w:id="227" w:author="東圻 周" w:date="2024-05-21T21:52:00Z"/>
        </w:trPr>
        <w:tc>
          <w:tcPr>
            <w:tcW w:w="1555" w:type="dxa"/>
            <w:shd w:val="clear" w:color="auto" w:fill="D9D9D9" w:themeFill="background1" w:themeFillShade="D9"/>
          </w:tcPr>
          <w:p w14:paraId="47125266" w14:textId="77777777" w:rsidR="00B9416C" w:rsidRDefault="00B9416C" w:rsidP="0003556A">
            <w:pPr>
              <w:snapToGrid w:val="0"/>
              <w:jc w:val="center"/>
              <w:rPr>
                <w:ins w:id="228" w:author="東圻 周" w:date="2024-05-21T21:52:00Z"/>
              </w:rPr>
            </w:pPr>
            <w:ins w:id="229" w:author="東圻 周" w:date="2024-05-21T21:52:00Z">
              <w:r>
                <w:rPr>
                  <w:rFonts w:hint="eastAsia"/>
                </w:rPr>
                <w:t>輸出值</w:t>
              </w:r>
            </w:ins>
          </w:p>
        </w:tc>
        <w:tc>
          <w:tcPr>
            <w:tcW w:w="8639" w:type="dxa"/>
            <w:gridSpan w:val="3"/>
          </w:tcPr>
          <w:p w14:paraId="24EFF417" w14:textId="77777777" w:rsidR="00B9416C" w:rsidRDefault="00B9416C" w:rsidP="0003556A">
            <w:pPr>
              <w:snapToGrid w:val="0"/>
              <w:rPr>
                <w:ins w:id="230" w:author="東圻 周" w:date="2024-05-21T21:52:00Z"/>
              </w:rPr>
            </w:pPr>
            <w:ins w:id="231" w:author="東圻 周" w:date="2024-05-21T21:52:00Z">
              <w:r>
                <w:rPr>
                  <w:rFonts w:hint="eastAsia"/>
                </w:rPr>
                <w:t>長者：隨機碼產生頁面</w:t>
              </w:r>
              <w:r>
                <w:rPr>
                  <w:rFonts w:hint="eastAsia"/>
                </w:rPr>
                <w:t>/</w:t>
              </w:r>
              <w:r>
                <w:rPr>
                  <w:rFonts w:hint="eastAsia"/>
                </w:rPr>
                <w:t>子女：群組列表</w:t>
              </w:r>
            </w:ins>
          </w:p>
        </w:tc>
      </w:tr>
    </w:tbl>
    <w:p w14:paraId="0A5D532F" w14:textId="77777777" w:rsidR="00B9416C" w:rsidRDefault="00B9416C" w:rsidP="00B9416C">
      <w:pPr>
        <w:snapToGrid w:val="0"/>
        <w:rPr>
          <w:ins w:id="232" w:author="東圻 周" w:date="2024-05-21T21:52:00Z"/>
        </w:rPr>
      </w:pPr>
    </w:p>
    <w:p w14:paraId="394CD78A" w14:textId="77777777" w:rsidR="00B9416C" w:rsidRDefault="00B9416C" w:rsidP="00B9416C">
      <w:pPr>
        <w:widowControl/>
        <w:snapToGrid w:val="0"/>
        <w:rPr>
          <w:ins w:id="233" w:author="東圻 周" w:date="2024-05-21T21:52:00Z"/>
        </w:rPr>
      </w:pPr>
      <w:ins w:id="234" w:author="東圻 周" w:date="2024-05-21T21:52:00Z">
        <w:r>
          <w:br w:type="page"/>
        </w:r>
      </w:ins>
    </w:p>
    <w:p w14:paraId="53F59C14" w14:textId="77777777" w:rsidR="00B9416C" w:rsidRDefault="00B9416C" w:rsidP="00B9416C">
      <w:pPr>
        <w:pStyle w:val="afd"/>
        <w:ind w:left="280" w:right="280"/>
        <w:rPr>
          <w:ins w:id="235" w:author="東圻 周" w:date="2024-05-21T21:52:00Z"/>
        </w:rPr>
      </w:pPr>
      <w:bookmarkStart w:id="236" w:name="_Toc167232775"/>
      <w:ins w:id="237" w:author="東圻 周" w:date="2024-05-21T21:52:00Z">
        <w:r>
          <w:rPr>
            <w:rFonts w:hint="eastAsia"/>
          </w:rPr>
          <w:lastRenderedPageBreak/>
          <w:t>表</w:t>
        </w:r>
        <w:r>
          <w:rPr>
            <w:rFonts w:hint="eastAsia"/>
          </w:rPr>
          <w:t>6-2-7</w:t>
        </w:r>
        <w:r>
          <w:rPr>
            <w:rFonts w:hint="eastAsia"/>
          </w:rPr>
          <w:t>、程序規格書</w:t>
        </w:r>
        <w:r>
          <w:rPr>
            <w:rFonts w:ascii="標楷體" w:hAnsi="標楷體" w:hint="eastAsia"/>
          </w:rPr>
          <w:t>－裝置</w:t>
        </w:r>
        <w:r w:rsidRPr="0002657A">
          <w:rPr>
            <w:rFonts w:ascii="標楷體" w:hAnsi="標楷體" w:hint="eastAsia"/>
          </w:rPr>
          <w:t>設定</w:t>
        </w:r>
        <w:bookmarkEnd w:id="236"/>
      </w:ins>
    </w:p>
    <w:tbl>
      <w:tblPr>
        <w:tblStyle w:val="af4"/>
        <w:tblW w:w="0" w:type="auto"/>
        <w:tblLook w:val="04A0" w:firstRow="1" w:lastRow="0" w:firstColumn="1" w:lastColumn="0" w:noHBand="0" w:noVBand="1"/>
      </w:tblPr>
      <w:tblGrid>
        <w:gridCol w:w="1555"/>
        <w:gridCol w:w="2409"/>
        <w:gridCol w:w="1701"/>
        <w:gridCol w:w="4529"/>
      </w:tblGrid>
      <w:tr w:rsidR="00B9416C" w14:paraId="74F0A621" w14:textId="77777777" w:rsidTr="0003556A">
        <w:trPr>
          <w:ins w:id="238" w:author="東圻 周" w:date="2024-05-21T21:52:00Z"/>
        </w:trPr>
        <w:tc>
          <w:tcPr>
            <w:tcW w:w="1555" w:type="dxa"/>
            <w:shd w:val="clear" w:color="auto" w:fill="D9D9D9" w:themeFill="background1" w:themeFillShade="D9"/>
            <w:vAlign w:val="center"/>
          </w:tcPr>
          <w:p w14:paraId="10718808" w14:textId="77777777" w:rsidR="00B9416C" w:rsidRDefault="00B9416C" w:rsidP="0003556A">
            <w:pPr>
              <w:snapToGrid w:val="0"/>
              <w:jc w:val="center"/>
              <w:rPr>
                <w:ins w:id="239" w:author="東圻 周" w:date="2024-05-21T21:52:00Z"/>
              </w:rPr>
            </w:pPr>
            <w:ins w:id="240" w:author="東圻 周" w:date="2024-05-21T21:52:00Z">
              <w:r>
                <w:rPr>
                  <w:rFonts w:hint="eastAsia"/>
                </w:rPr>
                <w:t>編號</w:t>
              </w:r>
            </w:ins>
          </w:p>
        </w:tc>
        <w:tc>
          <w:tcPr>
            <w:tcW w:w="2409" w:type="dxa"/>
            <w:vAlign w:val="center"/>
          </w:tcPr>
          <w:p w14:paraId="6E7C496F" w14:textId="77777777" w:rsidR="00B9416C" w:rsidRPr="004F7609" w:rsidRDefault="00B9416C" w:rsidP="0003556A">
            <w:pPr>
              <w:snapToGrid w:val="0"/>
              <w:jc w:val="center"/>
              <w:rPr>
                <w:ins w:id="241" w:author="東圻 周" w:date="2024-05-21T21:52:00Z"/>
              </w:rPr>
            </w:pPr>
            <w:ins w:id="242" w:author="東圻 周" w:date="2024-05-21T21:52:00Z">
              <w:r>
                <w:rPr>
                  <w:rFonts w:hint="eastAsia"/>
                </w:rPr>
                <w:t>2.2</w:t>
              </w:r>
            </w:ins>
          </w:p>
        </w:tc>
        <w:tc>
          <w:tcPr>
            <w:tcW w:w="1701" w:type="dxa"/>
            <w:shd w:val="clear" w:color="auto" w:fill="D9D9D9" w:themeFill="background1" w:themeFillShade="D9"/>
            <w:vAlign w:val="center"/>
          </w:tcPr>
          <w:p w14:paraId="311A1FCF" w14:textId="77777777" w:rsidR="00B9416C" w:rsidRDefault="00B9416C" w:rsidP="0003556A">
            <w:pPr>
              <w:snapToGrid w:val="0"/>
              <w:jc w:val="center"/>
              <w:rPr>
                <w:ins w:id="243" w:author="東圻 周" w:date="2024-05-21T21:52:00Z"/>
              </w:rPr>
            </w:pPr>
            <w:ins w:id="244" w:author="東圻 周" w:date="2024-05-21T21:52:00Z">
              <w:r>
                <w:rPr>
                  <w:rFonts w:hint="eastAsia"/>
                </w:rPr>
                <w:t>功能名稱</w:t>
              </w:r>
            </w:ins>
          </w:p>
        </w:tc>
        <w:tc>
          <w:tcPr>
            <w:tcW w:w="4529" w:type="dxa"/>
            <w:vAlign w:val="center"/>
          </w:tcPr>
          <w:p w14:paraId="52432509" w14:textId="77777777" w:rsidR="00B9416C" w:rsidRDefault="00B9416C" w:rsidP="0003556A">
            <w:pPr>
              <w:snapToGrid w:val="0"/>
              <w:jc w:val="center"/>
              <w:rPr>
                <w:ins w:id="245" w:author="東圻 周" w:date="2024-05-21T21:52:00Z"/>
              </w:rPr>
            </w:pPr>
            <w:ins w:id="246" w:author="東圻 周" w:date="2024-05-21T21:52:00Z">
              <w:r>
                <w:rPr>
                  <w:rFonts w:hint="eastAsia"/>
                </w:rPr>
                <w:t>裝置設定</w:t>
              </w:r>
            </w:ins>
          </w:p>
        </w:tc>
      </w:tr>
      <w:tr w:rsidR="00B9416C" w14:paraId="0B39A57F" w14:textId="77777777" w:rsidTr="0003556A">
        <w:trPr>
          <w:ins w:id="247" w:author="東圻 周" w:date="2024-05-21T21:52:00Z"/>
        </w:trPr>
        <w:tc>
          <w:tcPr>
            <w:tcW w:w="1555" w:type="dxa"/>
            <w:shd w:val="clear" w:color="auto" w:fill="D9D9D9" w:themeFill="background1" w:themeFillShade="D9"/>
          </w:tcPr>
          <w:p w14:paraId="4F22345A" w14:textId="77777777" w:rsidR="00B9416C" w:rsidRDefault="00B9416C" w:rsidP="0003556A">
            <w:pPr>
              <w:snapToGrid w:val="0"/>
              <w:jc w:val="center"/>
              <w:rPr>
                <w:ins w:id="248" w:author="東圻 周" w:date="2024-05-21T21:52:00Z"/>
              </w:rPr>
            </w:pPr>
            <w:ins w:id="249" w:author="東圻 周" w:date="2024-05-21T21:52:00Z">
              <w:r>
                <w:rPr>
                  <w:rFonts w:hint="eastAsia"/>
                </w:rPr>
                <w:t>功能說明</w:t>
              </w:r>
            </w:ins>
          </w:p>
        </w:tc>
        <w:tc>
          <w:tcPr>
            <w:tcW w:w="8639" w:type="dxa"/>
            <w:gridSpan w:val="3"/>
          </w:tcPr>
          <w:p w14:paraId="6E3F3DFB" w14:textId="77777777" w:rsidR="00B9416C" w:rsidRDefault="00B9416C" w:rsidP="0003556A">
            <w:pPr>
              <w:snapToGrid w:val="0"/>
              <w:rPr>
                <w:ins w:id="250" w:author="東圻 周" w:date="2024-05-21T21:52:00Z"/>
              </w:rPr>
            </w:pPr>
            <w:ins w:id="251" w:author="東圻 周" w:date="2024-05-21T21:52:00Z">
              <w:r>
                <w:rPr>
                  <w:rFonts w:hint="eastAsia"/>
                </w:rPr>
                <w:t>進行裝置設定</w:t>
              </w:r>
            </w:ins>
          </w:p>
        </w:tc>
      </w:tr>
      <w:tr w:rsidR="00B9416C" w14:paraId="3106EA85" w14:textId="77777777" w:rsidTr="0003556A">
        <w:trPr>
          <w:ins w:id="252" w:author="東圻 周" w:date="2024-05-21T21:52:00Z"/>
        </w:trPr>
        <w:tc>
          <w:tcPr>
            <w:tcW w:w="1555" w:type="dxa"/>
            <w:shd w:val="clear" w:color="auto" w:fill="D9D9D9" w:themeFill="background1" w:themeFillShade="D9"/>
          </w:tcPr>
          <w:p w14:paraId="3D8EAE69" w14:textId="77777777" w:rsidR="00B9416C" w:rsidRDefault="00B9416C" w:rsidP="0003556A">
            <w:pPr>
              <w:snapToGrid w:val="0"/>
              <w:jc w:val="center"/>
              <w:rPr>
                <w:ins w:id="253" w:author="東圻 周" w:date="2024-05-21T21:52:00Z"/>
              </w:rPr>
            </w:pPr>
            <w:ins w:id="254" w:author="東圻 周" w:date="2024-05-21T21:52:00Z">
              <w:r>
                <w:rPr>
                  <w:rFonts w:hint="eastAsia"/>
                </w:rPr>
                <w:t>輸入值</w:t>
              </w:r>
            </w:ins>
          </w:p>
        </w:tc>
        <w:tc>
          <w:tcPr>
            <w:tcW w:w="8639" w:type="dxa"/>
            <w:gridSpan w:val="3"/>
          </w:tcPr>
          <w:p w14:paraId="25C5D19B" w14:textId="77777777" w:rsidR="00B9416C" w:rsidRDefault="00B9416C" w:rsidP="0003556A">
            <w:pPr>
              <w:snapToGrid w:val="0"/>
              <w:rPr>
                <w:ins w:id="255" w:author="東圻 周" w:date="2024-05-21T21:52:00Z"/>
              </w:rPr>
            </w:pPr>
            <w:ins w:id="256" w:author="東圻 周" w:date="2024-05-21T21:52:00Z">
              <w:r>
                <w:rPr>
                  <w:rFonts w:hint="eastAsia"/>
                </w:rPr>
                <w:t>設定資訊</w:t>
              </w:r>
              <w:r>
                <w:rPr>
                  <w:rFonts w:hint="eastAsia"/>
                </w:rPr>
                <w:t>(</w:t>
              </w:r>
              <w:r>
                <w:rPr>
                  <w:rFonts w:hint="eastAsia"/>
                </w:rPr>
                <w:t>網路設定資料</w:t>
              </w:r>
              <w:r>
                <w:t>/</w:t>
              </w:r>
              <w:r>
                <w:rPr>
                  <w:rFonts w:hint="eastAsia"/>
                </w:rPr>
                <w:t>裝置</w:t>
              </w:r>
              <w:r>
                <w:rPr>
                  <w:rFonts w:hint="eastAsia"/>
                </w:rPr>
                <w:t>U</w:t>
              </w:r>
              <w:r>
                <w:t>UID</w:t>
              </w:r>
              <w:r>
                <w:rPr>
                  <w:rFonts w:hint="eastAsia"/>
                </w:rPr>
                <w:t>)</w:t>
              </w:r>
            </w:ins>
          </w:p>
        </w:tc>
      </w:tr>
      <w:tr w:rsidR="00B9416C" w14:paraId="1A81542F" w14:textId="77777777" w:rsidTr="0003556A">
        <w:trPr>
          <w:ins w:id="257" w:author="東圻 周" w:date="2024-05-21T21:52:00Z"/>
        </w:trPr>
        <w:tc>
          <w:tcPr>
            <w:tcW w:w="1555" w:type="dxa"/>
            <w:shd w:val="clear" w:color="auto" w:fill="D9D9D9" w:themeFill="background1" w:themeFillShade="D9"/>
          </w:tcPr>
          <w:p w14:paraId="715FC788" w14:textId="77777777" w:rsidR="00B9416C" w:rsidRDefault="00B9416C" w:rsidP="0003556A">
            <w:pPr>
              <w:snapToGrid w:val="0"/>
              <w:jc w:val="center"/>
              <w:rPr>
                <w:ins w:id="258" w:author="東圻 周" w:date="2024-05-21T21:52:00Z"/>
              </w:rPr>
            </w:pPr>
            <w:ins w:id="259" w:author="東圻 周" w:date="2024-05-21T21:52:00Z">
              <w:r>
                <w:rPr>
                  <w:rFonts w:hint="eastAsia"/>
                </w:rPr>
                <w:t>輸出值</w:t>
              </w:r>
            </w:ins>
          </w:p>
        </w:tc>
        <w:tc>
          <w:tcPr>
            <w:tcW w:w="8639" w:type="dxa"/>
            <w:gridSpan w:val="3"/>
          </w:tcPr>
          <w:p w14:paraId="027696BC" w14:textId="77777777" w:rsidR="00B9416C" w:rsidRDefault="00B9416C" w:rsidP="0003556A">
            <w:pPr>
              <w:snapToGrid w:val="0"/>
              <w:rPr>
                <w:ins w:id="260" w:author="東圻 周" w:date="2024-05-21T21:52:00Z"/>
              </w:rPr>
            </w:pPr>
            <w:ins w:id="261" w:author="東圻 周" w:date="2024-05-21T21:52:00Z">
              <w:r>
                <w:rPr>
                  <w:rFonts w:hint="eastAsia"/>
                </w:rPr>
                <w:t>連線狀態頁面</w:t>
              </w:r>
            </w:ins>
          </w:p>
        </w:tc>
      </w:tr>
    </w:tbl>
    <w:p w14:paraId="6E875728" w14:textId="77777777" w:rsidR="00B9416C" w:rsidRDefault="00B9416C" w:rsidP="00B9416C">
      <w:pPr>
        <w:pStyle w:val="afd"/>
        <w:ind w:left="280" w:right="280"/>
        <w:jc w:val="left"/>
        <w:rPr>
          <w:ins w:id="262" w:author="東圻 周" w:date="2024-05-21T21:52:00Z"/>
        </w:rPr>
      </w:pPr>
    </w:p>
    <w:p w14:paraId="59278055" w14:textId="77777777" w:rsidR="00B9416C" w:rsidRDefault="00B9416C" w:rsidP="00B9416C">
      <w:pPr>
        <w:pStyle w:val="afd"/>
        <w:ind w:left="280" w:right="280"/>
        <w:rPr>
          <w:ins w:id="263" w:author="東圻 周" w:date="2024-05-21T21:52:00Z"/>
        </w:rPr>
      </w:pPr>
      <w:bookmarkStart w:id="264" w:name="_Toc167232776"/>
      <w:ins w:id="265" w:author="東圻 周" w:date="2024-05-21T21:52:00Z">
        <w:r>
          <w:rPr>
            <w:rFonts w:hint="eastAsia"/>
          </w:rPr>
          <w:t>表</w:t>
        </w:r>
        <w:r>
          <w:rPr>
            <w:rFonts w:hint="eastAsia"/>
          </w:rPr>
          <w:t>6-2-8</w:t>
        </w:r>
        <w:r>
          <w:rPr>
            <w:rFonts w:hint="eastAsia"/>
          </w:rPr>
          <w:t>、程序規格書</w:t>
        </w:r>
        <w:r>
          <w:rPr>
            <w:rFonts w:ascii="標楷體" w:hAnsi="標楷體" w:hint="eastAsia"/>
          </w:rPr>
          <w:t>－</w:t>
        </w:r>
        <w:r w:rsidRPr="0002657A">
          <w:rPr>
            <w:rFonts w:ascii="標楷體" w:hAnsi="標楷體" w:hint="eastAsia"/>
          </w:rPr>
          <w:t>排程</w:t>
        </w:r>
        <w:r>
          <w:rPr>
            <w:rFonts w:ascii="標楷體" w:hAnsi="標楷體" w:hint="eastAsia"/>
          </w:rPr>
          <w:t>及通知</w:t>
        </w:r>
        <w:bookmarkEnd w:id="264"/>
      </w:ins>
    </w:p>
    <w:tbl>
      <w:tblPr>
        <w:tblStyle w:val="af4"/>
        <w:tblW w:w="0" w:type="auto"/>
        <w:tblLook w:val="04A0" w:firstRow="1" w:lastRow="0" w:firstColumn="1" w:lastColumn="0" w:noHBand="0" w:noVBand="1"/>
      </w:tblPr>
      <w:tblGrid>
        <w:gridCol w:w="1555"/>
        <w:gridCol w:w="2409"/>
        <w:gridCol w:w="1701"/>
        <w:gridCol w:w="4529"/>
      </w:tblGrid>
      <w:tr w:rsidR="00B9416C" w14:paraId="5648BEC4" w14:textId="77777777" w:rsidTr="0003556A">
        <w:trPr>
          <w:ins w:id="266" w:author="東圻 周" w:date="2024-05-21T21:52:00Z"/>
        </w:trPr>
        <w:tc>
          <w:tcPr>
            <w:tcW w:w="1555" w:type="dxa"/>
            <w:shd w:val="clear" w:color="auto" w:fill="D9D9D9" w:themeFill="background1" w:themeFillShade="D9"/>
            <w:vAlign w:val="center"/>
          </w:tcPr>
          <w:p w14:paraId="5B731ECF" w14:textId="77777777" w:rsidR="00B9416C" w:rsidRDefault="00B9416C" w:rsidP="0003556A">
            <w:pPr>
              <w:snapToGrid w:val="0"/>
              <w:jc w:val="center"/>
              <w:rPr>
                <w:ins w:id="267" w:author="東圻 周" w:date="2024-05-21T21:52:00Z"/>
              </w:rPr>
            </w:pPr>
            <w:ins w:id="268" w:author="東圻 周" w:date="2024-05-21T21:52:00Z">
              <w:r>
                <w:rPr>
                  <w:rFonts w:hint="eastAsia"/>
                </w:rPr>
                <w:t>編號</w:t>
              </w:r>
            </w:ins>
          </w:p>
        </w:tc>
        <w:tc>
          <w:tcPr>
            <w:tcW w:w="2409" w:type="dxa"/>
            <w:vAlign w:val="center"/>
          </w:tcPr>
          <w:p w14:paraId="6A71D48C" w14:textId="77777777" w:rsidR="00B9416C" w:rsidRPr="004F7609" w:rsidRDefault="00B9416C" w:rsidP="0003556A">
            <w:pPr>
              <w:snapToGrid w:val="0"/>
              <w:jc w:val="center"/>
              <w:rPr>
                <w:ins w:id="269" w:author="東圻 周" w:date="2024-05-21T21:52:00Z"/>
              </w:rPr>
            </w:pPr>
            <w:ins w:id="270" w:author="東圻 周" w:date="2024-05-21T21:52:00Z">
              <w:r>
                <w:rPr>
                  <w:rFonts w:hint="eastAsia"/>
                </w:rPr>
                <w:t>3</w:t>
              </w:r>
            </w:ins>
          </w:p>
        </w:tc>
        <w:tc>
          <w:tcPr>
            <w:tcW w:w="1701" w:type="dxa"/>
            <w:shd w:val="clear" w:color="auto" w:fill="D9D9D9" w:themeFill="background1" w:themeFillShade="D9"/>
            <w:vAlign w:val="center"/>
          </w:tcPr>
          <w:p w14:paraId="2BF3E789" w14:textId="77777777" w:rsidR="00B9416C" w:rsidRDefault="00B9416C" w:rsidP="0003556A">
            <w:pPr>
              <w:snapToGrid w:val="0"/>
              <w:jc w:val="center"/>
              <w:rPr>
                <w:ins w:id="271" w:author="東圻 周" w:date="2024-05-21T21:52:00Z"/>
              </w:rPr>
            </w:pPr>
            <w:ins w:id="272" w:author="東圻 周" w:date="2024-05-21T21:52:00Z">
              <w:r>
                <w:rPr>
                  <w:rFonts w:hint="eastAsia"/>
                </w:rPr>
                <w:t>功能名稱</w:t>
              </w:r>
            </w:ins>
          </w:p>
        </w:tc>
        <w:tc>
          <w:tcPr>
            <w:tcW w:w="4529" w:type="dxa"/>
            <w:vAlign w:val="center"/>
          </w:tcPr>
          <w:p w14:paraId="47064318" w14:textId="77777777" w:rsidR="00B9416C" w:rsidRDefault="00B9416C" w:rsidP="0003556A">
            <w:pPr>
              <w:snapToGrid w:val="0"/>
              <w:jc w:val="center"/>
              <w:rPr>
                <w:ins w:id="273" w:author="東圻 周" w:date="2024-05-21T21:52:00Z"/>
              </w:rPr>
            </w:pPr>
            <w:ins w:id="274" w:author="東圻 周" w:date="2024-05-21T21:52:00Z">
              <w:r w:rsidRPr="0002657A">
                <w:rPr>
                  <w:rFonts w:ascii="標楷體" w:hAnsi="標楷體" w:hint="eastAsia"/>
                </w:rPr>
                <w:t>排程</w:t>
              </w:r>
              <w:r>
                <w:rPr>
                  <w:rFonts w:ascii="標楷體" w:hAnsi="標楷體" w:hint="eastAsia"/>
                </w:rPr>
                <w:t>及通知</w:t>
              </w:r>
            </w:ins>
          </w:p>
        </w:tc>
      </w:tr>
      <w:tr w:rsidR="00B9416C" w14:paraId="5D00C631" w14:textId="77777777" w:rsidTr="0003556A">
        <w:trPr>
          <w:ins w:id="275" w:author="東圻 周" w:date="2024-05-21T21:52:00Z"/>
        </w:trPr>
        <w:tc>
          <w:tcPr>
            <w:tcW w:w="1555" w:type="dxa"/>
            <w:shd w:val="clear" w:color="auto" w:fill="D9D9D9" w:themeFill="background1" w:themeFillShade="D9"/>
          </w:tcPr>
          <w:p w14:paraId="3FCB573F" w14:textId="77777777" w:rsidR="00B9416C" w:rsidRDefault="00B9416C" w:rsidP="0003556A">
            <w:pPr>
              <w:snapToGrid w:val="0"/>
              <w:jc w:val="center"/>
              <w:rPr>
                <w:ins w:id="276" w:author="東圻 周" w:date="2024-05-21T21:52:00Z"/>
              </w:rPr>
            </w:pPr>
            <w:ins w:id="277" w:author="東圻 周" w:date="2024-05-21T21:52:00Z">
              <w:r>
                <w:rPr>
                  <w:rFonts w:hint="eastAsia"/>
                </w:rPr>
                <w:t>功能說明</w:t>
              </w:r>
            </w:ins>
          </w:p>
        </w:tc>
        <w:tc>
          <w:tcPr>
            <w:tcW w:w="8639" w:type="dxa"/>
            <w:gridSpan w:val="3"/>
          </w:tcPr>
          <w:p w14:paraId="76DED0E5" w14:textId="77777777" w:rsidR="00B9416C" w:rsidRDefault="00B9416C" w:rsidP="0003556A">
            <w:pPr>
              <w:snapToGrid w:val="0"/>
              <w:rPr>
                <w:ins w:id="278" w:author="東圻 周" w:date="2024-05-21T21:52:00Z"/>
              </w:rPr>
            </w:pPr>
            <w:ins w:id="279" w:author="東圻 周" w:date="2024-05-21T21:52:00Z">
              <w:r>
                <w:rPr>
                  <w:rFonts w:hint="eastAsia"/>
                </w:rPr>
                <w:t>進行排程處理及通知</w:t>
              </w:r>
            </w:ins>
          </w:p>
        </w:tc>
      </w:tr>
      <w:tr w:rsidR="00B9416C" w14:paraId="2C51D0F9" w14:textId="77777777" w:rsidTr="0003556A">
        <w:trPr>
          <w:ins w:id="280" w:author="東圻 周" w:date="2024-05-21T21:52:00Z"/>
        </w:trPr>
        <w:tc>
          <w:tcPr>
            <w:tcW w:w="1555" w:type="dxa"/>
            <w:shd w:val="clear" w:color="auto" w:fill="D9D9D9" w:themeFill="background1" w:themeFillShade="D9"/>
          </w:tcPr>
          <w:p w14:paraId="01C04050" w14:textId="77777777" w:rsidR="00B9416C" w:rsidRDefault="00B9416C" w:rsidP="0003556A">
            <w:pPr>
              <w:snapToGrid w:val="0"/>
              <w:jc w:val="center"/>
              <w:rPr>
                <w:ins w:id="281" w:author="東圻 周" w:date="2024-05-21T21:52:00Z"/>
              </w:rPr>
            </w:pPr>
            <w:ins w:id="282" w:author="東圻 周" w:date="2024-05-21T21:52:00Z">
              <w:r>
                <w:rPr>
                  <w:rFonts w:hint="eastAsia"/>
                </w:rPr>
                <w:t>輸入值</w:t>
              </w:r>
            </w:ins>
          </w:p>
        </w:tc>
        <w:tc>
          <w:tcPr>
            <w:tcW w:w="8639" w:type="dxa"/>
            <w:gridSpan w:val="3"/>
          </w:tcPr>
          <w:p w14:paraId="476FEFDD" w14:textId="77777777" w:rsidR="00B9416C" w:rsidRDefault="00B9416C" w:rsidP="0003556A">
            <w:pPr>
              <w:snapToGrid w:val="0"/>
              <w:rPr>
                <w:ins w:id="283" w:author="東圻 周" w:date="2024-05-21T21:52:00Z"/>
              </w:rPr>
            </w:pPr>
            <w:ins w:id="284" w:author="東圻 周" w:date="2024-05-21T21:52:00Z">
              <w:r>
                <w:rPr>
                  <w:rFonts w:hint="eastAsia"/>
                </w:rPr>
                <w:t>排程資訊</w:t>
              </w:r>
              <w:r>
                <w:rPr>
                  <w:rFonts w:hint="eastAsia"/>
                </w:rPr>
                <w:t>/</w:t>
              </w:r>
              <w:r>
                <w:rPr>
                  <w:rFonts w:hint="eastAsia"/>
                </w:rPr>
                <w:t>定位請求</w:t>
              </w:r>
            </w:ins>
          </w:p>
        </w:tc>
      </w:tr>
      <w:tr w:rsidR="00B9416C" w14:paraId="45889F79" w14:textId="77777777" w:rsidTr="0003556A">
        <w:trPr>
          <w:ins w:id="285" w:author="東圻 周" w:date="2024-05-21T21:52:00Z"/>
        </w:trPr>
        <w:tc>
          <w:tcPr>
            <w:tcW w:w="1555" w:type="dxa"/>
            <w:shd w:val="clear" w:color="auto" w:fill="D9D9D9" w:themeFill="background1" w:themeFillShade="D9"/>
          </w:tcPr>
          <w:p w14:paraId="59CAA936" w14:textId="77777777" w:rsidR="00B9416C" w:rsidRDefault="00B9416C" w:rsidP="0003556A">
            <w:pPr>
              <w:snapToGrid w:val="0"/>
              <w:jc w:val="center"/>
              <w:rPr>
                <w:ins w:id="286" w:author="東圻 周" w:date="2024-05-21T21:52:00Z"/>
              </w:rPr>
            </w:pPr>
            <w:ins w:id="287" w:author="東圻 周" w:date="2024-05-21T21:52:00Z">
              <w:r>
                <w:rPr>
                  <w:rFonts w:hint="eastAsia"/>
                </w:rPr>
                <w:t>輸出值</w:t>
              </w:r>
            </w:ins>
          </w:p>
        </w:tc>
        <w:tc>
          <w:tcPr>
            <w:tcW w:w="8639" w:type="dxa"/>
            <w:gridSpan w:val="3"/>
          </w:tcPr>
          <w:p w14:paraId="4ECA64C4" w14:textId="77777777" w:rsidR="00B9416C" w:rsidRDefault="00B9416C" w:rsidP="0003556A">
            <w:pPr>
              <w:snapToGrid w:val="0"/>
              <w:rPr>
                <w:ins w:id="288" w:author="東圻 周" w:date="2024-05-21T21:52:00Z"/>
              </w:rPr>
            </w:pPr>
            <w:ins w:id="289" w:author="東圻 周" w:date="2024-05-21T21:52:00Z">
              <w:r>
                <w:rPr>
                  <w:rFonts w:hint="eastAsia"/>
                </w:rPr>
                <w:t>設定結果介面</w:t>
              </w:r>
              <w:r>
                <w:rPr>
                  <w:rFonts w:hint="eastAsia"/>
                </w:rPr>
                <w:t>/</w:t>
              </w:r>
              <w:r>
                <w:rPr>
                  <w:rFonts w:hint="eastAsia"/>
                </w:rPr>
                <w:t>通知訊息</w:t>
              </w:r>
              <w:r>
                <w:rPr>
                  <w:rFonts w:hint="eastAsia"/>
                </w:rPr>
                <w:t>/</w:t>
              </w:r>
              <w:r>
                <w:rPr>
                  <w:rFonts w:hint="eastAsia"/>
                </w:rPr>
                <w:t>定位：定位資訊</w:t>
              </w:r>
            </w:ins>
          </w:p>
        </w:tc>
      </w:tr>
    </w:tbl>
    <w:p w14:paraId="255AD0DB" w14:textId="77777777" w:rsidR="00B9416C" w:rsidRPr="00203C44" w:rsidRDefault="00B9416C" w:rsidP="00B9416C">
      <w:pPr>
        <w:pStyle w:val="afd"/>
        <w:ind w:left="280" w:right="280"/>
        <w:jc w:val="left"/>
        <w:rPr>
          <w:ins w:id="290" w:author="東圻 周" w:date="2024-05-21T21:52:00Z"/>
        </w:rPr>
      </w:pPr>
    </w:p>
    <w:p w14:paraId="280B2A9E" w14:textId="77777777" w:rsidR="00B9416C" w:rsidRDefault="00B9416C" w:rsidP="00B9416C">
      <w:pPr>
        <w:pStyle w:val="afd"/>
        <w:ind w:left="280" w:right="280"/>
        <w:rPr>
          <w:ins w:id="291" w:author="東圻 周" w:date="2024-05-21T21:52:00Z"/>
        </w:rPr>
      </w:pPr>
      <w:bookmarkStart w:id="292" w:name="_Toc167232777"/>
      <w:ins w:id="293" w:author="東圻 周" w:date="2024-05-21T21:52:00Z">
        <w:r>
          <w:rPr>
            <w:rFonts w:hint="eastAsia"/>
          </w:rPr>
          <w:t>表</w:t>
        </w:r>
        <w:r>
          <w:rPr>
            <w:rFonts w:hint="eastAsia"/>
          </w:rPr>
          <w:t>6-2-</w:t>
        </w:r>
        <w:r>
          <w:t>9</w:t>
        </w:r>
        <w:r>
          <w:rPr>
            <w:rFonts w:hint="eastAsia"/>
          </w:rPr>
          <w:t>、程序規格書</w:t>
        </w:r>
        <w:r>
          <w:rPr>
            <w:rFonts w:ascii="標楷體" w:hAnsi="標楷體" w:hint="eastAsia"/>
          </w:rPr>
          <w:t>－</w:t>
        </w:r>
        <w:r w:rsidRPr="0002657A">
          <w:rPr>
            <w:rFonts w:ascii="標楷體" w:hAnsi="標楷體" w:hint="eastAsia"/>
          </w:rPr>
          <w:t>排程</w:t>
        </w:r>
        <w:r>
          <w:rPr>
            <w:rFonts w:ascii="標楷體" w:hAnsi="標楷體" w:hint="eastAsia"/>
          </w:rPr>
          <w:t>設定</w:t>
        </w:r>
        <w:bookmarkEnd w:id="292"/>
      </w:ins>
    </w:p>
    <w:tbl>
      <w:tblPr>
        <w:tblStyle w:val="af4"/>
        <w:tblW w:w="0" w:type="auto"/>
        <w:tblLook w:val="04A0" w:firstRow="1" w:lastRow="0" w:firstColumn="1" w:lastColumn="0" w:noHBand="0" w:noVBand="1"/>
      </w:tblPr>
      <w:tblGrid>
        <w:gridCol w:w="1555"/>
        <w:gridCol w:w="2409"/>
        <w:gridCol w:w="1701"/>
        <w:gridCol w:w="4529"/>
      </w:tblGrid>
      <w:tr w:rsidR="00B9416C" w14:paraId="1B3A4F65" w14:textId="77777777" w:rsidTr="0003556A">
        <w:trPr>
          <w:ins w:id="294" w:author="東圻 周" w:date="2024-05-21T21:52:00Z"/>
        </w:trPr>
        <w:tc>
          <w:tcPr>
            <w:tcW w:w="1555" w:type="dxa"/>
            <w:shd w:val="clear" w:color="auto" w:fill="D9D9D9" w:themeFill="background1" w:themeFillShade="D9"/>
            <w:vAlign w:val="center"/>
          </w:tcPr>
          <w:p w14:paraId="4F6EA6B2" w14:textId="77777777" w:rsidR="00B9416C" w:rsidRDefault="00B9416C" w:rsidP="0003556A">
            <w:pPr>
              <w:snapToGrid w:val="0"/>
              <w:jc w:val="center"/>
              <w:rPr>
                <w:ins w:id="295" w:author="東圻 周" w:date="2024-05-21T21:52:00Z"/>
              </w:rPr>
            </w:pPr>
            <w:ins w:id="296" w:author="東圻 周" w:date="2024-05-21T21:52:00Z">
              <w:r>
                <w:rPr>
                  <w:rFonts w:hint="eastAsia"/>
                </w:rPr>
                <w:t>編號</w:t>
              </w:r>
            </w:ins>
          </w:p>
        </w:tc>
        <w:tc>
          <w:tcPr>
            <w:tcW w:w="2409" w:type="dxa"/>
            <w:vAlign w:val="center"/>
          </w:tcPr>
          <w:p w14:paraId="62FDD673" w14:textId="77777777" w:rsidR="00B9416C" w:rsidRPr="004F7609" w:rsidRDefault="00B9416C" w:rsidP="0003556A">
            <w:pPr>
              <w:snapToGrid w:val="0"/>
              <w:jc w:val="center"/>
              <w:rPr>
                <w:ins w:id="297" w:author="東圻 周" w:date="2024-05-21T21:52:00Z"/>
              </w:rPr>
            </w:pPr>
            <w:ins w:id="298" w:author="東圻 周" w:date="2024-05-21T21:52:00Z">
              <w:r>
                <w:rPr>
                  <w:rFonts w:hint="eastAsia"/>
                </w:rPr>
                <w:t>3.1</w:t>
              </w:r>
            </w:ins>
          </w:p>
        </w:tc>
        <w:tc>
          <w:tcPr>
            <w:tcW w:w="1701" w:type="dxa"/>
            <w:shd w:val="clear" w:color="auto" w:fill="D9D9D9" w:themeFill="background1" w:themeFillShade="D9"/>
            <w:vAlign w:val="center"/>
          </w:tcPr>
          <w:p w14:paraId="3F18E72C" w14:textId="77777777" w:rsidR="00B9416C" w:rsidRDefault="00B9416C" w:rsidP="0003556A">
            <w:pPr>
              <w:snapToGrid w:val="0"/>
              <w:jc w:val="center"/>
              <w:rPr>
                <w:ins w:id="299" w:author="東圻 周" w:date="2024-05-21T21:52:00Z"/>
              </w:rPr>
            </w:pPr>
            <w:ins w:id="300" w:author="東圻 周" w:date="2024-05-21T21:52:00Z">
              <w:r>
                <w:rPr>
                  <w:rFonts w:hint="eastAsia"/>
                </w:rPr>
                <w:t>功能名稱</w:t>
              </w:r>
            </w:ins>
          </w:p>
        </w:tc>
        <w:tc>
          <w:tcPr>
            <w:tcW w:w="4529" w:type="dxa"/>
            <w:vAlign w:val="center"/>
          </w:tcPr>
          <w:p w14:paraId="39696451" w14:textId="77777777" w:rsidR="00B9416C" w:rsidRDefault="00B9416C" w:rsidP="0003556A">
            <w:pPr>
              <w:snapToGrid w:val="0"/>
              <w:jc w:val="center"/>
              <w:rPr>
                <w:ins w:id="301" w:author="東圻 周" w:date="2024-05-21T21:52:00Z"/>
              </w:rPr>
            </w:pPr>
            <w:ins w:id="302" w:author="東圻 周" w:date="2024-05-21T21:52:00Z">
              <w:r>
                <w:rPr>
                  <w:rFonts w:hint="eastAsia"/>
                </w:rPr>
                <w:t>排程設定</w:t>
              </w:r>
            </w:ins>
          </w:p>
        </w:tc>
      </w:tr>
      <w:tr w:rsidR="00B9416C" w14:paraId="46661CDC" w14:textId="77777777" w:rsidTr="0003556A">
        <w:trPr>
          <w:ins w:id="303" w:author="東圻 周" w:date="2024-05-21T21:52:00Z"/>
        </w:trPr>
        <w:tc>
          <w:tcPr>
            <w:tcW w:w="1555" w:type="dxa"/>
            <w:shd w:val="clear" w:color="auto" w:fill="D9D9D9" w:themeFill="background1" w:themeFillShade="D9"/>
          </w:tcPr>
          <w:p w14:paraId="2704929C" w14:textId="77777777" w:rsidR="00B9416C" w:rsidRDefault="00B9416C" w:rsidP="0003556A">
            <w:pPr>
              <w:snapToGrid w:val="0"/>
              <w:jc w:val="center"/>
              <w:rPr>
                <w:ins w:id="304" w:author="東圻 周" w:date="2024-05-21T21:52:00Z"/>
              </w:rPr>
            </w:pPr>
            <w:ins w:id="305" w:author="東圻 周" w:date="2024-05-21T21:52:00Z">
              <w:r>
                <w:rPr>
                  <w:rFonts w:hint="eastAsia"/>
                </w:rPr>
                <w:t>功能說明</w:t>
              </w:r>
            </w:ins>
          </w:p>
        </w:tc>
        <w:tc>
          <w:tcPr>
            <w:tcW w:w="8639" w:type="dxa"/>
            <w:gridSpan w:val="3"/>
          </w:tcPr>
          <w:p w14:paraId="757937FF" w14:textId="77777777" w:rsidR="00B9416C" w:rsidRDefault="00B9416C" w:rsidP="0003556A">
            <w:pPr>
              <w:snapToGrid w:val="0"/>
              <w:rPr>
                <w:ins w:id="306" w:author="東圻 周" w:date="2024-05-21T21:52:00Z"/>
              </w:rPr>
            </w:pPr>
            <w:ins w:id="307" w:author="東圻 周" w:date="2024-05-21T21:52:00Z">
              <w:r>
                <w:rPr>
                  <w:rFonts w:hint="eastAsia"/>
                </w:rPr>
                <w:t>進行排程設定</w:t>
              </w:r>
            </w:ins>
          </w:p>
        </w:tc>
      </w:tr>
      <w:tr w:rsidR="00B9416C" w14:paraId="081FDDEB" w14:textId="77777777" w:rsidTr="0003556A">
        <w:trPr>
          <w:ins w:id="308" w:author="東圻 周" w:date="2024-05-21T21:52:00Z"/>
        </w:trPr>
        <w:tc>
          <w:tcPr>
            <w:tcW w:w="1555" w:type="dxa"/>
            <w:shd w:val="clear" w:color="auto" w:fill="D9D9D9" w:themeFill="background1" w:themeFillShade="D9"/>
          </w:tcPr>
          <w:p w14:paraId="566DFB10" w14:textId="77777777" w:rsidR="00B9416C" w:rsidRDefault="00B9416C" w:rsidP="0003556A">
            <w:pPr>
              <w:snapToGrid w:val="0"/>
              <w:jc w:val="center"/>
              <w:rPr>
                <w:ins w:id="309" w:author="東圻 周" w:date="2024-05-21T21:52:00Z"/>
              </w:rPr>
            </w:pPr>
            <w:ins w:id="310" w:author="東圻 周" w:date="2024-05-21T21:52:00Z">
              <w:r>
                <w:rPr>
                  <w:rFonts w:hint="eastAsia"/>
                </w:rPr>
                <w:t>輸入值</w:t>
              </w:r>
            </w:ins>
          </w:p>
        </w:tc>
        <w:tc>
          <w:tcPr>
            <w:tcW w:w="8639" w:type="dxa"/>
            <w:gridSpan w:val="3"/>
          </w:tcPr>
          <w:p w14:paraId="5445782B" w14:textId="77777777" w:rsidR="00B9416C" w:rsidRDefault="00B9416C" w:rsidP="0003556A">
            <w:pPr>
              <w:snapToGrid w:val="0"/>
              <w:rPr>
                <w:ins w:id="311" w:author="東圻 周" w:date="2024-05-21T21:52:00Z"/>
              </w:rPr>
            </w:pPr>
            <w:ins w:id="312" w:author="東圻 周" w:date="2024-05-21T21:52:00Z">
              <w:r>
                <w:rPr>
                  <w:rFonts w:hint="eastAsia"/>
                </w:rPr>
                <w:t>排程資訊</w:t>
              </w:r>
            </w:ins>
          </w:p>
        </w:tc>
      </w:tr>
      <w:tr w:rsidR="00B9416C" w14:paraId="76B3ADE6" w14:textId="77777777" w:rsidTr="0003556A">
        <w:trPr>
          <w:ins w:id="313" w:author="東圻 周" w:date="2024-05-21T21:52:00Z"/>
        </w:trPr>
        <w:tc>
          <w:tcPr>
            <w:tcW w:w="1555" w:type="dxa"/>
            <w:shd w:val="clear" w:color="auto" w:fill="D9D9D9" w:themeFill="background1" w:themeFillShade="D9"/>
          </w:tcPr>
          <w:p w14:paraId="4991411C" w14:textId="77777777" w:rsidR="00B9416C" w:rsidRDefault="00B9416C" w:rsidP="0003556A">
            <w:pPr>
              <w:snapToGrid w:val="0"/>
              <w:jc w:val="center"/>
              <w:rPr>
                <w:ins w:id="314" w:author="東圻 周" w:date="2024-05-21T21:52:00Z"/>
              </w:rPr>
            </w:pPr>
            <w:ins w:id="315" w:author="東圻 周" w:date="2024-05-21T21:52:00Z">
              <w:r>
                <w:rPr>
                  <w:rFonts w:hint="eastAsia"/>
                </w:rPr>
                <w:t>輸出值</w:t>
              </w:r>
            </w:ins>
          </w:p>
        </w:tc>
        <w:tc>
          <w:tcPr>
            <w:tcW w:w="8639" w:type="dxa"/>
            <w:gridSpan w:val="3"/>
          </w:tcPr>
          <w:p w14:paraId="647BA69C" w14:textId="77777777" w:rsidR="00B9416C" w:rsidRDefault="00B9416C" w:rsidP="0003556A">
            <w:pPr>
              <w:snapToGrid w:val="0"/>
              <w:rPr>
                <w:ins w:id="316" w:author="東圻 周" w:date="2024-05-21T21:52:00Z"/>
              </w:rPr>
            </w:pPr>
            <w:ins w:id="317" w:author="東圻 周" w:date="2024-05-21T21:52:00Z">
              <w:r>
                <w:rPr>
                  <w:rFonts w:hint="eastAsia"/>
                </w:rPr>
                <w:t>設定結果介面</w:t>
              </w:r>
            </w:ins>
          </w:p>
        </w:tc>
      </w:tr>
    </w:tbl>
    <w:p w14:paraId="66233ABA" w14:textId="77777777" w:rsidR="00B9416C" w:rsidRDefault="00B9416C" w:rsidP="00B9416C">
      <w:pPr>
        <w:snapToGrid w:val="0"/>
        <w:rPr>
          <w:ins w:id="318" w:author="東圻 周" w:date="2024-05-21T21:52:00Z"/>
        </w:rPr>
      </w:pPr>
    </w:p>
    <w:p w14:paraId="7090DA3E" w14:textId="77777777" w:rsidR="00B9416C" w:rsidRDefault="00B9416C" w:rsidP="00B9416C">
      <w:pPr>
        <w:pStyle w:val="afd"/>
        <w:ind w:left="280" w:right="280"/>
        <w:rPr>
          <w:ins w:id="319" w:author="東圻 周" w:date="2024-05-21T21:52:00Z"/>
        </w:rPr>
      </w:pPr>
      <w:bookmarkStart w:id="320" w:name="_Toc167232778"/>
      <w:ins w:id="321" w:author="東圻 周" w:date="2024-05-21T21:52:00Z">
        <w:r>
          <w:rPr>
            <w:rFonts w:hint="eastAsia"/>
          </w:rPr>
          <w:t>表</w:t>
        </w:r>
        <w:r>
          <w:rPr>
            <w:rFonts w:hint="eastAsia"/>
          </w:rPr>
          <w:t>6-2-10</w:t>
        </w:r>
        <w:r>
          <w:rPr>
            <w:rFonts w:hint="eastAsia"/>
          </w:rPr>
          <w:t>、程序規格書</w:t>
        </w:r>
        <w:r>
          <w:rPr>
            <w:rFonts w:ascii="標楷體" w:hAnsi="標楷體" w:hint="eastAsia"/>
          </w:rPr>
          <w:t>－</w:t>
        </w:r>
        <w:r>
          <w:rPr>
            <w:rFonts w:hint="eastAsia"/>
          </w:rPr>
          <w:t>排程通知</w:t>
        </w:r>
        <w:bookmarkEnd w:id="320"/>
      </w:ins>
    </w:p>
    <w:tbl>
      <w:tblPr>
        <w:tblStyle w:val="af4"/>
        <w:tblW w:w="0" w:type="auto"/>
        <w:tblLook w:val="04A0" w:firstRow="1" w:lastRow="0" w:firstColumn="1" w:lastColumn="0" w:noHBand="0" w:noVBand="1"/>
      </w:tblPr>
      <w:tblGrid>
        <w:gridCol w:w="1555"/>
        <w:gridCol w:w="2409"/>
        <w:gridCol w:w="1701"/>
        <w:gridCol w:w="4529"/>
      </w:tblGrid>
      <w:tr w:rsidR="00B9416C" w14:paraId="544A4926" w14:textId="77777777" w:rsidTr="0003556A">
        <w:trPr>
          <w:ins w:id="322" w:author="東圻 周" w:date="2024-05-21T21:52:00Z"/>
        </w:trPr>
        <w:tc>
          <w:tcPr>
            <w:tcW w:w="1555" w:type="dxa"/>
            <w:shd w:val="clear" w:color="auto" w:fill="D9D9D9" w:themeFill="background1" w:themeFillShade="D9"/>
            <w:vAlign w:val="center"/>
          </w:tcPr>
          <w:p w14:paraId="00117337" w14:textId="77777777" w:rsidR="00B9416C" w:rsidRDefault="00B9416C" w:rsidP="0003556A">
            <w:pPr>
              <w:snapToGrid w:val="0"/>
              <w:jc w:val="center"/>
              <w:rPr>
                <w:ins w:id="323" w:author="東圻 周" w:date="2024-05-21T21:52:00Z"/>
              </w:rPr>
            </w:pPr>
            <w:ins w:id="324" w:author="東圻 周" w:date="2024-05-21T21:52:00Z">
              <w:r>
                <w:rPr>
                  <w:rFonts w:hint="eastAsia"/>
                </w:rPr>
                <w:t>編號</w:t>
              </w:r>
            </w:ins>
          </w:p>
        </w:tc>
        <w:tc>
          <w:tcPr>
            <w:tcW w:w="2409" w:type="dxa"/>
            <w:vAlign w:val="center"/>
          </w:tcPr>
          <w:p w14:paraId="387DADAB" w14:textId="77777777" w:rsidR="00B9416C" w:rsidRPr="004F7609" w:rsidRDefault="00B9416C" w:rsidP="0003556A">
            <w:pPr>
              <w:snapToGrid w:val="0"/>
              <w:jc w:val="center"/>
              <w:rPr>
                <w:ins w:id="325" w:author="東圻 周" w:date="2024-05-21T21:52:00Z"/>
              </w:rPr>
            </w:pPr>
            <w:ins w:id="326" w:author="東圻 周" w:date="2024-05-21T21:52:00Z">
              <w:r>
                <w:rPr>
                  <w:rFonts w:hint="eastAsia"/>
                </w:rPr>
                <w:t>3.2</w:t>
              </w:r>
            </w:ins>
          </w:p>
        </w:tc>
        <w:tc>
          <w:tcPr>
            <w:tcW w:w="1701" w:type="dxa"/>
            <w:shd w:val="clear" w:color="auto" w:fill="D9D9D9" w:themeFill="background1" w:themeFillShade="D9"/>
            <w:vAlign w:val="center"/>
          </w:tcPr>
          <w:p w14:paraId="487C44CD" w14:textId="77777777" w:rsidR="00B9416C" w:rsidRDefault="00B9416C" w:rsidP="0003556A">
            <w:pPr>
              <w:snapToGrid w:val="0"/>
              <w:jc w:val="center"/>
              <w:rPr>
                <w:ins w:id="327" w:author="東圻 周" w:date="2024-05-21T21:52:00Z"/>
              </w:rPr>
            </w:pPr>
            <w:ins w:id="328" w:author="東圻 周" w:date="2024-05-21T21:52:00Z">
              <w:r>
                <w:rPr>
                  <w:rFonts w:hint="eastAsia"/>
                </w:rPr>
                <w:t>功能名稱</w:t>
              </w:r>
            </w:ins>
          </w:p>
        </w:tc>
        <w:tc>
          <w:tcPr>
            <w:tcW w:w="4529" w:type="dxa"/>
            <w:vAlign w:val="center"/>
          </w:tcPr>
          <w:p w14:paraId="62683F1E" w14:textId="77777777" w:rsidR="00B9416C" w:rsidRDefault="00B9416C" w:rsidP="0003556A">
            <w:pPr>
              <w:snapToGrid w:val="0"/>
              <w:jc w:val="center"/>
              <w:rPr>
                <w:ins w:id="329" w:author="東圻 周" w:date="2024-05-21T21:52:00Z"/>
              </w:rPr>
            </w:pPr>
            <w:ins w:id="330" w:author="東圻 周" w:date="2024-05-21T21:52:00Z">
              <w:r>
                <w:rPr>
                  <w:rFonts w:hint="eastAsia"/>
                </w:rPr>
                <w:t>排程通知</w:t>
              </w:r>
            </w:ins>
          </w:p>
        </w:tc>
      </w:tr>
      <w:tr w:rsidR="00B9416C" w14:paraId="616F2296" w14:textId="77777777" w:rsidTr="0003556A">
        <w:trPr>
          <w:ins w:id="331" w:author="東圻 周" w:date="2024-05-21T21:52:00Z"/>
        </w:trPr>
        <w:tc>
          <w:tcPr>
            <w:tcW w:w="1555" w:type="dxa"/>
            <w:shd w:val="clear" w:color="auto" w:fill="D9D9D9" w:themeFill="background1" w:themeFillShade="D9"/>
          </w:tcPr>
          <w:p w14:paraId="40E51C2F" w14:textId="77777777" w:rsidR="00B9416C" w:rsidRDefault="00B9416C" w:rsidP="0003556A">
            <w:pPr>
              <w:snapToGrid w:val="0"/>
              <w:jc w:val="center"/>
              <w:rPr>
                <w:ins w:id="332" w:author="東圻 周" w:date="2024-05-21T21:52:00Z"/>
              </w:rPr>
            </w:pPr>
            <w:ins w:id="333" w:author="東圻 周" w:date="2024-05-21T21:52:00Z">
              <w:r>
                <w:rPr>
                  <w:rFonts w:hint="eastAsia"/>
                </w:rPr>
                <w:t>功能說明</w:t>
              </w:r>
            </w:ins>
          </w:p>
        </w:tc>
        <w:tc>
          <w:tcPr>
            <w:tcW w:w="8639" w:type="dxa"/>
            <w:gridSpan w:val="3"/>
          </w:tcPr>
          <w:p w14:paraId="307707B3" w14:textId="77777777" w:rsidR="00B9416C" w:rsidRDefault="00B9416C" w:rsidP="0003556A">
            <w:pPr>
              <w:snapToGrid w:val="0"/>
              <w:rPr>
                <w:ins w:id="334" w:author="東圻 周" w:date="2024-05-21T21:52:00Z"/>
              </w:rPr>
            </w:pPr>
            <w:ins w:id="335" w:author="東圻 周" w:date="2024-05-21T21:52:00Z">
              <w:r>
                <w:rPr>
                  <w:rFonts w:hint="eastAsia"/>
                </w:rPr>
                <w:t>自動發送排程內容</w:t>
              </w:r>
            </w:ins>
          </w:p>
        </w:tc>
      </w:tr>
      <w:tr w:rsidR="00B9416C" w14:paraId="6C4FC96C" w14:textId="77777777" w:rsidTr="0003556A">
        <w:trPr>
          <w:ins w:id="336" w:author="東圻 周" w:date="2024-05-21T21:52:00Z"/>
        </w:trPr>
        <w:tc>
          <w:tcPr>
            <w:tcW w:w="1555" w:type="dxa"/>
            <w:shd w:val="clear" w:color="auto" w:fill="D9D9D9" w:themeFill="background1" w:themeFillShade="D9"/>
          </w:tcPr>
          <w:p w14:paraId="7F8EB60C" w14:textId="77777777" w:rsidR="00B9416C" w:rsidRDefault="00B9416C" w:rsidP="0003556A">
            <w:pPr>
              <w:snapToGrid w:val="0"/>
              <w:jc w:val="center"/>
              <w:rPr>
                <w:ins w:id="337" w:author="東圻 周" w:date="2024-05-21T21:52:00Z"/>
              </w:rPr>
            </w:pPr>
            <w:ins w:id="338" w:author="東圻 周" w:date="2024-05-21T21:52:00Z">
              <w:r>
                <w:rPr>
                  <w:rFonts w:hint="eastAsia"/>
                </w:rPr>
                <w:t>輸入值</w:t>
              </w:r>
            </w:ins>
          </w:p>
        </w:tc>
        <w:tc>
          <w:tcPr>
            <w:tcW w:w="8639" w:type="dxa"/>
            <w:gridSpan w:val="3"/>
          </w:tcPr>
          <w:p w14:paraId="20EAD73B" w14:textId="77777777" w:rsidR="00B9416C" w:rsidRDefault="00B9416C" w:rsidP="0003556A">
            <w:pPr>
              <w:snapToGrid w:val="0"/>
              <w:rPr>
                <w:ins w:id="339" w:author="東圻 周" w:date="2024-05-21T21:52:00Z"/>
              </w:rPr>
            </w:pPr>
            <w:ins w:id="340" w:author="東圻 周" w:date="2024-05-21T21:52:00Z">
              <w:r>
                <w:rPr>
                  <w:rFonts w:hint="eastAsia"/>
                </w:rPr>
                <w:t>無</w:t>
              </w:r>
            </w:ins>
          </w:p>
        </w:tc>
      </w:tr>
      <w:tr w:rsidR="00B9416C" w14:paraId="73B10142" w14:textId="77777777" w:rsidTr="0003556A">
        <w:trPr>
          <w:ins w:id="341" w:author="東圻 周" w:date="2024-05-21T21:52:00Z"/>
        </w:trPr>
        <w:tc>
          <w:tcPr>
            <w:tcW w:w="1555" w:type="dxa"/>
            <w:shd w:val="clear" w:color="auto" w:fill="D9D9D9" w:themeFill="background1" w:themeFillShade="D9"/>
          </w:tcPr>
          <w:p w14:paraId="4BEF3004" w14:textId="77777777" w:rsidR="00B9416C" w:rsidRDefault="00B9416C" w:rsidP="0003556A">
            <w:pPr>
              <w:snapToGrid w:val="0"/>
              <w:jc w:val="center"/>
              <w:rPr>
                <w:ins w:id="342" w:author="東圻 周" w:date="2024-05-21T21:52:00Z"/>
              </w:rPr>
            </w:pPr>
            <w:ins w:id="343" w:author="東圻 周" w:date="2024-05-21T21:52:00Z">
              <w:r>
                <w:rPr>
                  <w:rFonts w:hint="eastAsia"/>
                </w:rPr>
                <w:t>輸出值</w:t>
              </w:r>
            </w:ins>
          </w:p>
        </w:tc>
        <w:tc>
          <w:tcPr>
            <w:tcW w:w="8639" w:type="dxa"/>
            <w:gridSpan w:val="3"/>
          </w:tcPr>
          <w:p w14:paraId="3211E5FE" w14:textId="77777777" w:rsidR="00B9416C" w:rsidRDefault="00B9416C" w:rsidP="0003556A">
            <w:pPr>
              <w:snapToGrid w:val="0"/>
              <w:rPr>
                <w:ins w:id="344" w:author="東圻 周" w:date="2024-05-21T21:52:00Z"/>
              </w:rPr>
            </w:pPr>
            <w:ins w:id="345" w:author="東圻 周" w:date="2024-05-21T21:52:00Z">
              <w:r>
                <w:rPr>
                  <w:rFonts w:hint="eastAsia"/>
                </w:rPr>
                <w:t>通知訊息</w:t>
              </w:r>
            </w:ins>
          </w:p>
        </w:tc>
      </w:tr>
    </w:tbl>
    <w:p w14:paraId="688A45D3" w14:textId="77777777" w:rsidR="00B9416C" w:rsidRDefault="00B9416C" w:rsidP="00B9416C">
      <w:pPr>
        <w:snapToGrid w:val="0"/>
        <w:rPr>
          <w:ins w:id="346" w:author="東圻 周" w:date="2024-05-21T21:52:00Z"/>
        </w:rPr>
      </w:pPr>
    </w:p>
    <w:p w14:paraId="1BA58B71" w14:textId="77777777" w:rsidR="00B9416C" w:rsidRDefault="00B9416C" w:rsidP="00B9416C">
      <w:pPr>
        <w:pStyle w:val="afd"/>
        <w:ind w:left="280" w:right="280"/>
        <w:rPr>
          <w:ins w:id="347" w:author="東圻 周" w:date="2024-05-21T21:52:00Z"/>
        </w:rPr>
      </w:pPr>
      <w:bookmarkStart w:id="348" w:name="_Toc167232779"/>
      <w:ins w:id="349" w:author="東圻 周" w:date="2024-05-21T21:52:00Z">
        <w:r>
          <w:rPr>
            <w:rFonts w:hint="eastAsia"/>
          </w:rPr>
          <w:t>表</w:t>
        </w:r>
        <w:r>
          <w:rPr>
            <w:rFonts w:hint="eastAsia"/>
          </w:rPr>
          <w:t>6-2-11</w:t>
        </w:r>
        <w:r>
          <w:rPr>
            <w:rFonts w:hint="eastAsia"/>
          </w:rPr>
          <w:t>、程序規格書</w:t>
        </w:r>
        <w:r>
          <w:rPr>
            <w:rFonts w:ascii="標楷體" w:hAnsi="標楷體" w:hint="eastAsia"/>
          </w:rPr>
          <w:t>－</w:t>
        </w:r>
        <w:r>
          <w:rPr>
            <w:rFonts w:hint="eastAsia"/>
          </w:rPr>
          <w:t>定位查詢</w:t>
        </w:r>
        <w:bookmarkEnd w:id="348"/>
      </w:ins>
    </w:p>
    <w:tbl>
      <w:tblPr>
        <w:tblStyle w:val="af4"/>
        <w:tblW w:w="0" w:type="auto"/>
        <w:tblLook w:val="04A0" w:firstRow="1" w:lastRow="0" w:firstColumn="1" w:lastColumn="0" w:noHBand="0" w:noVBand="1"/>
      </w:tblPr>
      <w:tblGrid>
        <w:gridCol w:w="1555"/>
        <w:gridCol w:w="2409"/>
        <w:gridCol w:w="1701"/>
        <w:gridCol w:w="4529"/>
      </w:tblGrid>
      <w:tr w:rsidR="00B9416C" w14:paraId="52A151F6" w14:textId="77777777" w:rsidTr="0003556A">
        <w:trPr>
          <w:ins w:id="350" w:author="東圻 周" w:date="2024-05-21T21:52:00Z"/>
        </w:trPr>
        <w:tc>
          <w:tcPr>
            <w:tcW w:w="1555" w:type="dxa"/>
            <w:shd w:val="clear" w:color="auto" w:fill="D9D9D9" w:themeFill="background1" w:themeFillShade="D9"/>
            <w:vAlign w:val="center"/>
          </w:tcPr>
          <w:p w14:paraId="38E33515" w14:textId="77777777" w:rsidR="00B9416C" w:rsidRDefault="00B9416C" w:rsidP="0003556A">
            <w:pPr>
              <w:snapToGrid w:val="0"/>
              <w:jc w:val="center"/>
              <w:rPr>
                <w:ins w:id="351" w:author="東圻 周" w:date="2024-05-21T21:52:00Z"/>
              </w:rPr>
            </w:pPr>
            <w:ins w:id="352" w:author="東圻 周" w:date="2024-05-21T21:52:00Z">
              <w:r>
                <w:rPr>
                  <w:rFonts w:hint="eastAsia"/>
                </w:rPr>
                <w:t>編號</w:t>
              </w:r>
            </w:ins>
          </w:p>
        </w:tc>
        <w:tc>
          <w:tcPr>
            <w:tcW w:w="2409" w:type="dxa"/>
            <w:vAlign w:val="center"/>
          </w:tcPr>
          <w:p w14:paraId="7F7847F5" w14:textId="77777777" w:rsidR="00B9416C" w:rsidRPr="004F7609" w:rsidRDefault="00B9416C" w:rsidP="0003556A">
            <w:pPr>
              <w:snapToGrid w:val="0"/>
              <w:jc w:val="center"/>
              <w:rPr>
                <w:ins w:id="353" w:author="東圻 周" w:date="2024-05-21T21:52:00Z"/>
              </w:rPr>
            </w:pPr>
            <w:ins w:id="354" w:author="東圻 周" w:date="2024-05-21T21:52:00Z">
              <w:r>
                <w:rPr>
                  <w:rFonts w:hint="eastAsia"/>
                </w:rPr>
                <w:t>3.3</w:t>
              </w:r>
            </w:ins>
          </w:p>
        </w:tc>
        <w:tc>
          <w:tcPr>
            <w:tcW w:w="1701" w:type="dxa"/>
            <w:shd w:val="clear" w:color="auto" w:fill="D9D9D9" w:themeFill="background1" w:themeFillShade="D9"/>
            <w:vAlign w:val="center"/>
          </w:tcPr>
          <w:p w14:paraId="446D8055" w14:textId="77777777" w:rsidR="00B9416C" w:rsidRDefault="00B9416C" w:rsidP="0003556A">
            <w:pPr>
              <w:snapToGrid w:val="0"/>
              <w:jc w:val="center"/>
              <w:rPr>
                <w:ins w:id="355" w:author="東圻 周" w:date="2024-05-21T21:52:00Z"/>
              </w:rPr>
            </w:pPr>
            <w:ins w:id="356" w:author="東圻 周" w:date="2024-05-21T21:52:00Z">
              <w:r>
                <w:rPr>
                  <w:rFonts w:hint="eastAsia"/>
                </w:rPr>
                <w:t>功能名稱</w:t>
              </w:r>
            </w:ins>
          </w:p>
        </w:tc>
        <w:tc>
          <w:tcPr>
            <w:tcW w:w="4529" w:type="dxa"/>
            <w:vAlign w:val="center"/>
          </w:tcPr>
          <w:p w14:paraId="37E1204F" w14:textId="77777777" w:rsidR="00B9416C" w:rsidRDefault="00B9416C" w:rsidP="0003556A">
            <w:pPr>
              <w:snapToGrid w:val="0"/>
              <w:jc w:val="center"/>
              <w:rPr>
                <w:ins w:id="357" w:author="東圻 周" w:date="2024-05-21T21:52:00Z"/>
              </w:rPr>
            </w:pPr>
            <w:ins w:id="358" w:author="東圻 周" w:date="2024-05-21T21:52:00Z">
              <w:r>
                <w:rPr>
                  <w:rFonts w:hint="eastAsia"/>
                </w:rPr>
                <w:t>定位查詢</w:t>
              </w:r>
            </w:ins>
          </w:p>
        </w:tc>
      </w:tr>
      <w:tr w:rsidR="00B9416C" w14:paraId="12A79227" w14:textId="77777777" w:rsidTr="0003556A">
        <w:trPr>
          <w:ins w:id="359" w:author="東圻 周" w:date="2024-05-21T21:52:00Z"/>
        </w:trPr>
        <w:tc>
          <w:tcPr>
            <w:tcW w:w="1555" w:type="dxa"/>
            <w:shd w:val="clear" w:color="auto" w:fill="D9D9D9" w:themeFill="background1" w:themeFillShade="D9"/>
          </w:tcPr>
          <w:p w14:paraId="11D22D5A" w14:textId="77777777" w:rsidR="00B9416C" w:rsidRDefault="00B9416C" w:rsidP="0003556A">
            <w:pPr>
              <w:snapToGrid w:val="0"/>
              <w:jc w:val="center"/>
              <w:rPr>
                <w:ins w:id="360" w:author="東圻 周" w:date="2024-05-21T21:52:00Z"/>
              </w:rPr>
            </w:pPr>
            <w:ins w:id="361" w:author="東圻 周" w:date="2024-05-21T21:52:00Z">
              <w:r>
                <w:rPr>
                  <w:rFonts w:hint="eastAsia"/>
                </w:rPr>
                <w:t>功能說明</w:t>
              </w:r>
            </w:ins>
          </w:p>
        </w:tc>
        <w:tc>
          <w:tcPr>
            <w:tcW w:w="8639" w:type="dxa"/>
            <w:gridSpan w:val="3"/>
          </w:tcPr>
          <w:p w14:paraId="47228726" w14:textId="77777777" w:rsidR="00B9416C" w:rsidRDefault="00B9416C" w:rsidP="0003556A">
            <w:pPr>
              <w:snapToGrid w:val="0"/>
              <w:rPr>
                <w:ins w:id="362" w:author="東圻 周" w:date="2024-05-21T21:52:00Z"/>
              </w:rPr>
            </w:pPr>
            <w:ins w:id="363" w:author="東圻 周" w:date="2024-05-21T21:52:00Z">
              <w:r>
                <w:rPr>
                  <w:rFonts w:hint="eastAsia"/>
                </w:rPr>
                <w:t>定位追蹤</w:t>
              </w:r>
            </w:ins>
          </w:p>
        </w:tc>
      </w:tr>
      <w:tr w:rsidR="00B9416C" w14:paraId="414048A8" w14:textId="77777777" w:rsidTr="0003556A">
        <w:trPr>
          <w:ins w:id="364" w:author="東圻 周" w:date="2024-05-21T21:52:00Z"/>
        </w:trPr>
        <w:tc>
          <w:tcPr>
            <w:tcW w:w="1555" w:type="dxa"/>
            <w:shd w:val="clear" w:color="auto" w:fill="D9D9D9" w:themeFill="background1" w:themeFillShade="D9"/>
          </w:tcPr>
          <w:p w14:paraId="419E915F" w14:textId="77777777" w:rsidR="00B9416C" w:rsidRDefault="00B9416C" w:rsidP="0003556A">
            <w:pPr>
              <w:snapToGrid w:val="0"/>
              <w:jc w:val="center"/>
              <w:rPr>
                <w:ins w:id="365" w:author="東圻 周" w:date="2024-05-21T21:52:00Z"/>
              </w:rPr>
            </w:pPr>
            <w:ins w:id="366" w:author="東圻 周" w:date="2024-05-21T21:52:00Z">
              <w:r>
                <w:rPr>
                  <w:rFonts w:hint="eastAsia"/>
                </w:rPr>
                <w:t>輸入值</w:t>
              </w:r>
            </w:ins>
          </w:p>
        </w:tc>
        <w:tc>
          <w:tcPr>
            <w:tcW w:w="8639" w:type="dxa"/>
            <w:gridSpan w:val="3"/>
          </w:tcPr>
          <w:p w14:paraId="7B3BD3FB" w14:textId="77777777" w:rsidR="00B9416C" w:rsidRDefault="00B9416C" w:rsidP="0003556A">
            <w:pPr>
              <w:snapToGrid w:val="0"/>
              <w:rPr>
                <w:ins w:id="367" w:author="東圻 周" w:date="2024-05-21T21:52:00Z"/>
              </w:rPr>
            </w:pPr>
            <w:ins w:id="368" w:author="東圻 周" w:date="2024-05-21T21:52:00Z">
              <w:r>
                <w:rPr>
                  <w:rFonts w:hint="eastAsia"/>
                </w:rPr>
                <w:t>定位請求</w:t>
              </w:r>
              <w:r>
                <w:rPr>
                  <w:rFonts w:hint="eastAsia"/>
                </w:rPr>
                <w:t>/</w:t>
              </w:r>
              <w:r>
                <w:rPr>
                  <w:rFonts w:hint="eastAsia"/>
                </w:rPr>
                <w:t>定位資訊</w:t>
              </w:r>
            </w:ins>
          </w:p>
        </w:tc>
      </w:tr>
      <w:tr w:rsidR="00B9416C" w14:paraId="0F72C518" w14:textId="77777777" w:rsidTr="0003556A">
        <w:trPr>
          <w:ins w:id="369" w:author="東圻 周" w:date="2024-05-21T21:52:00Z"/>
        </w:trPr>
        <w:tc>
          <w:tcPr>
            <w:tcW w:w="1555" w:type="dxa"/>
            <w:shd w:val="clear" w:color="auto" w:fill="D9D9D9" w:themeFill="background1" w:themeFillShade="D9"/>
          </w:tcPr>
          <w:p w14:paraId="5A303444" w14:textId="77777777" w:rsidR="00B9416C" w:rsidRDefault="00B9416C" w:rsidP="0003556A">
            <w:pPr>
              <w:snapToGrid w:val="0"/>
              <w:jc w:val="center"/>
              <w:rPr>
                <w:ins w:id="370" w:author="東圻 周" w:date="2024-05-21T21:52:00Z"/>
              </w:rPr>
            </w:pPr>
            <w:ins w:id="371" w:author="東圻 周" w:date="2024-05-21T21:52:00Z">
              <w:r>
                <w:rPr>
                  <w:rFonts w:hint="eastAsia"/>
                </w:rPr>
                <w:t>輸出值</w:t>
              </w:r>
            </w:ins>
          </w:p>
        </w:tc>
        <w:tc>
          <w:tcPr>
            <w:tcW w:w="8639" w:type="dxa"/>
            <w:gridSpan w:val="3"/>
          </w:tcPr>
          <w:p w14:paraId="0651E960" w14:textId="77777777" w:rsidR="00B9416C" w:rsidRDefault="00B9416C" w:rsidP="0003556A">
            <w:pPr>
              <w:snapToGrid w:val="0"/>
              <w:rPr>
                <w:ins w:id="372" w:author="東圻 周" w:date="2024-05-21T21:52:00Z"/>
              </w:rPr>
            </w:pPr>
            <w:ins w:id="373" w:author="東圻 周" w:date="2024-05-21T21:52:00Z">
              <w:r>
                <w:rPr>
                  <w:rFonts w:hint="eastAsia"/>
                </w:rPr>
                <w:t>定位狀態</w:t>
              </w:r>
            </w:ins>
          </w:p>
        </w:tc>
      </w:tr>
    </w:tbl>
    <w:p w14:paraId="40FFEC8E" w14:textId="77777777" w:rsidR="00B9416C" w:rsidRDefault="00B9416C" w:rsidP="00B9416C">
      <w:pPr>
        <w:rPr>
          <w:ins w:id="374" w:author="東圻 周" w:date="2024-05-21T21:52:00Z"/>
        </w:rPr>
      </w:pPr>
    </w:p>
    <w:p w14:paraId="3522DE53" w14:textId="77777777" w:rsidR="00B9416C" w:rsidRDefault="00B9416C" w:rsidP="00B9416C">
      <w:pPr>
        <w:pStyle w:val="afd"/>
        <w:ind w:left="280" w:right="280"/>
        <w:rPr>
          <w:ins w:id="375" w:author="東圻 周" w:date="2024-05-21T21:52:00Z"/>
        </w:rPr>
      </w:pPr>
      <w:bookmarkStart w:id="376" w:name="_Toc167232780"/>
      <w:ins w:id="377" w:author="東圻 周" w:date="2024-05-21T21:52:00Z">
        <w:r>
          <w:rPr>
            <w:rFonts w:hint="eastAsia"/>
          </w:rPr>
          <w:t>表</w:t>
        </w:r>
        <w:r>
          <w:rPr>
            <w:rFonts w:hint="eastAsia"/>
          </w:rPr>
          <w:t>6-2-12</w:t>
        </w:r>
        <w:r>
          <w:rPr>
            <w:rFonts w:hint="eastAsia"/>
          </w:rPr>
          <w:t>、程序規格書</w:t>
        </w:r>
        <w:r>
          <w:rPr>
            <w:rFonts w:ascii="標楷體" w:hAnsi="標楷體" w:hint="eastAsia"/>
          </w:rPr>
          <w:t>－</w:t>
        </w:r>
        <w:r>
          <w:rPr>
            <w:rFonts w:hint="eastAsia"/>
          </w:rPr>
          <w:t>資料彙總</w:t>
        </w:r>
        <w:bookmarkEnd w:id="376"/>
      </w:ins>
    </w:p>
    <w:tbl>
      <w:tblPr>
        <w:tblStyle w:val="af4"/>
        <w:tblW w:w="0" w:type="auto"/>
        <w:tblLook w:val="04A0" w:firstRow="1" w:lastRow="0" w:firstColumn="1" w:lastColumn="0" w:noHBand="0" w:noVBand="1"/>
      </w:tblPr>
      <w:tblGrid>
        <w:gridCol w:w="1555"/>
        <w:gridCol w:w="2409"/>
        <w:gridCol w:w="1701"/>
        <w:gridCol w:w="4529"/>
      </w:tblGrid>
      <w:tr w:rsidR="00B9416C" w14:paraId="3B2021CB" w14:textId="77777777" w:rsidTr="0003556A">
        <w:trPr>
          <w:ins w:id="378" w:author="東圻 周" w:date="2024-05-21T21:52:00Z"/>
        </w:trPr>
        <w:tc>
          <w:tcPr>
            <w:tcW w:w="1555" w:type="dxa"/>
            <w:shd w:val="clear" w:color="auto" w:fill="D9D9D9" w:themeFill="background1" w:themeFillShade="D9"/>
            <w:vAlign w:val="center"/>
          </w:tcPr>
          <w:p w14:paraId="15B7EEB8" w14:textId="77777777" w:rsidR="00B9416C" w:rsidRDefault="00B9416C" w:rsidP="0003556A">
            <w:pPr>
              <w:snapToGrid w:val="0"/>
              <w:jc w:val="center"/>
              <w:rPr>
                <w:ins w:id="379" w:author="東圻 周" w:date="2024-05-21T21:52:00Z"/>
              </w:rPr>
            </w:pPr>
            <w:ins w:id="380" w:author="東圻 周" w:date="2024-05-21T21:52:00Z">
              <w:r>
                <w:rPr>
                  <w:rFonts w:hint="eastAsia"/>
                </w:rPr>
                <w:t>編號</w:t>
              </w:r>
            </w:ins>
          </w:p>
        </w:tc>
        <w:tc>
          <w:tcPr>
            <w:tcW w:w="2409" w:type="dxa"/>
            <w:vAlign w:val="center"/>
          </w:tcPr>
          <w:p w14:paraId="4C4DD725" w14:textId="77777777" w:rsidR="00B9416C" w:rsidRPr="004F7609" w:rsidRDefault="00B9416C" w:rsidP="0003556A">
            <w:pPr>
              <w:snapToGrid w:val="0"/>
              <w:jc w:val="center"/>
              <w:rPr>
                <w:ins w:id="381" w:author="東圻 周" w:date="2024-05-21T21:52:00Z"/>
              </w:rPr>
            </w:pPr>
            <w:ins w:id="382" w:author="東圻 周" w:date="2024-05-21T21:52:00Z">
              <w:r>
                <w:rPr>
                  <w:rFonts w:hint="eastAsia"/>
                </w:rPr>
                <w:t>3.4</w:t>
              </w:r>
            </w:ins>
          </w:p>
        </w:tc>
        <w:tc>
          <w:tcPr>
            <w:tcW w:w="1701" w:type="dxa"/>
            <w:shd w:val="clear" w:color="auto" w:fill="D9D9D9" w:themeFill="background1" w:themeFillShade="D9"/>
            <w:vAlign w:val="center"/>
          </w:tcPr>
          <w:p w14:paraId="61437929" w14:textId="77777777" w:rsidR="00B9416C" w:rsidRDefault="00B9416C" w:rsidP="0003556A">
            <w:pPr>
              <w:snapToGrid w:val="0"/>
              <w:jc w:val="center"/>
              <w:rPr>
                <w:ins w:id="383" w:author="東圻 周" w:date="2024-05-21T21:52:00Z"/>
              </w:rPr>
            </w:pPr>
            <w:ins w:id="384" w:author="東圻 周" w:date="2024-05-21T21:52:00Z">
              <w:r>
                <w:rPr>
                  <w:rFonts w:hint="eastAsia"/>
                </w:rPr>
                <w:t>功能名稱</w:t>
              </w:r>
            </w:ins>
          </w:p>
        </w:tc>
        <w:tc>
          <w:tcPr>
            <w:tcW w:w="4529" w:type="dxa"/>
            <w:vAlign w:val="center"/>
          </w:tcPr>
          <w:p w14:paraId="748C081C" w14:textId="77777777" w:rsidR="00B9416C" w:rsidRDefault="00B9416C" w:rsidP="0003556A">
            <w:pPr>
              <w:snapToGrid w:val="0"/>
              <w:jc w:val="center"/>
              <w:rPr>
                <w:ins w:id="385" w:author="東圻 周" w:date="2024-05-21T21:52:00Z"/>
              </w:rPr>
            </w:pPr>
            <w:ins w:id="386" w:author="東圻 周" w:date="2024-05-21T21:52:00Z">
              <w:r>
                <w:rPr>
                  <w:rFonts w:hint="eastAsia"/>
                </w:rPr>
                <w:t>資料彙總</w:t>
              </w:r>
            </w:ins>
          </w:p>
        </w:tc>
      </w:tr>
      <w:tr w:rsidR="00B9416C" w14:paraId="72989754" w14:textId="77777777" w:rsidTr="0003556A">
        <w:trPr>
          <w:ins w:id="387" w:author="東圻 周" w:date="2024-05-21T21:52:00Z"/>
        </w:trPr>
        <w:tc>
          <w:tcPr>
            <w:tcW w:w="1555" w:type="dxa"/>
            <w:shd w:val="clear" w:color="auto" w:fill="D9D9D9" w:themeFill="background1" w:themeFillShade="D9"/>
          </w:tcPr>
          <w:p w14:paraId="5ABD39E4" w14:textId="77777777" w:rsidR="00B9416C" w:rsidRDefault="00B9416C" w:rsidP="0003556A">
            <w:pPr>
              <w:snapToGrid w:val="0"/>
              <w:jc w:val="center"/>
              <w:rPr>
                <w:ins w:id="388" w:author="東圻 周" w:date="2024-05-21T21:52:00Z"/>
              </w:rPr>
            </w:pPr>
            <w:ins w:id="389" w:author="東圻 周" w:date="2024-05-21T21:52:00Z">
              <w:r>
                <w:rPr>
                  <w:rFonts w:hint="eastAsia"/>
                </w:rPr>
                <w:t>功能說明</w:t>
              </w:r>
            </w:ins>
          </w:p>
        </w:tc>
        <w:tc>
          <w:tcPr>
            <w:tcW w:w="8639" w:type="dxa"/>
            <w:gridSpan w:val="3"/>
          </w:tcPr>
          <w:p w14:paraId="2862D52B" w14:textId="77777777" w:rsidR="00B9416C" w:rsidRDefault="00B9416C" w:rsidP="0003556A">
            <w:pPr>
              <w:snapToGrid w:val="0"/>
              <w:rPr>
                <w:ins w:id="390" w:author="東圻 周" w:date="2024-05-21T21:52:00Z"/>
              </w:rPr>
            </w:pPr>
            <w:ins w:id="391" w:author="東圻 周" w:date="2024-05-21T21:52:00Z">
              <w:r>
                <w:rPr>
                  <w:rFonts w:hint="eastAsia"/>
                </w:rPr>
                <w:t>定期自動資料彙總</w:t>
              </w:r>
            </w:ins>
          </w:p>
        </w:tc>
      </w:tr>
      <w:tr w:rsidR="00B9416C" w14:paraId="651670B9" w14:textId="77777777" w:rsidTr="0003556A">
        <w:trPr>
          <w:ins w:id="392" w:author="東圻 周" w:date="2024-05-21T21:52:00Z"/>
        </w:trPr>
        <w:tc>
          <w:tcPr>
            <w:tcW w:w="1555" w:type="dxa"/>
            <w:shd w:val="clear" w:color="auto" w:fill="D9D9D9" w:themeFill="background1" w:themeFillShade="D9"/>
          </w:tcPr>
          <w:p w14:paraId="62F26102" w14:textId="77777777" w:rsidR="00B9416C" w:rsidRDefault="00B9416C" w:rsidP="0003556A">
            <w:pPr>
              <w:snapToGrid w:val="0"/>
              <w:jc w:val="center"/>
              <w:rPr>
                <w:ins w:id="393" w:author="東圻 周" w:date="2024-05-21T21:52:00Z"/>
              </w:rPr>
            </w:pPr>
            <w:ins w:id="394" w:author="東圻 周" w:date="2024-05-21T21:52:00Z">
              <w:r>
                <w:rPr>
                  <w:rFonts w:hint="eastAsia"/>
                </w:rPr>
                <w:t>輸入值</w:t>
              </w:r>
            </w:ins>
          </w:p>
        </w:tc>
        <w:tc>
          <w:tcPr>
            <w:tcW w:w="8639" w:type="dxa"/>
            <w:gridSpan w:val="3"/>
          </w:tcPr>
          <w:p w14:paraId="07806E5C" w14:textId="77777777" w:rsidR="00B9416C" w:rsidRDefault="00B9416C" w:rsidP="0003556A">
            <w:pPr>
              <w:snapToGrid w:val="0"/>
              <w:rPr>
                <w:ins w:id="395" w:author="東圻 周" w:date="2024-05-21T21:52:00Z"/>
              </w:rPr>
            </w:pPr>
            <w:ins w:id="396" w:author="東圻 周" w:date="2024-05-21T21:52:00Z">
              <w:r>
                <w:rPr>
                  <w:rFonts w:hint="eastAsia"/>
                </w:rPr>
                <w:t>無</w:t>
              </w:r>
            </w:ins>
          </w:p>
        </w:tc>
      </w:tr>
      <w:tr w:rsidR="00B9416C" w14:paraId="754E1436" w14:textId="77777777" w:rsidTr="0003556A">
        <w:trPr>
          <w:ins w:id="397" w:author="東圻 周" w:date="2024-05-21T21:52:00Z"/>
        </w:trPr>
        <w:tc>
          <w:tcPr>
            <w:tcW w:w="1555" w:type="dxa"/>
            <w:shd w:val="clear" w:color="auto" w:fill="D9D9D9" w:themeFill="background1" w:themeFillShade="D9"/>
          </w:tcPr>
          <w:p w14:paraId="28EF56FB" w14:textId="77777777" w:rsidR="00B9416C" w:rsidRDefault="00B9416C" w:rsidP="0003556A">
            <w:pPr>
              <w:snapToGrid w:val="0"/>
              <w:jc w:val="center"/>
              <w:rPr>
                <w:ins w:id="398" w:author="東圻 周" w:date="2024-05-21T21:52:00Z"/>
              </w:rPr>
            </w:pPr>
            <w:ins w:id="399" w:author="東圻 周" w:date="2024-05-21T21:52:00Z">
              <w:r>
                <w:rPr>
                  <w:rFonts w:hint="eastAsia"/>
                </w:rPr>
                <w:t>輸出值</w:t>
              </w:r>
            </w:ins>
          </w:p>
        </w:tc>
        <w:tc>
          <w:tcPr>
            <w:tcW w:w="8639" w:type="dxa"/>
            <w:gridSpan w:val="3"/>
          </w:tcPr>
          <w:p w14:paraId="00E892A2" w14:textId="77777777" w:rsidR="00B9416C" w:rsidRDefault="00B9416C" w:rsidP="0003556A">
            <w:pPr>
              <w:snapToGrid w:val="0"/>
              <w:rPr>
                <w:ins w:id="400" w:author="東圻 周" w:date="2024-05-21T21:52:00Z"/>
              </w:rPr>
            </w:pPr>
            <w:ins w:id="401" w:author="東圻 周" w:date="2024-05-21T21:52:00Z">
              <w:r>
                <w:rPr>
                  <w:rFonts w:hint="eastAsia"/>
                </w:rPr>
                <w:t>資料彙總頁面</w:t>
              </w:r>
            </w:ins>
          </w:p>
        </w:tc>
      </w:tr>
    </w:tbl>
    <w:p w14:paraId="4F6A40C5" w14:textId="77777777" w:rsidR="00B9416C" w:rsidRPr="00495800" w:rsidRDefault="00B9416C" w:rsidP="00B9416C">
      <w:pPr>
        <w:snapToGrid w:val="0"/>
        <w:rPr>
          <w:ins w:id="402" w:author="東圻 周" w:date="2024-05-21T21:52:00Z"/>
        </w:rPr>
      </w:pPr>
    </w:p>
    <w:p w14:paraId="3A43B330" w14:textId="77777777" w:rsidR="00B9416C" w:rsidRDefault="00B9416C" w:rsidP="00B9416C">
      <w:pPr>
        <w:pStyle w:val="afd"/>
        <w:ind w:left="280" w:right="280"/>
        <w:rPr>
          <w:ins w:id="403" w:author="東圻 周" w:date="2024-05-21T21:52:00Z"/>
        </w:rPr>
      </w:pPr>
      <w:bookmarkStart w:id="404" w:name="_Toc167232781"/>
      <w:ins w:id="405" w:author="東圻 周" w:date="2024-05-21T21:52:00Z">
        <w:r>
          <w:rPr>
            <w:rFonts w:hint="eastAsia"/>
          </w:rPr>
          <w:t>表</w:t>
        </w:r>
        <w:r>
          <w:rPr>
            <w:rFonts w:hint="eastAsia"/>
          </w:rPr>
          <w:t>6-2-13</w:t>
        </w:r>
        <w:r>
          <w:rPr>
            <w:rFonts w:hint="eastAsia"/>
          </w:rPr>
          <w:t>、程序規格書</w:t>
        </w:r>
        <w:r>
          <w:rPr>
            <w:rFonts w:ascii="標楷體" w:hAnsi="標楷體" w:hint="eastAsia"/>
          </w:rPr>
          <w:t>－</w:t>
        </w:r>
        <w:r w:rsidRPr="0002657A">
          <w:rPr>
            <w:rFonts w:ascii="標楷體" w:hAnsi="標楷體" w:hint="eastAsia"/>
          </w:rPr>
          <w:t>AI語音助理</w:t>
        </w:r>
        <w:bookmarkEnd w:id="404"/>
      </w:ins>
    </w:p>
    <w:tbl>
      <w:tblPr>
        <w:tblStyle w:val="af4"/>
        <w:tblW w:w="0" w:type="auto"/>
        <w:tblLook w:val="04A0" w:firstRow="1" w:lastRow="0" w:firstColumn="1" w:lastColumn="0" w:noHBand="0" w:noVBand="1"/>
      </w:tblPr>
      <w:tblGrid>
        <w:gridCol w:w="1555"/>
        <w:gridCol w:w="2409"/>
        <w:gridCol w:w="1701"/>
        <w:gridCol w:w="4529"/>
      </w:tblGrid>
      <w:tr w:rsidR="00B9416C" w14:paraId="612BE7A9" w14:textId="77777777" w:rsidTr="0003556A">
        <w:trPr>
          <w:ins w:id="406" w:author="東圻 周" w:date="2024-05-21T21:52:00Z"/>
        </w:trPr>
        <w:tc>
          <w:tcPr>
            <w:tcW w:w="1555" w:type="dxa"/>
            <w:shd w:val="clear" w:color="auto" w:fill="D9D9D9" w:themeFill="background1" w:themeFillShade="D9"/>
            <w:vAlign w:val="center"/>
          </w:tcPr>
          <w:p w14:paraId="523E084F" w14:textId="77777777" w:rsidR="00B9416C" w:rsidRDefault="00B9416C" w:rsidP="0003556A">
            <w:pPr>
              <w:snapToGrid w:val="0"/>
              <w:jc w:val="center"/>
              <w:rPr>
                <w:ins w:id="407" w:author="東圻 周" w:date="2024-05-21T21:52:00Z"/>
              </w:rPr>
            </w:pPr>
            <w:ins w:id="408" w:author="東圻 周" w:date="2024-05-21T21:52:00Z">
              <w:r>
                <w:rPr>
                  <w:rFonts w:hint="eastAsia"/>
                </w:rPr>
                <w:t>編號</w:t>
              </w:r>
            </w:ins>
          </w:p>
        </w:tc>
        <w:tc>
          <w:tcPr>
            <w:tcW w:w="2409" w:type="dxa"/>
            <w:vAlign w:val="center"/>
          </w:tcPr>
          <w:p w14:paraId="30D1B0AB" w14:textId="77777777" w:rsidR="00B9416C" w:rsidRPr="004F7609" w:rsidRDefault="00B9416C" w:rsidP="0003556A">
            <w:pPr>
              <w:snapToGrid w:val="0"/>
              <w:jc w:val="center"/>
              <w:rPr>
                <w:ins w:id="409" w:author="東圻 周" w:date="2024-05-21T21:52:00Z"/>
              </w:rPr>
            </w:pPr>
            <w:ins w:id="410" w:author="東圻 周" w:date="2024-05-21T21:52:00Z">
              <w:r>
                <w:rPr>
                  <w:rFonts w:hint="eastAsia"/>
                </w:rPr>
                <w:t>4</w:t>
              </w:r>
            </w:ins>
          </w:p>
        </w:tc>
        <w:tc>
          <w:tcPr>
            <w:tcW w:w="1701" w:type="dxa"/>
            <w:shd w:val="clear" w:color="auto" w:fill="D9D9D9" w:themeFill="background1" w:themeFillShade="D9"/>
            <w:vAlign w:val="center"/>
          </w:tcPr>
          <w:p w14:paraId="77734E29" w14:textId="77777777" w:rsidR="00B9416C" w:rsidRDefault="00B9416C" w:rsidP="0003556A">
            <w:pPr>
              <w:snapToGrid w:val="0"/>
              <w:jc w:val="center"/>
              <w:rPr>
                <w:ins w:id="411" w:author="東圻 周" w:date="2024-05-21T21:52:00Z"/>
              </w:rPr>
            </w:pPr>
            <w:ins w:id="412" w:author="東圻 周" w:date="2024-05-21T21:52:00Z">
              <w:r>
                <w:rPr>
                  <w:rFonts w:hint="eastAsia"/>
                </w:rPr>
                <w:t>功能名稱</w:t>
              </w:r>
            </w:ins>
          </w:p>
        </w:tc>
        <w:tc>
          <w:tcPr>
            <w:tcW w:w="4529" w:type="dxa"/>
            <w:vAlign w:val="center"/>
          </w:tcPr>
          <w:p w14:paraId="1D8A6405" w14:textId="77777777" w:rsidR="00B9416C" w:rsidRDefault="00B9416C" w:rsidP="0003556A">
            <w:pPr>
              <w:snapToGrid w:val="0"/>
              <w:jc w:val="center"/>
              <w:rPr>
                <w:ins w:id="413" w:author="東圻 周" w:date="2024-05-21T21:52:00Z"/>
              </w:rPr>
            </w:pPr>
            <w:ins w:id="414" w:author="東圻 周" w:date="2024-05-21T21:52:00Z">
              <w:r>
                <w:rPr>
                  <w:rFonts w:hint="eastAsia"/>
                </w:rPr>
                <w:t>AI</w:t>
              </w:r>
              <w:r>
                <w:rPr>
                  <w:rFonts w:hint="eastAsia"/>
                </w:rPr>
                <w:t>語音助理</w:t>
              </w:r>
            </w:ins>
          </w:p>
        </w:tc>
      </w:tr>
      <w:tr w:rsidR="00B9416C" w14:paraId="47530FBC" w14:textId="77777777" w:rsidTr="0003556A">
        <w:trPr>
          <w:ins w:id="415" w:author="東圻 周" w:date="2024-05-21T21:52:00Z"/>
        </w:trPr>
        <w:tc>
          <w:tcPr>
            <w:tcW w:w="1555" w:type="dxa"/>
            <w:shd w:val="clear" w:color="auto" w:fill="D9D9D9" w:themeFill="background1" w:themeFillShade="D9"/>
          </w:tcPr>
          <w:p w14:paraId="6C63220C" w14:textId="77777777" w:rsidR="00B9416C" w:rsidRDefault="00B9416C" w:rsidP="0003556A">
            <w:pPr>
              <w:snapToGrid w:val="0"/>
              <w:jc w:val="center"/>
              <w:rPr>
                <w:ins w:id="416" w:author="東圻 周" w:date="2024-05-21T21:52:00Z"/>
              </w:rPr>
            </w:pPr>
            <w:ins w:id="417" w:author="東圻 周" w:date="2024-05-21T21:52:00Z">
              <w:r>
                <w:rPr>
                  <w:rFonts w:hint="eastAsia"/>
                </w:rPr>
                <w:t>功能說明</w:t>
              </w:r>
            </w:ins>
          </w:p>
        </w:tc>
        <w:tc>
          <w:tcPr>
            <w:tcW w:w="8639" w:type="dxa"/>
            <w:gridSpan w:val="3"/>
          </w:tcPr>
          <w:p w14:paraId="321E1687" w14:textId="77777777" w:rsidR="00B9416C" w:rsidRDefault="00B9416C" w:rsidP="0003556A">
            <w:pPr>
              <w:snapToGrid w:val="0"/>
              <w:rPr>
                <w:ins w:id="418" w:author="東圻 周" w:date="2024-05-21T21:52:00Z"/>
              </w:rPr>
            </w:pPr>
            <w:ins w:id="419" w:author="東圻 周" w:date="2024-05-21T21:52:00Z">
              <w:r>
                <w:rPr>
                  <w:rFonts w:hint="eastAsia"/>
                </w:rPr>
                <w:t>透過</w:t>
              </w:r>
              <w:r>
                <w:rPr>
                  <w:rFonts w:hint="eastAsia"/>
                </w:rPr>
                <w:t>Line</w:t>
              </w:r>
              <w:r>
                <w:rPr>
                  <w:rFonts w:hint="eastAsia"/>
                </w:rPr>
                <w:t>語音訊息功能和使用者互動</w:t>
              </w:r>
            </w:ins>
          </w:p>
        </w:tc>
      </w:tr>
      <w:tr w:rsidR="00B9416C" w14:paraId="3F4E0180" w14:textId="77777777" w:rsidTr="0003556A">
        <w:trPr>
          <w:ins w:id="420" w:author="東圻 周" w:date="2024-05-21T21:52:00Z"/>
        </w:trPr>
        <w:tc>
          <w:tcPr>
            <w:tcW w:w="1555" w:type="dxa"/>
            <w:shd w:val="clear" w:color="auto" w:fill="D9D9D9" w:themeFill="background1" w:themeFillShade="D9"/>
          </w:tcPr>
          <w:p w14:paraId="588F7F34" w14:textId="77777777" w:rsidR="00B9416C" w:rsidRDefault="00B9416C" w:rsidP="0003556A">
            <w:pPr>
              <w:snapToGrid w:val="0"/>
              <w:jc w:val="center"/>
              <w:rPr>
                <w:ins w:id="421" w:author="東圻 周" w:date="2024-05-21T21:52:00Z"/>
              </w:rPr>
            </w:pPr>
            <w:ins w:id="422" w:author="東圻 周" w:date="2024-05-21T21:52:00Z">
              <w:r>
                <w:rPr>
                  <w:rFonts w:hint="eastAsia"/>
                </w:rPr>
                <w:t>輸入值</w:t>
              </w:r>
            </w:ins>
          </w:p>
        </w:tc>
        <w:tc>
          <w:tcPr>
            <w:tcW w:w="8639" w:type="dxa"/>
            <w:gridSpan w:val="3"/>
          </w:tcPr>
          <w:p w14:paraId="140FDAEA" w14:textId="77777777" w:rsidR="00B9416C" w:rsidRDefault="00B9416C" w:rsidP="0003556A">
            <w:pPr>
              <w:snapToGrid w:val="0"/>
              <w:rPr>
                <w:ins w:id="423" w:author="東圻 周" w:date="2024-05-21T21:52:00Z"/>
              </w:rPr>
            </w:pPr>
            <w:ins w:id="424" w:author="東圻 周" w:date="2024-05-21T21:52:00Z">
              <w:r>
                <w:rPr>
                  <w:rFonts w:hint="eastAsia"/>
                </w:rPr>
                <w:t>語音訊息</w:t>
              </w:r>
            </w:ins>
          </w:p>
        </w:tc>
      </w:tr>
      <w:tr w:rsidR="00B9416C" w14:paraId="5849F9D4" w14:textId="77777777" w:rsidTr="0003556A">
        <w:trPr>
          <w:ins w:id="425" w:author="東圻 周" w:date="2024-05-21T21:52:00Z"/>
        </w:trPr>
        <w:tc>
          <w:tcPr>
            <w:tcW w:w="1555" w:type="dxa"/>
            <w:shd w:val="clear" w:color="auto" w:fill="D9D9D9" w:themeFill="background1" w:themeFillShade="D9"/>
          </w:tcPr>
          <w:p w14:paraId="2E9C51B6" w14:textId="77777777" w:rsidR="00B9416C" w:rsidRDefault="00B9416C" w:rsidP="0003556A">
            <w:pPr>
              <w:snapToGrid w:val="0"/>
              <w:jc w:val="center"/>
              <w:rPr>
                <w:ins w:id="426" w:author="東圻 周" w:date="2024-05-21T21:52:00Z"/>
              </w:rPr>
            </w:pPr>
            <w:ins w:id="427" w:author="東圻 周" w:date="2024-05-21T21:52:00Z">
              <w:r>
                <w:rPr>
                  <w:rFonts w:hint="eastAsia"/>
                </w:rPr>
                <w:t>輸出值</w:t>
              </w:r>
            </w:ins>
          </w:p>
        </w:tc>
        <w:tc>
          <w:tcPr>
            <w:tcW w:w="8639" w:type="dxa"/>
            <w:gridSpan w:val="3"/>
          </w:tcPr>
          <w:p w14:paraId="3DF76E29" w14:textId="77777777" w:rsidR="00B9416C" w:rsidRDefault="00B9416C" w:rsidP="0003556A">
            <w:pPr>
              <w:snapToGrid w:val="0"/>
              <w:rPr>
                <w:ins w:id="428" w:author="東圻 周" w:date="2024-05-21T21:52:00Z"/>
              </w:rPr>
            </w:pPr>
            <w:ins w:id="429" w:author="東圻 周" w:date="2024-05-21T21:52:00Z">
              <w:r>
                <w:rPr>
                  <w:rFonts w:hint="eastAsia"/>
                </w:rPr>
                <w:t>語音訊息回應</w:t>
              </w:r>
            </w:ins>
          </w:p>
        </w:tc>
      </w:tr>
    </w:tbl>
    <w:p w14:paraId="7C54E199" w14:textId="767870D4" w:rsidR="00FE4016" w:rsidDel="00B9416C" w:rsidRDefault="00FE4016" w:rsidP="00FA7D34">
      <w:pPr>
        <w:pStyle w:val="afd"/>
        <w:ind w:left="280" w:right="280"/>
        <w:rPr>
          <w:del w:id="430" w:author="東圻 周" w:date="2024-05-21T21:52:00Z"/>
        </w:rPr>
      </w:pPr>
      <w:del w:id="431" w:author="東圻 周" w:date="2024-05-21T21:52:00Z">
        <w:r w:rsidDel="00B9416C">
          <w:rPr>
            <w:rFonts w:hint="eastAsia"/>
          </w:rPr>
          <w:delText>表</w:delText>
        </w:r>
        <w:r w:rsidDel="00B9416C">
          <w:rPr>
            <w:rFonts w:hint="eastAsia"/>
          </w:rPr>
          <w:delText>6-2-1</w:delText>
        </w:r>
        <w:r w:rsidDel="00B9416C">
          <w:rPr>
            <w:rFonts w:hint="eastAsia"/>
          </w:rPr>
          <w:delText>、程序規格書</w:delText>
        </w:r>
        <w:r w:rsidDel="00B9416C">
          <w:rPr>
            <w:rFonts w:ascii="標楷體" w:hAnsi="標楷體" w:hint="eastAsia"/>
          </w:rPr>
          <w:delText>－</w:delText>
        </w:r>
        <w:r w:rsidDel="00B9416C">
          <w:rPr>
            <w:rFonts w:hint="eastAsia"/>
          </w:rPr>
          <w:delText>求救</w:delText>
        </w:r>
        <w:bookmarkEnd w:id="66"/>
      </w:del>
    </w:p>
    <w:tbl>
      <w:tblPr>
        <w:tblStyle w:val="af4"/>
        <w:tblW w:w="0" w:type="auto"/>
        <w:tblLook w:val="04A0" w:firstRow="1" w:lastRow="0" w:firstColumn="1" w:lastColumn="0" w:noHBand="0" w:noVBand="1"/>
      </w:tblPr>
      <w:tblGrid>
        <w:gridCol w:w="1555"/>
        <w:gridCol w:w="2409"/>
        <w:gridCol w:w="1701"/>
        <w:gridCol w:w="4529"/>
      </w:tblGrid>
      <w:tr w:rsidR="00FE4016" w:rsidDel="00B9416C" w14:paraId="10C32494" w14:textId="62BBA0C9" w:rsidTr="00E62693">
        <w:trPr>
          <w:del w:id="432" w:author="東圻 周" w:date="2024-05-21T21:52:00Z"/>
        </w:trPr>
        <w:tc>
          <w:tcPr>
            <w:tcW w:w="1555" w:type="dxa"/>
            <w:shd w:val="clear" w:color="auto" w:fill="D9D9D9" w:themeFill="background1" w:themeFillShade="D9"/>
            <w:vAlign w:val="center"/>
          </w:tcPr>
          <w:p w14:paraId="5F5FAAB5" w14:textId="1FF355C1" w:rsidR="00FE4016" w:rsidDel="00B9416C" w:rsidRDefault="00FE4016" w:rsidP="00FA7D34">
            <w:pPr>
              <w:snapToGrid w:val="0"/>
              <w:jc w:val="center"/>
              <w:rPr>
                <w:del w:id="433" w:author="東圻 周" w:date="2024-05-21T21:52:00Z"/>
              </w:rPr>
            </w:pPr>
            <w:del w:id="434" w:author="東圻 周" w:date="2024-05-21T21:52:00Z">
              <w:r w:rsidDel="00B9416C">
                <w:rPr>
                  <w:rFonts w:hint="eastAsia"/>
                </w:rPr>
                <w:delText>編號</w:delText>
              </w:r>
            </w:del>
          </w:p>
        </w:tc>
        <w:tc>
          <w:tcPr>
            <w:tcW w:w="2409" w:type="dxa"/>
            <w:vAlign w:val="center"/>
          </w:tcPr>
          <w:p w14:paraId="7424D2F8" w14:textId="4F8AFCEE" w:rsidR="00FE4016" w:rsidRPr="003A222D" w:rsidDel="00B9416C" w:rsidRDefault="00FE4016" w:rsidP="00FA7D34">
            <w:pPr>
              <w:snapToGrid w:val="0"/>
              <w:jc w:val="center"/>
              <w:rPr>
                <w:del w:id="435" w:author="東圻 周" w:date="2024-05-21T21:52:00Z"/>
              </w:rPr>
            </w:pPr>
            <w:del w:id="436" w:author="東圻 周" w:date="2024-05-21T21:52:00Z">
              <w:r w:rsidDel="00B9416C">
                <w:rPr>
                  <w:rFonts w:hint="eastAsia"/>
                </w:rPr>
                <w:delText>1</w:delText>
              </w:r>
            </w:del>
          </w:p>
        </w:tc>
        <w:tc>
          <w:tcPr>
            <w:tcW w:w="1701" w:type="dxa"/>
            <w:shd w:val="clear" w:color="auto" w:fill="D9D9D9" w:themeFill="background1" w:themeFillShade="D9"/>
            <w:vAlign w:val="center"/>
          </w:tcPr>
          <w:p w14:paraId="43BE5F8B" w14:textId="43C40869" w:rsidR="00FE4016" w:rsidDel="00B9416C" w:rsidRDefault="00FE4016" w:rsidP="00FA7D34">
            <w:pPr>
              <w:snapToGrid w:val="0"/>
              <w:jc w:val="center"/>
              <w:rPr>
                <w:del w:id="437" w:author="東圻 周" w:date="2024-05-21T21:52:00Z"/>
              </w:rPr>
            </w:pPr>
            <w:del w:id="438" w:author="東圻 周" w:date="2024-05-21T21:52:00Z">
              <w:r w:rsidDel="00B9416C">
                <w:rPr>
                  <w:rFonts w:hint="eastAsia"/>
                </w:rPr>
                <w:delText>功能名稱</w:delText>
              </w:r>
            </w:del>
          </w:p>
        </w:tc>
        <w:tc>
          <w:tcPr>
            <w:tcW w:w="4529" w:type="dxa"/>
            <w:vAlign w:val="center"/>
          </w:tcPr>
          <w:p w14:paraId="79641D40" w14:textId="1B428A2D" w:rsidR="00FE4016" w:rsidDel="00B9416C" w:rsidRDefault="00FE4016" w:rsidP="00FA7D34">
            <w:pPr>
              <w:snapToGrid w:val="0"/>
              <w:jc w:val="center"/>
              <w:rPr>
                <w:del w:id="439" w:author="東圻 周" w:date="2024-05-21T21:52:00Z"/>
              </w:rPr>
            </w:pPr>
            <w:del w:id="440" w:author="東圻 周" w:date="2024-05-21T21:52:00Z">
              <w:r w:rsidDel="00B9416C">
                <w:rPr>
                  <w:rFonts w:hint="eastAsia"/>
                </w:rPr>
                <w:delText>求救</w:delText>
              </w:r>
            </w:del>
          </w:p>
        </w:tc>
      </w:tr>
      <w:tr w:rsidR="00FE4016" w:rsidDel="00B9416C" w14:paraId="5CE58CCC" w14:textId="7F17FA28" w:rsidTr="00FE4016">
        <w:trPr>
          <w:del w:id="441" w:author="東圻 周" w:date="2024-05-21T21:52:00Z"/>
        </w:trPr>
        <w:tc>
          <w:tcPr>
            <w:tcW w:w="1555" w:type="dxa"/>
            <w:shd w:val="clear" w:color="auto" w:fill="D9D9D9" w:themeFill="background1" w:themeFillShade="D9"/>
          </w:tcPr>
          <w:p w14:paraId="295EECDA" w14:textId="4640F3A0" w:rsidR="00FE4016" w:rsidDel="00B9416C" w:rsidRDefault="00FE4016" w:rsidP="00FA7D34">
            <w:pPr>
              <w:snapToGrid w:val="0"/>
              <w:jc w:val="center"/>
              <w:rPr>
                <w:del w:id="442" w:author="東圻 周" w:date="2024-05-21T21:52:00Z"/>
              </w:rPr>
            </w:pPr>
            <w:del w:id="443" w:author="東圻 周" w:date="2024-05-21T21:52:00Z">
              <w:r w:rsidDel="00B9416C">
                <w:rPr>
                  <w:rFonts w:hint="eastAsia"/>
                </w:rPr>
                <w:delText>功能說明</w:delText>
              </w:r>
            </w:del>
          </w:p>
        </w:tc>
        <w:tc>
          <w:tcPr>
            <w:tcW w:w="8639" w:type="dxa"/>
            <w:gridSpan w:val="3"/>
          </w:tcPr>
          <w:p w14:paraId="39B12BAE" w14:textId="5A836DCB" w:rsidR="00FE4016" w:rsidDel="00B9416C" w:rsidRDefault="00FE4016" w:rsidP="00FA7D34">
            <w:pPr>
              <w:snapToGrid w:val="0"/>
              <w:rPr>
                <w:del w:id="444" w:author="東圻 周" w:date="2024-05-21T21:52:00Z"/>
              </w:rPr>
            </w:pPr>
            <w:del w:id="445" w:author="東圻 周" w:date="2024-05-21T21:52:00Z">
              <w:r w:rsidDel="00B9416C">
                <w:rPr>
                  <w:rFonts w:hint="eastAsia"/>
                </w:rPr>
                <w:delText>長者發生危機事件進行求救</w:delText>
              </w:r>
            </w:del>
          </w:p>
        </w:tc>
      </w:tr>
      <w:tr w:rsidR="00FE4016" w:rsidDel="00B9416C" w14:paraId="27C541F5" w14:textId="0777FBDA" w:rsidTr="00FE4016">
        <w:trPr>
          <w:del w:id="446" w:author="東圻 周" w:date="2024-05-21T21:52:00Z"/>
        </w:trPr>
        <w:tc>
          <w:tcPr>
            <w:tcW w:w="1555" w:type="dxa"/>
            <w:shd w:val="clear" w:color="auto" w:fill="D9D9D9" w:themeFill="background1" w:themeFillShade="D9"/>
          </w:tcPr>
          <w:p w14:paraId="6D575F19" w14:textId="44094690" w:rsidR="00FE4016" w:rsidDel="00B9416C" w:rsidRDefault="00FE4016" w:rsidP="00FA7D34">
            <w:pPr>
              <w:snapToGrid w:val="0"/>
              <w:jc w:val="center"/>
              <w:rPr>
                <w:del w:id="447" w:author="東圻 周" w:date="2024-05-21T21:52:00Z"/>
              </w:rPr>
            </w:pPr>
            <w:del w:id="448" w:author="東圻 周" w:date="2024-05-21T21:52:00Z">
              <w:r w:rsidDel="00B9416C">
                <w:rPr>
                  <w:rFonts w:hint="eastAsia"/>
                </w:rPr>
                <w:delText>輸入值</w:delText>
              </w:r>
            </w:del>
          </w:p>
        </w:tc>
        <w:tc>
          <w:tcPr>
            <w:tcW w:w="8639" w:type="dxa"/>
            <w:gridSpan w:val="3"/>
          </w:tcPr>
          <w:p w14:paraId="4BE83EFD" w14:textId="0EE1CCBC" w:rsidR="00FE4016" w:rsidDel="00B9416C" w:rsidRDefault="00FE4016" w:rsidP="00FA7D34">
            <w:pPr>
              <w:snapToGrid w:val="0"/>
              <w:rPr>
                <w:del w:id="449" w:author="東圻 周" w:date="2024-05-21T21:52:00Z"/>
              </w:rPr>
            </w:pPr>
            <w:del w:id="450" w:author="東圻 周" w:date="2024-05-21T21:52:00Z">
              <w:r w:rsidDel="00B9416C">
                <w:rPr>
                  <w:rFonts w:hint="eastAsia"/>
                </w:rPr>
                <w:delText>定位資料、即時影像</w:delText>
              </w:r>
            </w:del>
          </w:p>
        </w:tc>
      </w:tr>
      <w:tr w:rsidR="00FE4016" w:rsidDel="00B9416C" w14:paraId="30E51744" w14:textId="13529617" w:rsidTr="00FE4016">
        <w:trPr>
          <w:del w:id="451" w:author="東圻 周" w:date="2024-05-21T21:52:00Z"/>
        </w:trPr>
        <w:tc>
          <w:tcPr>
            <w:tcW w:w="1555" w:type="dxa"/>
            <w:shd w:val="clear" w:color="auto" w:fill="D9D9D9" w:themeFill="background1" w:themeFillShade="D9"/>
          </w:tcPr>
          <w:p w14:paraId="558029DF" w14:textId="6CEAD339" w:rsidR="00FE4016" w:rsidDel="00B9416C" w:rsidRDefault="00FE4016" w:rsidP="00FA7D34">
            <w:pPr>
              <w:snapToGrid w:val="0"/>
              <w:jc w:val="center"/>
              <w:rPr>
                <w:del w:id="452" w:author="東圻 周" w:date="2024-05-21T21:52:00Z"/>
              </w:rPr>
            </w:pPr>
            <w:del w:id="453" w:author="東圻 周" w:date="2024-05-21T21:52:00Z">
              <w:r w:rsidDel="00B9416C">
                <w:rPr>
                  <w:rFonts w:hint="eastAsia"/>
                </w:rPr>
                <w:delText>輸出值</w:delText>
              </w:r>
            </w:del>
          </w:p>
        </w:tc>
        <w:tc>
          <w:tcPr>
            <w:tcW w:w="8639" w:type="dxa"/>
            <w:gridSpan w:val="3"/>
          </w:tcPr>
          <w:p w14:paraId="30D32FFF" w14:textId="71F65CCA" w:rsidR="00FE4016" w:rsidDel="00B9416C" w:rsidRDefault="00FE4016" w:rsidP="00FA7D34">
            <w:pPr>
              <w:snapToGrid w:val="0"/>
              <w:rPr>
                <w:del w:id="454" w:author="東圻 周" w:date="2024-05-21T21:52:00Z"/>
              </w:rPr>
            </w:pPr>
            <w:del w:id="455" w:author="東圻 周" w:date="2024-05-21T21:52:00Z">
              <w:r w:rsidDel="00B9416C">
                <w:rPr>
                  <w:rFonts w:hint="eastAsia"/>
                </w:rPr>
                <w:delText>求救事件通知及資訊</w:delText>
              </w:r>
            </w:del>
          </w:p>
        </w:tc>
      </w:tr>
    </w:tbl>
    <w:p w14:paraId="5FBA4612" w14:textId="6254A8A0" w:rsidR="00FE4016" w:rsidDel="00B9416C" w:rsidRDefault="00FE4016" w:rsidP="00FA7D34">
      <w:pPr>
        <w:snapToGrid w:val="0"/>
        <w:rPr>
          <w:del w:id="456" w:author="東圻 周" w:date="2024-05-21T21:52:00Z"/>
        </w:rPr>
      </w:pPr>
    </w:p>
    <w:p w14:paraId="081F0D7D" w14:textId="2A0D2215" w:rsidR="00FE4016" w:rsidDel="00B9416C" w:rsidRDefault="00FE4016" w:rsidP="00FA7D34">
      <w:pPr>
        <w:pStyle w:val="afd"/>
        <w:ind w:left="280" w:right="280"/>
        <w:rPr>
          <w:del w:id="457" w:author="東圻 周" w:date="2024-05-21T21:52:00Z"/>
        </w:rPr>
      </w:pPr>
      <w:bookmarkStart w:id="458" w:name="_Toc166528872"/>
      <w:del w:id="459" w:author="東圻 周" w:date="2024-05-21T21:52:00Z">
        <w:r w:rsidDel="00B9416C">
          <w:rPr>
            <w:rFonts w:hint="eastAsia"/>
          </w:rPr>
          <w:delText>表</w:delText>
        </w:r>
        <w:r w:rsidDel="00B9416C">
          <w:rPr>
            <w:rFonts w:hint="eastAsia"/>
          </w:rPr>
          <w:delText>6-2-2</w:delText>
        </w:r>
        <w:r w:rsidDel="00B9416C">
          <w:rPr>
            <w:rFonts w:hint="eastAsia"/>
          </w:rPr>
          <w:delText>、程序規格書</w:delText>
        </w:r>
        <w:r w:rsidDel="00B9416C">
          <w:rPr>
            <w:rFonts w:ascii="標楷體" w:hAnsi="標楷體" w:hint="eastAsia"/>
          </w:rPr>
          <w:delText>－</w:delText>
        </w:r>
        <w:r w:rsidDel="00B9416C">
          <w:rPr>
            <w:rFonts w:hint="eastAsia"/>
          </w:rPr>
          <w:delText>傳送通知</w:delText>
        </w:r>
        <w:bookmarkEnd w:id="458"/>
      </w:del>
    </w:p>
    <w:tbl>
      <w:tblPr>
        <w:tblStyle w:val="af4"/>
        <w:tblW w:w="0" w:type="auto"/>
        <w:tblLook w:val="04A0" w:firstRow="1" w:lastRow="0" w:firstColumn="1" w:lastColumn="0" w:noHBand="0" w:noVBand="1"/>
      </w:tblPr>
      <w:tblGrid>
        <w:gridCol w:w="1555"/>
        <w:gridCol w:w="2409"/>
        <w:gridCol w:w="1701"/>
        <w:gridCol w:w="4529"/>
      </w:tblGrid>
      <w:tr w:rsidR="00FE4016" w:rsidDel="00B9416C" w14:paraId="0EB3A1F3" w14:textId="48A68A9B" w:rsidTr="00E62693">
        <w:trPr>
          <w:del w:id="460" w:author="東圻 周" w:date="2024-05-21T21:52:00Z"/>
        </w:trPr>
        <w:tc>
          <w:tcPr>
            <w:tcW w:w="1555" w:type="dxa"/>
            <w:shd w:val="clear" w:color="auto" w:fill="D9D9D9" w:themeFill="background1" w:themeFillShade="D9"/>
            <w:vAlign w:val="center"/>
          </w:tcPr>
          <w:p w14:paraId="2A552BEF" w14:textId="6354CC39" w:rsidR="00FE4016" w:rsidDel="00B9416C" w:rsidRDefault="00FE4016" w:rsidP="00FA7D34">
            <w:pPr>
              <w:snapToGrid w:val="0"/>
              <w:jc w:val="center"/>
              <w:rPr>
                <w:del w:id="461" w:author="東圻 周" w:date="2024-05-21T21:52:00Z"/>
              </w:rPr>
            </w:pPr>
            <w:del w:id="462" w:author="東圻 周" w:date="2024-05-21T21:52:00Z">
              <w:r w:rsidDel="00B9416C">
                <w:rPr>
                  <w:rFonts w:hint="eastAsia"/>
                </w:rPr>
                <w:delText>編號</w:delText>
              </w:r>
            </w:del>
          </w:p>
        </w:tc>
        <w:tc>
          <w:tcPr>
            <w:tcW w:w="2409" w:type="dxa"/>
            <w:vAlign w:val="center"/>
          </w:tcPr>
          <w:p w14:paraId="20833A28" w14:textId="6C6D9B54" w:rsidR="00FE4016" w:rsidRPr="003A222D" w:rsidDel="00B9416C" w:rsidRDefault="00FE4016" w:rsidP="00FA7D34">
            <w:pPr>
              <w:snapToGrid w:val="0"/>
              <w:jc w:val="center"/>
              <w:rPr>
                <w:del w:id="463" w:author="東圻 周" w:date="2024-05-21T21:52:00Z"/>
              </w:rPr>
            </w:pPr>
            <w:del w:id="464" w:author="東圻 周" w:date="2024-05-21T21:52:00Z">
              <w:r w:rsidDel="00B9416C">
                <w:rPr>
                  <w:rFonts w:hint="eastAsia"/>
                </w:rPr>
                <w:delText>1-1</w:delText>
              </w:r>
            </w:del>
          </w:p>
        </w:tc>
        <w:tc>
          <w:tcPr>
            <w:tcW w:w="1701" w:type="dxa"/>
            <w:shd w:val="clear" w:color="auto" w:fill="D9D9D9" w:themeFill="background1" w:themeFillShade="D9"/>
            <w:vAlign w:val="center"/>
          </w:tcPr>
          <w:p w14:paraId="655ACB33" w14:textId="707DC973" w:rsidR="00FE4016" w:rsidDel="00B9416C" w:rsidRDefault="00FE4016" w:rsidP="00FA7D34">
            <w:pPr>
              <w:snapToGrid w:val="0"/>
              <w:jc w:val="center"/>
              <w:rPr>
                <w:del w:id="465" w:author="東圻 周" w:date="2024-05-21T21:52:00Z"/>
              </w:rPr>
            </w:pPr>
            <w:del w:id="466" w:author="東圻 周" w:date="2024-05-21T21:52:00Z">
              <w:r w:rsidDel="00B9416C">
                <w:rPr>
                  <w:rFonts w:hint="eastAsia"/>
                </w:rPr>
                <w:delText>功能名稱</w:delText>
              </w:r>
            </w:del>
          </w:p>
        </w:tc>
        <w:tc>
          <w:tcPr>
            <w:tcW w:w="4529" w:type="dxa"/>
            <w:vAlign w:val="center"/>
          </w:tcPr>
          <w:p w14:paraId="673245FB" w14:textId="17DE5D1B" w:rsidR="00FE4016" w:rsidDel="00B9416C" w:rsidRDefault="00FE4016" w:rsidP="00FA7D34">
            <w:pPr>
              <w:snapToGrid w:val="0"/>
              <w:jc w:val="center"/>
              <w:rPr>
                <w:del w:id="467" w:author="東圻 周" w:date="2024-05-21T21:52:00Z"/>
              </w:rPr>
            </w:pPr>
            <w:del w:id="468" w:author="東圻 周" w:date="2024-05-21T21:52:00Z">
              <w:r w:rsidDel="00B9416C">
                <w:rPr>
                  <w:rFonts w:hint="eastAsia"/>
                </w:rPr>
                <w:delText>傳送通知</w:delText>
              </w:r>
            </w:del>
          </w:p>
        </w:tc>
      </w:tr>
      <w:tr w:rsidR="00FE4016" w:rsidDel="00B9416C" w14:paraId="3C09F9E0" w14:textId="5A9DD6B0" w:rsidTr="00FE4016">
        <w:trPr>
          <w:del w:id="469" w:author="東圻 周" w:date="2024-05-21T21:52:00Z"/>
        </w:trPr>
        <w:tc>
          <w:tcPr>
            <w:tcW w:w="1555" w:type="dxa"/>
            <w:shd w:val="clear" w:color="auto" w:fill="D9D9D9" w:themeFill="background1" w:themeFillShade="D9"/>
          </w:tcPr>
          <w:p w14:paraId="1C58B31B" w14:textId="493145CD" w:rsidR="00FE4016" w:rsidDel="00B9416C" w:rsidRDefault="00FE4016" w:rsidP="00FA7D34">
            <w:pPr>
              <w:snapToGrid w:val="0"/>
              <w:jc w:val="center"/>
              <w:rPr>
                <w:del w:id="470" w:author="東圻 周" w:date="2024-05-21T21:52:00Z"/>
              </w:rPr>
            </w:pPr>
            <w:del w:id="471" w:author="東圻 周" w:date="2024-05-21T21:52:00Z">
              <w:r w:rsidDel="00B9416C">
                <w:rPr>
                  <w:rFonts w:hint="eastAsia"/>
                </w:rPr>
                <w:delText>功能說明</w:delText>
              </w:r>
            </w:del>
          </w:p>
        </w:tc>
        <w:tc>
          <w:tcPr>
            <w:tcW w:w="8639" w:type="dxa"/>
            <w:gridSpan w:val="3"/>
          </w:tcPr>
          <w:p w14:paraId="11DBE5C2" w14:textId="443905BC" w:rsidR="00FE4016" w:rsidDel="00B9416C" w:rsidRDefault="00FE4016" w:rsidP="00FA7D34">
            <w:pPr>
              <w:snapToGrid w:val="0"/>
              <w:rPr>
                <w:del w:id="472" w:author="東圻 周" w:date="2024-05-21T21:52:00Z"/>
              </w:rPr>
            </w:pPr>
            <w:del w:id="473" w:author="東圻 周" w:date="2024-05-21T21:52:00Z">
              <w:r w:rsidDel="00B9416C">
                <w:rPr>
                  <w:rFonts w:hint="eastAsia"/>
                </w:rPr>
                <w:delText>發送求救訊息</w:delText>
              </w:r>
            </w:del>
          </w:p>
        </w:tc>
      </w:tr>
      <w:tr w:rsidR="00FE4016" w:rsidDel="00B9416C" w14:paraId="4709E646" w14:textId="0F8CB0E6" w:rsidTr="00FE4016">
        <w:trPr>
          <w:del w:id="474" w:author="東圻 周" w:date="2024-05-21T21:52:00Z"/>
        </w:trPr>
        <w:tc>
          <w:tcPr>
            <w:tcW w:w="1555" w:type="dxa"/>
            <w:shd w:val="clear" w:color="auto" w:fill="D9D9D9" w:themeFill="background1" w:themeFillShade="D9"/>
          </w:tcPr>
          <w:p w14:paraId="65C3DB44" w14:textId="23804B4F" w:rsidR="00FE4016" w:rsidDel="00B9416C" w:rsidRDefault="00FE4016" w:rsidP="00FA7D34">
            <w:pPr>
              <w:snapToGrid w:val="0"/>
              <w:jc w:val="center"/>
              <w:rPr>
                <w:del w:id="475" w:author="東圻 周" w:date="2024-05-21T21:52:00Z"/>
              </w:rPr>
            </w:pPr>
            <w:del w:id="476" w:author="東圻 周" w:date="2024-05-21T21:52:00Z">
              <w:r w:rsidDel="00B9416C">
                <w:rPr>
                  <w:rFonts w:hint="eastAsia"/>
                </w:rPr>
                <w:delText>輸入值</w:delText>
              </w:r>
            </w:del>
          </w:p>
        </w:tc>
        <w:tc>
          <w:tcPr>
            <w:tcW w:w="8639" w:type="dxa"/>
            <w:gridSpan w:val="3"/>
          </w:tcPr>
          <w:p w14:paraId="25BFB831" w14:textId="63F6D66B" w:rsidR="00FE4016" w:rsidDel="00B9416C" w:rsidRDefault="00FE4016" w:rsidP="00FA7D34">
            <w:pPr>
              <w:snapToGrid w:val="0"/>
              <w:rPr>
                <w:del w:id="477" w:author="東圻 周" w:date="2024-05-21T21:52:00Z"/>
              </w:rPr>
            </w:pPr>
            <w:del w:id="478" w:author="東圻 周" w:date="2024-05-21T21:52:00Z">
              <w:r w:rsidDel="00B9416C">
                <w:rPr>
                  <w:rFonts w:hint="eastAsia"/>
                </w:rPr>
                <w:delText>即時影像、定位資料</w:delText>
              </w:r>
              <w:r w:rsidDel="00B9416C">
                <w:rPr>
                  <w:rFonts w:hint="eastAsia"/>
                </w:rPr>
                <w:delText>/</w:delText>
              </w:r>
              <w:r w:rsidDel="00B9416C">
                <w:rPr>
                  <w:rFonts w:hint="eastAsia"/>
                </w:rPr>
                <w:delText>訊息確認</w:delText>
              </w:r>
            </w:del>
          </w:p>
        </w:tc>
      </w:tr>
      <w:tr w:rsidR="00FE4016" w:rsidDel="00B9416C" w14:paraId="1E5FAC1A" w14:textId="5C4B7C18" w:rsidTr="00FE4016">
        <w:trPr>
          <w:del w:id="479" w:author="東圻 周" w:date="2024-05-21T21:52:00Z"/>
        </w:trPr>
        <w:tc>
          <w:tcPr>
            <w:tcW w:w="1555" w:type="dxa"/>
            <w:shd w:val="clear" w:color="auto" w:fill="D9D9D9" w:themeFill="background1" w:themeFillShade="D9"/>
          </w:tcPr>
          <w:p w14:paraId="61D3E74A" w14:textId="5F187227" w:rsidR="00FE4016" w:rsidDel="00B9416C" w:rsidRDefault="00FE4016" w:rsidP="00FA7D34">
            <w:pPr>
              <w:snapToGrid w:val="0"/>
              <w:jc w:val="center"/>
              <w:rPr>
                <w:del w:id="480" w:author="東圻 周" w:date="2024-05-21T21:52:00Z"/>
              </w:rPr>
            </w:pPr>
            <w:del w:id="481" w:author="東圻 周" w:date="2024-05-21T21:52:00Z">
              <w:r w:rsidDel="00B9416C">
                <w:rPr>
                  <w:rFonts w:hint="eastAsia"/>
                </w:rPr>
                <w:delText>輸出值</w:delText>
              </w:r>
            </w:del>
          </w:p>
        </w:tc>
        <w:tc>
          <w:tcPr>
            <w:tcW w:w="8639" w:type="dxa"/>
            <w:gridSpan w:val="3"/>
          </w:tcPr>
          <w:p w14:paraId="195CF640" w14:textId="5332BB62" w:rsidR="00FE4016" w:rsidDel="00B9416C" w:rsidRDefault="00FE4016" w:rsidP="00FA7D34">
            <w:pPr>
              <w:snapToGrid w:val="0"/>
              <w:rPr>
                <w:del w:id="482" w:author="東圻 周" w:date="2024-05-21T21:52:00Z"/>
              </w:rPr>
            </w:pPr>
            <w:del w:id="483" w:author="東圻 周" w:date="2024-05-21T21:52:00Z">
              <w:r w:rsidDel="00B9416C">
                <w:rPr>
                  <w:rFonts w:hint="eastAsia"/>
                </w:rPr>
                <w:delText>求救通知</w:delText>
              </w:r>
              <w:r w:rsidDel="00B9416C">
                <w:rPr>
                  <w:rFonts w:hint="eastAsia"/>
                </w:rPr>
                <w:delText>/</w:delText>
              </w:r>
              <w:r w:rsidDel="00B9416C">
                <w:rPr>
                  <w:rFonts w:hint="eastAsia"/>
                </w:rPr>
                <w:delText>求救回應</w:delText>
              </w:r>
            </w:del>
          </w:p>
        </w:tc>
      </w:tr>
    </w:tbl>
    <w:p w14:paraId="575A136C" w14:textId="56E47A70" w:rsidR="00FE4016" w:rsidDel="00B9416C" w:rsidRDefault="00FE4016" w:rsidP="00FA7D34">
      <w:pPr>
        <w:snapToGrid w:val="0"/>
        <w:rPr>
          <w:del w:id="484" w:author="東圻 周" w:date="2024-05-21T21:52:00Z"/>
        </w:rPr>
      </w:pPr>
    </w:p>
    <w:p w14:paraId="35A7F5FE" w14:textId="11CD4BB8" w:rsidR="00FE4016" w:rsidDel="00B9416C" w:rsidRDefault="00FE4016" w:rsidP="00FA7D34">
      <w:pPr>
        <w:pStyle w:val="afd"/>
        <w:ind w:left="280" w:right="280"/>
        <w:rPr>
          <w:del w:id="485" w:author="東圻 周" w:date="2024-05-21T21:52:00Z"/>
        </w:rPr>
      </w:pPr>
      <w:bookmarkStart w:id="486" w:name="_Toc166528873"/>
      <w:del w:id="487" w:author="東圻 周" w:date="2024-05-21T21:52:00Z">
        <w:r w:rsidDel="00B9416C">
          <w:rPr>
            <w:rFonts w:hint="eastAsia"/>
          </w:rPr>
          <w:delText>表</w:delText>
        </w:r>
        <w:r w:rsidDel="00B9416C">
          <w:rPr>
            <w:rFonts w:hint="eastAsia"/>
          </w:rPr>
          <w:delText>6-2-3</w:delText>
        </w:r>
        <w:r w:rsidDel="00B9416C">
          <w:rPr>
            <w:rFonts w:hint="eastAsia"/>
          </w:rPr>
          <w:delText>、程序規格書</w:delText>
        </w:r>
        <w:r w:rsidDel="00B9416C">
          <w:rPr>
            <w:rFonts w:ascii="標楷體" w:hAnsi="標楷體" w:hint="eastAsia"/>
          </w:rPr>
          <w:delText>－</w:delText>
        </w:r>
        <w:r w:rsidDel="00B9416C">
          <w:rPr>
            <w:rFonts w:hint="eastAsia"/>
          </w:rPr>
          <w:delText>即時影像</w:delText>
        </w:r>
        <w:bookmarkEnd w:id="486"/>
      </w:del>
    </w:p>
    <w:tbl>
      <w:tblPr>
        <w:tblStyle w:val="af4"/>
        <w:tblW w:w="0" w:type="auto"/>
        <w:tblLook w:val="04A0" w:firstRow="1" w:lastRow="0" w:firstColumn="1" w:lastColumn="0" w:noHBand="0" w:noVBand="1"/>
      </w:tblPr>
      <w:tblGrid>
        <w:gridCol w:w="1555"/>
        <w:gridCol w:w="2409"/>
        <w:gridCol w:w="1701"/>
        <w:gridCol w:w="4529"/>
      </w:tblGrid>
      <w:tr w:rsidR="00FE4016" w:rsidDel="00B9416C" w14:paraId="359EB013" w14:textId="58FA88FC" w:rsidTr="00E62693">
        <w:trPr>
          <w:del w:id="488" w:author="東圻 周" w:date="2024-05-21T21:52:00Z"/>
        </w:trPr>
        <w:tc>
          <w:tcPr>
            <w:tcW w:w="1555" w:type="dxa"/>
            <w:shd w:val="clear" w:color="auto" w:fill="D9D9D9" w:themeFill="background1" w:themeFillShade="D9"/>
            <w:vAlign w:val="center"/>
          </w:tcPr>
          <w:p w14:paraId="0794F05C" w14:textId="7348A579" w:rsidR="00FE4016" w:rsidDel="00B9416C" w:rsidRDefault="00FE4016" w:rsidP="00FA7D34">
            <w:pPr>
              <w:snapToGrid w:val="0"/>
              <w:jc w:val="center"/>
              <w:rPr>
                <w:del w:id="489" w:author="東圻 周" w:date="2024-05-21T21:52:00Z"/>
              </w:rPr>
            </w:pPr>
            <w:del w:id="490" w:author="東圻 周" w:date="2024-05-21T21:52:00Z">
              <w:r w:rsidDel="00B9416C">
                <w:rPr>
                  <w:rFonts w:hint="eastAsia"/>
                </w:rPr>
                <w:delText>編號</w:delText>
              </w:r>
            </w:del>
          </w:p>
        </w:tc>
        <w:tc>
          <w:tcPr>
            <w:tcW w:w="2409" w:type="dxa"/>
            <w:vAlign w:val="center"/>
          </w:tcPr>
          <w:p w14:paraId="77D5C027" w14:textId="565CD13A" w:rsidR="00FE4016" w:rsidRPr="003A222D" w:rsidDel="00B9416C" w:rsidRDefault="00FE4016" w:rsidP="00FA7D34">
            <w:pPr>
              <w:snapToGrid w:val="0"/>
              <w:jc w:val="center"/>
              <w:rPr>
                <w:del w:id="491" w:author="東圻 周" w:date="2024-05-21T21:52:00Z"/>
              </w:rPr>
            </w:pPr>
            <w:del w:id="492" w:author="東圻 周" w:date="2024-05-21T21:52:00Z">
              <w:r w:rsidDel="00B9416C">
                <w:rPr>
                  <w:rFonts w:hint="eastAsia"/>
                </w:rPr>
                <w:delText>1-2</w:delText>
              </w:r>
            </w:del>
          </w:p>
        </w:tc>
        <w:tc>
          <w:tcPr>
            <w:tcW w:w="1701" w:type="dxa"/>
            <w:shd w:val="clear" w:color="auto" w:fill="D9D9D9" w:themeFill="background1" w:themeFillShade="D9"/>
            <w:vAlign w:val="center"/>
          </w:tcPr>
          <w:p w14:paraId="5E3983FD" w14:textId="67DA20C1" w:rsidR="00FE4016" w:rsidDel="00B9416C" w:rsidRDefault="00FE4016" w:rsidP="00FA7D34">
            <w:pPr>
              <w:snapToGrid w:val="0"/>
              <w:jc w:val="center"/>
              <w:rPr>
                <w:del w:id="493" w:author="東圻 周" w:date="2024-05-21T21:52:00Z"/>
              </w:rPr>
            </w:pPr>
            <w:del w:id="494" w:author="東圻 周" w:date="2024-05-21T21:52:00Z">
              <w:r w:rsidDel="00B9416C">
                <w:rPr>
                  <w:rFonts w:hint="eastAsia"/>
                </w:rPr>
                <w:delText>功能名稱</w:delText>
              </w:r>
            </w:del>
          </w:p>
        </w:tc>
        <w:tc>
          <w:tcPr>
            <w:tcW w:w="4529" w:type="dxa"/>
            <w:vAlign w:val="center"/>
          </w:tcPr>
          <w:p w14:paraId="5F89696F" w14:textId="2544BC5A" w:rsidR="00FE4016" w:rsidDel="00B9416C" w:rsidRDefault="00FE4016" w:rsidP="00FA7D34">
            <w:pPr>
              <w:snapToGrid w:val="0"/>
              <w:jc w:val="center"/>
              <w:rPr>
                <w:del w:id="495" w:author="東圻 周" w:date="2024-05-21T21:52:00Z"/>
              </w:rPr>
            </w:pPr>
            <w:del w:id="496" w:author="東圻 周" w:date="2024-05-21T21:52:00Z">
              <w:r w:rsidDel="00B9416C">
                <w:rPr>
                  <w:rFonts w:hint="eastAsia"/>
                </w:rPr>
                <w:delText>即時影像</w:delText>
              </w:r>
            </w:del>
          </w:p>
        </w:tc>
      </w:tr>
      <w:tr w:rsidR="00FE4016" w:rsidDel="00B9416C" w14:paraId="2E1F89C6" w14:textId="1EA7EABE" w:rsidTr="00FE4016">
        <w:trPr>
          <w:del w:id="497" w:author="東圻 周" w:date="2024-05-21T21:52:00Z"/>
        </w:trPr>
        <w:tc>
          <w:tcPr>
            <w:tcW w:w="1555" w:type="dxa"/>
            <w:shd w:val="clear" w:color="auto" w:fill="D9D9D9" w:themeFill="background1" w:themeFillShade="D9"/>
          </w:tcPr>
          <w:p w14:paraId="23D5A032" w14:textId="4A0942B9" w:rsidR="00FE4016" w:rsidDel="00B9416C" w:rsidRDefault="00FE4016" w:rsidP="00FA7D34">
            <w:pPr>
              <w:snapToGrid w:val="0"/>
              <w:jc w:val="center"/>
              <w:rPr>
                <w:del w:id="498" w:author="東圻 周" w:date="2024-05-21T21:52:00Z"/>
              </w:rPr>
            </w:pPr>
            <w:del w:id="499" w:author="東圻 周" w:date="2024-05-21T21:52:00Z">
              <w:r w:rsidDel="00B9416C">
                <w:rPr>
                  <w:rFonts w:hint="eastAsia"/>
                </w:rPr>
                <w:delText>功能說明</w:delText>
              </w:r>
            </w:del>
          </w:p>
        </w:tc>
        <w:tc>
          <w:tcPr>
            <w:tcW w:w="8639" w:type="dxa"/>
            <w:gridSpan w:val="3"/>
          </w:tcPr>
          <w:p w14:paraId="556F6917" w14:textId="35B93EB8" w:rsidR="00FE4016" w:rsidDel="00B9416C" w:rsidRDefault="00FE4016" w:rsidP="00FA7D34">
            <w:pPr>
              <w:snapToGrid w:val="0"/>
              <w:rPr>
                <w:del w:id="500" w:author="東圻 周" w:date="2024-05-21T21:52:00Z"/>
              </w:rPr>
            </w:pPr>
            <w:del w:id="501" w:author="東圻 周" w:date="2024-05-21T21:52:00Z">
              <w:r w:rsidDel="00B9416C">
                <w:rPr>
                  <w:rFonts w:hint="eastAsia"/>
                </w:rPr>
                <w:delText>長者發生危機事件進行影像拍攝</w:delText>
              </w:r>
            </w:del>
          </w:p>
        </w:tc>
      </w:tr>
      <w:tr w:rsidR="00FE4016" w:rsidDel="00B9416C" w14:paraId="2B364416" w14:textId="7CAA70EF" w:rsidTr="00FE4016">
        <w:trPr>
          <w:del w:id="502" w:author="東圻 周" w:date="2024-05-21T21:52:00Z"/>
        </w:trPr>
        <w:tc>
          <w:tcPr>
            <w:tcW w:w="1555" w:type="dxa"/>
            <w:shd w:val="clear" w:color="auto" w:fill="D9D9D9" w:themeFill="background1" w:themeFillShade="D9"/>
          </w:tcPr>
          <w:p w14:paraId="0AF5326C" w14:textId="384672DE" w:rsidR="00FE4016" w:rsidDel="00B9416C" w:rsidRDefault="00FE4016" w:rsidP="00FA7D34">
            <w:pPr>
              <w:snapToGrid w:val="0"/>
              <w:jc w:val="center"/>
              <w:rPr>
                <w:del w:id="503" w:author="東圻 周" w:date="2024-05-21T21:52:00Z"/>
              </w:rPr>
            </w:pPr>
            <w:del w:id="504" w:author="東圻 周" w:date="2024-05-21T21:52:00Z">
              <w:r w:rsidDel="00B9416C">
                <w:rPr>
                  <w:rFonts w:hint="eastAsia"/>
                </w:rPr>
                <w:delText>輸入值</w:delText>
              </w:r>
            </w:del>
          </w:p>
        </w:tc>
        <w:tc>
          <w:tcPr>
            <w:tcW w:w="8639" w:type="dxa"/>
            <w:gridSpan w:val="3"/>
          </w:tcPr>
          <w:p w14:paraId="7B9C0344" w14:textId="10DCAB75" w:rsidR="00FE4016" w:rsidDel="00B9416C" w:rsidRDefault="00FE4016" w:rsidP="00FA7D34">
            <w:pPr>
              <w:snapToGrid w:val="0"/>
              <w:rPr>
                <w:del w:id="505" w:author="東圻 周" w:date="2024-05-21T21:52:00Z"/>
              </w:rPr>
            </w:pPr>
            <w:del w:id="506" w:author="東圻 周" w:date="2024-05-21T21:52:00Z">
              <w:r w:rsidDel="00B9416C">
                <w:rPr>
                  <w:rFonts w:hint="eastAsia"/>
                </w:rPr>
                <w:delText>按鈕觸發</w:delText>
              </w:r>
            </w:del>
          </w:p>
        </w:tc>
      </w:tr>
      <w:tr w:rsidR="00FE4016" w:rsidDel="00B9416C" w14:paraId="126DE8CB" w14:textId="4A07BD64" w:rsidTr="00FE4016">
        <w:trPr>
          <w:del w:id="507" w:author="東圻 周" w:date="2024-05-21T21:52:00Z"/>
        </w:trPr>
        <w:tc>
          <w:tcPr>
            <w:tcW w:w="1555" w:type="dxa"/>
            <w:shd w:val="clear" w:color="auto" w:fill="D9D9D9" w:themeFill="background1" w:themeFillShade="D9"/>
          </w:tcPr>
          <w:p w14:paraId="5BDEC78C" w14:textId="7F0FF55B" w:rsidR="00FE4016" w:rsidDel="00B9416C" w:rsidRDefault="00FE4016" w:rsidP="00FA7D34">
            <w:pPr>
              <w:snapToGrid w:val="0"/>
              <w:jc w:val="center"/>
              <w:rPr>
                <w:del w:id="508" w:author="東圻 周" w:date="2024-05-21T21:52:00Z"/>
              </w:rPr>
            </w:pPr>
            <w:del w:id="509" w:author="東圻 周" w:date="2024-05-21T21:52:00Z">
              <w:r w:rsidDel="00B9416C">
                <w:rPr>
                  <w:rFonts w:hint="eastAsia"/>
                </w:rPr>
                <w:delText>輸出值</w:delText>
              </w:r>
            </w:del>
          </w:p>
        </w:tc>
        <w:tc>
          <w:tcPr>
            <w:tcW w:w="8639" w:type="dxa"/>
            <w:gridSpan w:val="3"/>
          </w:tcPr>
          <w:p w14:paraId="0C9A319C" w14:textId="3E0B13EA" w:rsidR="00FE4016" w:rsidDel="00B9416C" w:rsidRDefault="00FE4016" w:rsidP="00FA7D34">
            <w:pPr>
              <w:snapToGrid w:val="0"/>
              <w:rPr>
                <w:del w:id="510" w:author="東圻 周" w:date="2024-05-21T21:52:00Z"/>
              </w:rPr>
            </w:pPr>
            <w:del w:id="511" w:author="東圻 周" w:date="2024-05-21T21:52:00Z">
              <w:r w:rsidDel="00B9416C">
                <w:rPr>
                  <w:rFonts w:hint="eastAsia"/>
                </w:rPr>
                <w:delText>即時影像</w:delText>
              </w:r>
            </w:del>
          </w:p>
        </w:tc>
      </w:tr>
    </w:tbl>
    <w:p w14:paraId="1D88734A" w14:textId="25F986D0" w:rsidR="00FE4016" w:rsidDel="00B9416C" w:rsidRDefault="00FE4016" w:rsidP="00FA7D34">
      <w:pPr>
        <w:snapToGrid w:val="0"/>
        <w:rPr>
          <w:del w:id="512" w:author="東圻 周" w:date="2024-05-21T21:52:00Z"/>
        </w:rPr>
      </w:pPr>
    </w:p>
    <w:p w14:paraId="16BB928F" w14:textId="7EDDBBB2" w:rsidR="00FE4016" w:rsidDel="00B9416C" w:rsidRDefault="00FE4016" w:rsidP="00FA7D34">
      <w:pPr>
        <w:pStyle w:val="afd"/>
        <w:ind w:left="280" w:right="280"/>
        <w:rPr>
          <w:del w:id="513" w:author="東圻 周" w:date="2024-05-21T21:52:00Z"/>
        </w:rPr>
      </w:pPr>
      <w:bookmarkStart w:id="514" w:name="_Toc166528874"/>
      <w:del w:id="515" w:author="東圻 周" w:date="2024-05-21T21:52:00Z">
        <w:r w:rsidDel="00B9416C">
          <w:rPr>
            <w:rFonts w:hint="eastAsia"/>
          </w:rPr>
          <w:delText>表</w:delText>
        </w:r>
        <w:r w:rsidDel="00B9416C">
          <w:rPr>
            <w:rFonts w:hint="eastAsia"/>
          </w:rPr>
          <w:delText>6-2-4</w:delText>
        </w:r>
        <w:r w:rsidDel="00B9416C">
          <w:rPr>
            <w:rFonts w:hint="eastAsia"/>
          </w:rPr>
          <w:delText>、程序規格書</w:delText>
        </w:r>
        <w:r w:rsidDel="00B9416C">
          <w:rPr>
            <w:rFonts w:ascii="標楷體" w:hAnsi="標楷體" w:hint="eastAsia"/>
          </w:rPr>
          <w:delText>－</w:delText>
        </w:r>
        <w:r w:rsidDel="00B9416C">
          <w:rPr>
            <w:rFonts w:hint="eastAsia"/>
          </w:rPr>
          <w:delText>定位資料</w:delText>
        </w:r>
        <w:bookmarkEnd w:id="514"/>
      </w:del>
    </w:p>
    <w:tbl>
      <w:tblPr>
        <w:tblStyle w:val="af4"/>
        <w:tblW w:w="0" w:type="auto"/>
        <w:tblLook w:val="04A0" w:firstRow="1" w:lastRow="0" w:firstColumn="1" w:lastColumn="0" w:noHBand="0" w:noVBand="1"/>
      </w:tblPr>
      <w:tblGrid>
        <w:gridCol w:w="1555"/>
        <w:gridCol w:w="2409"/>
        <w:gridCol w:w="1701"/>
        <w:gridCol w:w="4529"/>
      </w:tblGrid>
      <w:tr w:rsidR="00FE4016" w:rsidDel="00B9416C" w14:paraId="56AD45AE" w14:textId="395CA0E3" w:rsidTr="00E62693">
        <w:trPr>
          <w:del w:id="516" w:author="東圻 周" w:date="2024-05-21T21:52:00Z"/>
        </w:trPr>
        <w:tc>
          <w:tcPr>
            <w:tcW w:w="1555" w:type="dxa"/>
            <w:shd w:val="clear" w:color="auto" w:fill="D9D9D9" w:themeFill="background1" w:themeFillShade="D9"/>
            <w:vAlign w:val="center"/>
          </w:tcPr>
          <w:p w14:paraId="34F24607" w14:textId="30210727" w:rsidR="00FE4016" w:rsidDel="00B9416C" w:rsidRDefault="00FE4016" w:rsidP="00FA7D34">
            <w:pPr>
              <w:snapToGrid w:val="0"/>
              <w:jc w:val="center"/>
              <w:rPr>
                <w:del w:id="517" w:author="東圻 周" w:date="2024-05-21T21:52:00Z"/>
              </w:rPr>
            </w:pPr>
            <w:del w:id="518" w:author="東圻 周" w:date="2024-05-21T21:52:00Z">
              <w:r w:rsidDel="00B9416C">
                <w:rPr>
                  <w:rFonts w:hint="eastAsia"/>
                </w:rPr>
                <w:delText>編號</w:delText>
              </w:r>
            </w:del>
          </w:p>
        </w:tc>
        <w:tc>
          <w:tcPr>
            <w:tcW w:w="2409" w:type="dxa"/>
            <w:vAlign w:val="center"/>
          </w:tcPr>
          <w:p w14:paraId="4D75385C" w14:textId="1AEA7816" w:rsidR="00FE4016" w:rsidRPr="003A222D" w:rsidDel="00B9416C" w:rsidRDefault="00FE4016" w:rsidP="00FA7D34">
            <w:pPr>
              <w:snapToGrid w:val="0"/>
              <w:jc w:val="center"/>
              <w:rPr>
                <w:del w:id="519" w:author="東圻 周" w:date="2024-05-21T21:52:00Z"/>
              </w:rPr>
            </w:pPr>
            <w:del w:id="520" w:author="東圻 周" w:date="2024-05-21T21:52:00Z">
              <w:r w:rsidDel="00B9416C">
                <w:rPr>
                  <w:rFonts w:hint="eastAsia"/>
                </w:rPr>
                <w:delText>1-3</w:delText>
              </w:r>
            </w:del>
          </w:p>
        </w:tc>
        <w:tc>
          <w:tcPr>
            <w:tcW w:w="1701" w:type="dxa"/>
            <w:shd w:val="clear" w:color="auto" w:fill="D9D9D9" w:themeFill="background1" w:themeFillShade="D9"/>
            <w:vAlign w:val="center"/>
          </w:tcPr>
          <w:p w14:paraId="24FFF5A5" w14:textId="1398725B" w:rsidR="00FE4016" w:rsidDel="00B9416C" w:rsidRDefault="00FE4016" w:rsidP="00FA7D34">
            <w:pPr>
              <w:snapToGrid w:val="0"/>
              <w:jc w:val="center"/>
              <w:rPr>
                <w:del w:id="521" w:author="東圻 周" w:date="2024-05-21T21:52:00Z"/>
              </w:rPr>
            </w:pPr>
            <w:del w:id="522" w:author="東圻 周" w:date="2024-05-21T21:52:00Z">
              <w:r w:rsidDel="00B9416C">
                <w:rPr>
                  <w:rFonts w:hint="eastAsia"/>
                </w:rPr>
                <w:delText>功能名稱</w:delText>
              </w:r>
            </w:del>
          </w:p>
        </w:tc>
        <w:tc>
          <w:tcPr>
            <w:tcW w:w="4529" w:type="dxa"/>
            <w:vAlign w:val="center"/>
          </w:tcPr>
          <w:p w14:paraId="0A7F74B7" w14:textId="5B6E8120" w:rsidR="00FE4016" w:rsidDel="00B9416C" w:rsidRDefault="00FE4016" w:rsidP="00FA7D34">
            <w:pPr>
              <w:snapToGrid w:val="0"/>
              <w:jc w:val="center"/>
              <w:rPr>
                <w:del w:id="523" w:author="東圻 周" w:date="2024-05-21T21:52:00Z"/>
              </w:rPr>
            </w:pPr>
            <w:del w:id="524" w:author="東圻 周" w:date="2024-05-21T21:52:00Z">
              <w:r w:rsidDel="00B9416C">
                <w:rPr>
                  <w:rFonts w:hint="eastAsia"/>
                </w:rPr>
                <w:delText>定位資料</w:delText>
              </w:r>
            </w:del>
          </w:p>
        </w:tc>
      </w:tr>
      <w:tr w:rsidR="00FE4016" w:rsidDel="00B9416C" w14:paraId="2F712C0D" w14:textId="1DE03D31" w:rsidTr="00FE4016">
        <w:trPr>
          <w:del w:id="525" w:author="東圻 周" w:date="2024-05-21T21:52:00Z"/>
        </w:trPr>
        <w:tc>
          <w:tcPr>
            <w:tcW w:w="1555" w:type="dxa"/>
            <w:shd w:val="clear" w:color="auto" w:fill="D9D9D9" w:themeFill="background1" w:themeFillShade="D9"/>
          </w:tcPr>
          <w:p w14:paraId="5056FCB3" w14:textId="393DC6EB" w:rsidR="00FE4016" w:rsidDel="00B9416C" w:rsidRDefault="00FE4016" w:rsidP="00FA7D34">
            <w:pPr>
              <w:snapToGrid w:val="0"/>
              <w:jc w:val="center"/>
              <w:rPr>
                <w:del w:id="526" w:author="東圻 周" w:date="2024-05-21T21:52:00Z"/>
              </w:rPr>
            </w:pPr>
            <w:del w:id="527" w:author="東圻 周" w:date="2024-05-21T21:52:00Z">
              <w:r w:rsidDel="00B9416C">
                <w:rPr>
                  <w:rFonts w:hint="eastAsia"/>
                </w:rPr>
                <w:delText>功能說明</w:delText>
              </w:r>
            </w:del>
          </w:p>
        </w:tc>
        <w:tc>
          <w:tcPr>
            <w:tcW w:w="8639" w:type="dxa"/>
            <w:gridSpan w:val="3"/>
          </w:tcPr>
          <w:p w14:paraId="34294CB9" w14:textId="62CE42A9" w:rsidR="00FE4016" w:rsidDel="00B9416C" w:rsidRDefault="00FE4016" w:rsidP="00FA7D34">
            <w:pPr>
              <w:snapToGrid w:val="0"/>
              <w:rPr>
                <w:del w:id="528" w:author="東圻 周" w:date="2024-05-21T21:52:00Z"/>
              </w:rPr>
            </w:pPr>
            <w:del w:id="529" w:author="東圻 周" w:date="2024-05-21T21:52:00Z">
              <w:r w:rsidDel="00B9416C">
                <w:rPr>
                  <w:rFonts w:hint="eastAsia"/>
                </w:rPr>
                <w:delText>長者發生危機事件發送定位訊息</w:delText>
              </w:r>
            </w:del>
          </w:p>
        </w:tc>
      </w:tr>
      <w:tr w:rsidR="00FE4016" w:rsidDel="00B9416C" w14:paraId="031BFEBA" w14:textId="6685CB15" w:rsidTr="00FE4016">
        <w:trPr>
          <w:del w:id="530" w:author="東圻 周" w:date="2024-05-21T21:52:00Z"/>
        </w:trPr>
        <w:tc>
          <w:tcPr>
            <w:tcW w:w="1555" w:type="dxa"/>
            <w:shd w:val="clear" w:color="auto" w:fill="D9D9D9" w:themeFill="background1" w:themeFillShade="D9"/>
          </w:tcPr>
          <w:p w14:paraId="23B3B635" w14:textId="7025D8F2" w:rsidR="00FE4016" w:rsidDel="00B9416C" w:rsidRDefault="00FE4016" w:rsidP="00FA7D34">
            <w:pPr>
              <w:snapToGrid w:val="0"/>
              <w:jc w:val="center"/>
              <w:rPr>
                <w:del w:id="531" w:author="東圻 周" w:date="2024-05-21T21:52:00Z"/>
              </w:rPr>
            </w:pPr>
            <w:del w:id="532" w:author="東圻 周" w:date="2024-05-21T21:52:00Z">
              <w:r w:rsidDel="00B9416C">
                <w:rPr>
                  <w:rFonts w:hint="eastAsia"/>
                </w:rPr>
                <w:delText>輸入值</w:delText>
              </w:r>
            </w:del>
          </w:p>
        </w:tc>
        <w:tc>
          <w:tcPr>
            <w:tcW w:w="8639" w:type="dxa"/>
            <w:gridSpan w:val="3"/>
          </w:tcPr>
          <w:p w14:paraId="4061CDAB" w14:textId="6FB3F9DF" w:rsidR="00FE4016" w:rsidDel="00B9416C" w:rsidRDefault="00FE4016" w:rsidP="00FA7D34">
            <w:pPr>
              <w:snapToGrid w:val="0"/>
              <w:rPr>
                <w:del w:id="533" w:author="東圻 周" w:date="2024-05-21T21:52:00Z"/>
              </w:rPr>
            </w:pPr>
            <w:del w:id="534" w:author="東圻 周" w:date="2024-05-21T21:52:00Z">
              <w:r w:rsidDel="00B9416C">
                <w:rPr>
                  <w:rFonts w:hint="eastAsia"/>
                </w:rPr>
                <w:delText>按鈕觸發</w:delText>
              </w:r>
            </w:del>
          </w:p>
        </w:tc>
      </w:tr>
      <w:tr w:rsidR="00FE4016" w:rsidDel="00B9416C" w14:paraId="0A18713F" w14:textId="3A520FAD" w:rsidTr="00FE4016">
        <w:trPr>
          <w:del w:id="535" w:author="東圻 周" w:date="2024-05-21T21:52:00Z"/>
        </w:trPr>
        <w:tc>
          <w:tcPr>
            <w:tcW w:w="1555" w:type="dxa"/>
            <w:shd w:val="clear" w:color="auto" w:fill="D9D9D9" w:themeFill="background1" w:themeFillShade="D9"/>
          </w:tcPr>
          <w:p w14:paraId="6407E4BC" w14:textId="0DF56DC4" w:rsidR="00FE4016" w:rsidDel="00B9416C" w:rsidRDefault="00FE4016" w:rsidP="00FA7D34">
            <w:pPr>
              <w:snapToGrid w:val="0"/>
              <w:jc w:val="center"/>
              <w:rPr>
                <w:del w:id="536" w:author="東圻 周" w:date="2024-05-21T21:52:00Z"/>
              </w:rPr>
            </w:pPr>
            <w:del w:id="537" w:author="東圻 周" w:date="2024-05-21T21:52:00Z">
              <w:r w:rsidDel="00B9416C">
                <w:rPr>
                  <w:rFonts w:hint="eastAsia"/>
                </w:rPr>
                <w:delText>輸出值</w:delText>
              </w:r>
            </w:del>
          </w:p>
        </w:tc>
        <w:tc>
          <w:tcPr>
            <w:tcW w:w="8639" w:type="dxa"/>
            <w:gridSpan w:val="3"/>
          </w:tcPr>
          <w:p w14:paraId="1DDEDEDC" w14:textId="31558EBF" w:rsidR="00FE4016" w:rsidDel="00B9416C" w:rsidRDefault="00FE4016" w:rsidP="00FA7D34">
            <w:pPr>
              <w:snapToGrid w:val="0"/>
              <w:rPr>
                <w:del w:id="538" w:author="東圻 周" w:date="2024-05-21T21:52:00Z"/>
              </w:rPr>
            </w:pPr>
            <w:del w:id="539" w:author="東圻 周" w:date="2024-05-21T21:52:00Z">
              <w:r w:rsidDel="00B9416C">
                <w:rPr>
                  <w:rFonts w:hint="eastAsia"/>
                </w:rPr>
                <w:delText>定位資料</w:delText>
              </w:r>
            </w:del>
          </w:p>
        </w:tc>
      </w:tr>
    </w:tbl>
    <w:p w14:paraId="66BD30C3" w14:textId="793034F7" w:rsidR="00FE4016" w:rsidDel="00B9416C" w:rsidRDefault="00FE4016" w:rsidP="00FA7D34">
      <w:pPr>
        <w:snapToGrid w:val="0"/>
        <w:rPr>
          <w:del w:id="540" w:author="東圻 周" w:date="2024-05-21T21:52:00Z"/>
        </w:rPr>
      </w:pPr>
    </w:p>
    <w:p w14:paraId="03048F7F" w14:textId="01EA0BDB" w:rsidR="00FE4016" w:rsidDel="00B9416C" w:rsidRDefault="00FE4016" w:rsidP="00FA7D34">
      <w:pPr>
        <w:pStyle w:val="afd"/>
        <w:ind w:left="280" w:right="280"/>
        <w:rPr>
          <w:del w:id="541" w:author="東圻 周" w:date="2024-05-21T21:52:00Z"/>
        </w:rPr>
      </w:pPr>
      <w:bookmarkStart w:id="542" w:name="_Toc166528875"/>
      <w:del w:id="543" w:author="東圻 周" w:date="2024-05-21T21:52:00Z">
        <w:r w:rsidDel="00B9416C">
          <w:rPr>
            <w:rFonts w:hint="eastAsia"/>
          </w:rPr>
          <w:delText>表</w:delText>
        </w:r>
        <w:r w:rsidDel="00B9416C">
          <w:rPr>
            <w:rFonts w:hint="eastAsia"/>
          </w:rPr>
          <w:delText>6-2-5</w:delText>
        </w:r>
        <w:r w:rsidDel="00B9416C">
          <w:rPr>
            <w:rFonts w:hint="eastAsia"/>
          </w:rPr>
          <w:delText>、程序規格書</w:delText>
        </w:r>
        <w:r w:rsidDel="00B9416C">
          <w:rPr>
            <w:rFonts w:ascii="標楷體" w:hAnsi="標楷體" w:hint="eastAsia"/>
          </w:rPr>
          <w:delText>－</w:delText>
        </w:r>
        <w:r w:rsidRPr="0002657A" w:rsidDel="00B9416C">
          <w:rPr>
            <w:rFonts w:ascii="標楷體" w:hAnsi="標楷體" w:hint="eastAsia"/>
          </w:rPr>
          <w:delText>設定</w:delText>
        </w:r>
        <w:bookmarkEnd w:id="542"/>
      </w:del>
    </w:p>
    <w:tbl>
      <w:tblPr>
        <w:tblStyle w:val="af4"/>
        <w:tblW w:w="0" w:type="auto"/>
        <w:tblLook w:val="04A0" w:firstRow="1" w:lastRow="0" w:firstColumn="1" w:lastColumn="0" w:noHBand="0" w:noVBand="1"/>
      </w:tblPr>
      <w:tblGrid>
        <w:gridCol w:w="1555"/>
        <w:gridCol w:w="2409"/>
        <w:gridCol w:w="1701"/>
        <w:gridCol w:w="4529"/>
      </w:tblGrid>
      <w:tr w:rsidR="00FE4016" w:rsidDel="00B9416C" w14:paraId="1384659A" w14:textId="5B784781" w:rsidTr="00E62693">
        <w:trPr>
          <w:del w:id="544" w:author="東圻 周" w:date="2024-05-21T21:52:00Z"/>
        </w:trPr>
        <w:tc>
          <w:tcPr>
            <w:tcW w:w="1555" w:type="dxa"/>
            <w:shd w:val="clear" w:color="auto" w:fill="D9D9D9" w:themeFill="background1" w:themeFillShade="D9"/>
            <w:vAlign w:val="center"/>
          </w:tcPr>
          <w:p w14:paraId="6101A8C4" w14:textId="3DB56DBE" w:rsidR="00FE4016" w:rsidDel="00B9416C" w:rsidRDefault="00FE4016" w:rsidP="00FA7D34">
            <w:pPr>
              <w:snapToGrid w:val="0"/>
              <w:jc w:val="center"/>
              <w:rPr>
                <w:del w:id="545" w:author="東圻 周" w:date="2024-05-21T21:52:00Z"/>
              </w:rPr>
            </w:pPr>
            <w:del w:id="546" w:author="東圻 周" w:date="2024-05-21T21:52:00Z">
              <w:r w:rsidDel="00B9416C">
                <w:rPr>
                  <w:rFonts w:hint="eastAsia"/>
                </w:rPr>
                <w:delText>編號</w:delText>
              </w:r>
            </w:del>
          </w:p>
        </w:tc>
        <w:tc>
          <w:tcPr>
            <w:tcW w:w="2409" w:type="dxa"/>
            <w:vAlign w:val="center"/>
          </w:tcPr>
          <w:p w14:paraId="17B458CD" w14:textId="55029F07" w:rsidR="00FE4016" w:rsidRPr="004F7609" w:rsidDel="00B9416C" w:rsidRDefault="00FE4016" w:rsidP="00FA7D34">
            <w:pPr>
              <w:snapToGrid w:val="0"/>
              <w:jc w:val="center"/>
              <w:rPr>
                <w:del w:id="547" w:author="東圻 周" w:date="2024-05-21T21:52:00Z"/>
              </w:rPr>
            </w:pPr>
            <w:del w:id="548" w:author="東圻 周" w:date="2024-05-21T21:52:00Z">
              <w:r w:rsidDel="00B9416C">
                <w:rPr>
                  <w:rFonts w:hint="eastAsia"/>
                </w:rPr>
                <w:delText>2</w:delText>
              </w:r>
            </w:del>
          </w:p>
        </w:tc>
        <w:tc>
          <w:tcPr>
            <w:tcW w:w="1701" w:type="dxa"/>
            <w:shd w:val="clear" w:color="auto" w:fill="D9D9D9" w:themeFill="background1" w:themeFillShade="D9"/>
            <w:vAlign w:val="center"/>
          </w:tcPr>
          <w:p w14:paraId="7CBF62AC" w14:textId="50FCCC68" w:rsidR="00FE4016" w:rsidDel="00B9416C" w:rsidRDefault="00FE4016" w:rsidP="00FA7D34">
            <w:pPr>
              <w:snapToGrid w:val="0"/>
              <w:jc w:val="center"/>
              <w:rPr>
                <w:del w:id="549" w:author="東圻 周" w:date="2024-05-21T21:52:00Z"/>
              </w:rPr>
            </w:pPr>
            <w:del w:id="550" w:author="東圻 周" w:date="2024-05-21T21:52:00Z">
              <w:r w:rsidDel="00B9416C">
                <w:rPr>
                  <w:rFonts w:hint="eastAsia"/>
                </w:rPr>
                <w:delText>功能名稱</w:delText>
              </w:r>
            </w:del>
          </w:p>
        </w:tc>
        <w:tc>
          <w:tcPr>
            <w:tcW w:w="4529" w:type="dxa"/>
            <w:vAlign w:val="center"/>
          </w:tcPr>
          <w:p w14:paraId="55395526" w14:textId="1CF0C312" w:rsidR="00FE4016" w:rsidDel="00B9416C" w:rsidRDefault="00FE4016" w:rsidP="00FA7D34">
            <w:pPr>
              <w:snapToGrid w:val="0"/>
              <w:jc w:val="center"/>
              <w:rPr>
                <w:del w:id="551" w:author="東圻 周" w:date="2024-05-21T21:52:00Z"/>
              </w:rPr>
            </w:pPr>
            <w:bookmarkStart w:id="552" w:name="_Hlk166433120"/>
            <w:del w:id="553" w:author="東圻 周" w:date="2024-05-21T21:52:00Z">
              <w:r w:rsidDel="00B9416C">
                <w:rPr>
                  <w:rFonts w:hint="eastAsia"/>
                </w:rPr>
                <w:delText>設定</w:delText>
              </w:r>
              <w:bookmarkEnd w:id="552"/>
            </w:del>
          </w:p>
        </w:tc>
      </w:tr>
      <w:tr w:rsidR="00FE4016" w:rsidDel="00B9416C" w14:paraId="3E9DCFC3" w14:textId="0CB79BF4" w:rsidTr="00FE4016">
        <w:trPr>
          <w:del w:id="554" w:author="東圻 周" w:date="2024-05-21T21:52:00Z"/>
        </w:trPr>
        <w:tc>
          <w:tcPr>
            <w:tcW w:w="1555" w:type="dxa"/>
            <w:shd w:val="clear" w:color="auto" w:fill="D9D9D9" w:themeFill="background1" w:themeFillShade="D9"/>
          </w:tcPr>
          <w:p w14:paraId="593A93C5" w14:textId="54C651B5" w:rsidR="00FE4016" w:rsidDel="00B9416C" w:rsidRDefault="00FE4016" w:rsidP="00FA7D34">
            <w:pPr>
              <w:snapToGrid w:val="0"/>
              <w:jc w:val="center"/>
              <w:rPr>
                <w:del w:id="555" w:author="東圻 周" w:date="2024-05-21T21:52:00Z"/>
              </w:rPr>
            </w:pPr>
            <w:del w:id="556" w:author="東圻 周" w:date="2024-05-21T21:52:00Z">
              <w:r w:rsidDel="00B9416C">
                <w:rPr>
                  <w:rFonts w:hint="eastAsia"/>
                </w:rPr>
                <w:delText>功能說明</w:delText>
              </w:r>
            </w:del>
          </w:p>
        </w:tc>
        <w:tc>
          <w:tcPr>
            <w:tcW w:w="8639" w:type="dxa"/>
            <w:gridSpan w:val="3"/>
          </w:tcPr>
          <w:p w14:paraId="3743C9B4" w14:textId="6D590F94" w:rsidR="00FE4016" w:rsidDel="00B9416C" w:rsidRDefault="00FE4016" w:rsidP="00FA7D34">
            <w:pPr>
              <w:snapToGrid w:val="0"/>
              <w:rPr>
                <w:del w:id="557" w:author="東圻 周" w:date="2024-05-21T21:52:00Z"/>
              </w:rPr>
            </w:pPr>
            <w:del w:id="558" w:author="東圻 周" w:date="2024-05-21T21:52:00Z">
              <w:r w:rsidDel="00B9416C">
                <w:rPr>
                  <w:rFonts w:hint="eastAsia"/>
                </w:rPr>
                <w:delText>進行使用者</w:delText>
              </w:r>
              <w:r w:rsidDel="00B9416C">
                <w:rPr>
                  <w:rFonts w:hint="eastAsia"/>
                </w:rPr>
                <w:delText>/</w:delText>
              </w:r>
              <w:r w:rsidDel="00B9416C">
                <w:rPr>
                  <w:rFonts w:hint="eastAsia"/>
                </w:rPr>
                <w:delText>裝置</w:delText>
              </w:r>
              <w:r w:rsidDel="00B9416C">
                <w:rPr>
                  <w:rFonts w:hint="eastAsia"/>
                </w:rPr>
                <w:delText>/</w:delText>
              </w:r>
              <w:r w:rsidDel="00B9416C">
                <w:rPr>
                  <w:rFonts w:hint="eastAsia"/>
                </w:rPr>
                <w:delText>家庭群組設定</w:delText>
              </w:r>
            </w:del>
          </w:p>
        </w:tc>
      </w:tr>
      <w:tr w:rsidR="00FE4016" w:rsidDel="00B9416C" w14:paraId="682225D6" w14:textId="19869674" w:rsidTr="00FE4016">
        <w:trPr>
          <w:del w:id="559" w:author="東圻 周" w:date="2024-05-21T21:52:00Z"/>
        </w:trPr>
        <w:tc>
          <w:tcPr>
            <w:tcW w:w="1555" w:type="dxa"/>
            <w:shd w:val="clear" w:color="auto" w:fill="D9D9D9" w:themeFill="background1" w:themeFillShade="D9"/>
          </w:tcPr>
          <w:p w14:paraId="47384FB8" w14:textId="787350EA" w:rsidR="00FE4016" w:rsidDel="00B9416C" w:rsidRDefault="00FE4016" w:rsidP="00FA7D34">
            <w:pPr>
              <w:snapToGrid w:val="0"/>
              <w:jc w:val="center"/>
              <w:rPr>
                <w:del w:id="560" w:author="東圻 周" w:date="2024-05-21T21:52:00Z"/>
              </w:rPr>
            </w:pPr>
            <w:del w:id="561" w:author="東圻 周" w:date="2024-05-21T21:52:00Z">
              <w:r w:rsidDel="00B9416C">
                <w:rPr>
                  <w:rFonts w:hint="eastAsia"/>
                </w:rPr>
                <w:delText>輸入值</w:delText>
              </w:r>
            </w:del>
          </w:p>
        </w:tc>
        <w:tc>
          <w:tcPr>
            <w:tcW w:w="8639" w:type="dxa"/>
            <w:gridSpan w:val="3"/>
          </w:tcPr>
          <w:p w14:paraId="5657248D" w14:textId="551B75E4" w:rsidR="00FE4016" w:rsidDel="00B9416C" w:rsidRDefault="00FE4016" w:rsidP="00FA7D34">
            <w:pPr>
              <w:snapToGrid w:val="0"/>
              <w:rPr>
                <w:del w:id="562" w:author="東圻 周" w:date="2024-05-21T21:52:00Z"/>
              </w:rPr>
            </w:pPr>
            <w:del w:id="563" w:author="東圻 周" w:date="2024-05-21T21:52:00Z">
              <w:r w:rsidDel="00B9416C">
                <w:rPr>
                  <w:rFonts w:hint="eastAsia"/>
                </w:rPr>
                <w:delText>設定資訊</w:delText>
              </w:r>
              <w:r w:rsidDel="00B9416C">
                <w:rPr>
                  <w:rFonts w:hint="eastAsia"/>
                </w:rPr>
                <w:delText>(LINE</w:delText>
              </w:r>
              <w:r w:rsidDel="00B9416C">
                <w:rPr>
                  <w:rFonts w:hint="eastAsia"/>
                </w:rPr>
                <w:delText>資料</w:delText>
              </w:r>
              <w:r w:rsidDel="00B9416C">
                <w:rPr>
                  <w:rFonts w:hint="eastAsia"/>
                </w:rPr>
                <w:delText>/</w:delText>
              </w:r>
              <w:r w:rsidDel="00B9416C">
                <w:rPr>
                  <w:rFonts w:hint="eastAsia"/>
                </w:rPr>
                <w:delText>網路設定資料</w:delText>
              </w:r>
              <w:r w:rsidDel="00B9416C">
                <w:delText>/</w:delText>
              </w:r>
              <w:r w:rsidDel="00B9416C">
                <w:rPr>
                  <w:rFonts w:hint="eastAsia"/>
                </w:rPr>
                <w:delText>隨機碼</w:delText>
              </w:r>
              <w:r w:rsidDel="00B9416C">
                <w:rPr>
                  <w:rFonts w:hint="eastAsia"/>
                </w:rPr>
                <w:delText>)</w:delText>
              </w:r>
            </w:del>
          </w:p>
        </w:tc>
      </w:tr>
      <w:tr w:rsidR="00FE4016" w:rsidDel="00B9416C" w14:paraId="0F6B448F" w14:textId="67C3D35B" w:rsidTr="00FE4016">
        <w:trPr>
          <w:del w:id="564" w:author="東圻 周" w:date="2024-05-21T21:52:00Z"/>
        </w:trPr>
        <w:tc>
          <w:tcPr>
            <w:tcW w:w="1555" w:type="dxa"/>
            <w:shd w:val="clear" w:color="auto" w:fill="D9D9D9" w:themeFill="background1" w:themeFillShade="D9"/>
          </w:tcPr>
          <w:p w14:paraId="0112832C" w14:textId="405466A5" w:rsidR="00FE4016" w:rsidDel="00B9416C" w:rsidRDefault="00FE4016" w:rsidP="00FA7D34">
            <w:pPr>
              <w:snapToGrid w:val="0"/>
              <w:jc w:val="center"/>
              <w:rPr>
                <w:del w:id="565" w:author="東圻 周" w:date="2024-05-21T21:52:00Z"/>
              </w:rPr>
            </w:pPr>
            <w:del w:id="566" w:author="東圻 周" w:date="2024-05-21T21:52:00Z">
              <w:r w:rsidDel="00B9416C">
                <w:rPr>
                  <w:rFonts w:hint="eastAsia"/>
                </w:rPr>
                <w:delText>輸出值</w:delText>
              </w:r>
            </w:del>
          </w:p>
        </w:tc>
        <w:tc>
          <w:tcPr>
            <w:tcW w:w="8639" w:type="dxa"/>
            <w:gridSpan w:val="3"/>
          </w:tcPr>
          <w:p w14:paraId="3E3EEF33" w14:textId="768BAEF5" w:rsidR="00FE4016" w:rsidDel="00B9416C" w:rsidRDefault="00FE4016" w:rsidP="00FA7D34">
            <w:pPr>
              <w:snapToGrid w:val="0"/>
              <w:rPr>
                <w:del w:id="567" w:author="東圻 周" w:date="2024-05-21T21:52:00Z"/>
              </w:rPr>
            </w:pPr>
            <w:del w:id="568" w:author="東圻 周" w:date="2024-05-21T21:52:00Z">
              <w:r w:rsidDel="00B9416C">
                <w:rPr>
                  <w:rFonts w:hint="eastAsia"/>
                </w:rPr>
                <w:delText>設定結果介面</w:delText>
              </w:r>
            </w:del>
          </w:p>
        </w:tc>
      </w:tr>
    </w:tbl>
    <w:p w14:paraId="2131D667" w14:textId="5E903415" w:rsidR="00FE4016" w:rsidDel="00B9416C" w:rsidRDefault="00FE4016" w:rsidP="00FA7D34">
      <w:pPr>
        <w:snapToGrid w:val="0"/>
        <w:rPr>
          <w:del w:id="569" w:author="東圻 周" w:date="2024-05-21T21:52:00Z"/>
        </w:rPr>
      </w:pPr>
    </w:p>
    <w:p w14:paraId="0FFAE697" w14:textId="4D146AF0" w:rsidR="00FE4016" w:rsidDel="00B9416C" w:rsidRDefault="00FE4016" w:rsidP="00FA7D34">
      <w:pPr>
        <w:pStyle w:val="afd"/>
        <w:ind w:left="280" w:right="280"/>
        <w:rPr>
          <w:del w:id="570" w:author="東圻 周" w:date="2024-05-21T21:52:00Z"/>
        </w:rPr>
      </w:pPr>
      <w:bookmarkStart w:id="571" w:name="_Toc166528876"/>
      <w:del w:id="572" w:author="東圻 周" w:date="2024-05-21T21:52:00Z">
        <w:r w:rsidDel="00B9416C">
          <w:rPr>
            <w:rFonts w:hint="eastAsia"/>
          </w:rPr>
          <w:delText>表</w:delText>
        </w:r>
        <w:r w:rsidDel="00B9416C">
          <w:rPr>
            <w:rFonts w:hint="eastAsia"/>
          </w:rPr>
          <w:delText>6-2-6</w:delText>
        </w:r>
        <w:r w:rsidDel="00B9416C">
          <w:rPr>
            <w:rFonts w:hint="eastAsia"/>
          </w:rPr>
          <w:delText>、程序規格書</w:delText>
        </w:r>
        <w:r w:rsidDel="00B9416C">
          <w:rPr>
            <w:rFonts w:ascii="標楷體" w:hAnsi="標楷體" w:hint="eastAsia"/>
          </w:rPr>
          <w:delText>－身分</w:delText>
        </w:r>
        <w:r w:rsidRPr="0002657A" w:rsidDel="00B9416C">
          <w:rPr>
            <w:rFonts w:ascii="標楷體" w:hAnsi="標楷體" w:hint="eastAsia"/>
          </w:rPr>
          <w:delText>設定</w:delText>
        </w:r>
        <w:bookmarkEnd w:id="571"/>
      </w:del>
    </w:p>
    <w:tbl>
      <w:tblPr>
        <w:tblStyle w:val="af4"/>
        <w:tblW w:w="0" w:type="auto"/>
        <w:tblLook w:val="04A0" w:firstRow="1" w:lastRow="0" w:firstColumn="1" w:lastColumn="0" w:noHBand="0" w:noVBand="1"/>
      </w:tblPr>
      <w:tblGrid>
        <w:gridCol w:w="1555"/>
        <w:gridCol w:w="2409"/>
        <w:gridCol w:w="1701"/>
        <w:gridCol w:w="4529"/>
      </w:tblGrid>
      <w:tr w:rsidR="00FE4016" w:rsidDel="00B9416C" w14:paraId="64C831E5" w14:textId="254894AE" w:rsidTr="00E62693">
        <w:trPr>
          <w:del w:id="573" w:author="東圻 周" w:date="2024-05-21T21:52:00Z"/>
        </w:trPr>
        <w:tc>
          <w:tcPr>
            <w:tcW w:w="1555" w:type="dxa"/>
            <w:shd w:val="clear" w:color="auto" w:fill="D9D9D9" w:themeFill="background1" w:themeFillShade="D9"/>
            <w:vAlign w:val="center"/>
          </w:tcPr>
          <w:p w14:paraId="276CF909" w14:textId="6B9F9C9B" w:rsidR="00FE4016" w:rsidDel="00B9416C" w:rsidRDefault="00FE4016" w:rsidP="00FA7D34">
            <w:pPr>
              <w:snapToGrid w:val="0"/>
              <w:jc w:val="center"/>
              <w:rPr>
                <w:del w:id="574" w:author="東圻 周" w:date="2024-05-21T21:52:00Z"/>
              </w:rPr>
            </w:pPr>
            <w:del w:id="575" w:author="東圻 周" w:date="2024-05-21T21:52:00Z">
              <w:r w:rsidDel="00B9416C">
                <w:rPr>
                  <w:rFonts w:hint="eastAsia"/>
                </w:rPr>
                <w:delText>編號</w:delText>
              </w:r>
            </w:del>
          </w:p>
        </w:tc>
        <w:tc>
          <w:tcPr>
            <w:tcW w:w="2409" w:type="dxa"/>
            <w:vAlign w:val="center"/>
          </w:tcPr>
          <w:p w14:paraId="1A9AA15E" w14:textId="0E1EB27C" w:rsidR="00FE4016" w:rsidRPr="004F7609" w:rsidDel="00B9416C" w:rsidRDefault="00FE4016" w:rsidP="00FA7D34">
            <w:pPr>
              <w:snapToGrid w:val="0"/>
              <w:jc w:val="center"/>
              <w:rPr>
                <w:del w:id="576" w:author="東圻 周" w:date="2024-05-21T21:52:00Z"/>
              </w:rPr>
            </w:pPr>
            <w:del w:id="577" w:author="東圻 周" w:date="2024-05-21T21:52:00Z">
              <w:r w:rsidDel="00B9416C">
                <w:rPr>
                  <w:rFonts w:hint="eastAsia"/>
                </w:rPr>
                <w:delText>2-1</w:delText>
              </w:r>
            </w:del>
          </w:p>
        </w:tc>
        <w:tc>
          <w:tcPr>
            <w:tcW w:w="1701" w:type="dxa"/>
            <w:shd w:val="clear" w:color="auto" w:fill="D9D9D9" w:themeFill="background1" w:themeFillShade="D9"/>
            <w:vAlign w:val="center"/>
          </w:tcPr>
          <w:p w14:paraId="392D577C" w14:textId="27A37100" w:rsidR="00FE4016" w:rsidDel="00B9416C" w:rsidRDefault="00FE4016" w:rsidP="00FA7D34">
            <w:pPr>
              <w:snapToGrid w:val="0"/>
              <w:jc w:val="center"/>
              <w:rPr>
                <w:del w:id="578" w:author="東圻 周" w:date="2024-05-21T21:52:00Z"/>
              </w:rPr>
            </w:pPr>
            <w:del w:id="579" w:author="東圻 周" w:date="2024-05-21T21:52:00Z">
              <w:r w:rsidDel="00B9416C">
                <w:rPr>
                  <w:rFonts w:hint="eastAsia"/>
                </w:rPr>
                <w:delText>功能名稱</w:delText>
              </w:r>
            </w:del>
          </w:p>
        </w:tc>
        <w:tc>
          <w:tcPr>
            <w:tcW w:w="4529" w:type="dxa"/>
            <w:vAlign w:val="center"/>
          </w:tcPr>
          <w:p w14:paraId="1B81FCB3" w14:textId="36CB0341" w:rsidR="00FE4016" w:rsidDel="00B9416C" w:rsidRDefault="00FE4016" w:rsidP="00FA7D34">
            <w:pPr>
              <w:snapToGrid w:val="0"/>
              <w:jc w:val="center"/>
              <w:rPr>
                <w:del w:id="580" w:author="東圻 周" w:date="2024-05-21T21:52:00Z"/>
              </w:rPr>
            </w:pPr>
            <w:bookmarkStart w:id="581" w:name="_Toc166528877"/>
            <w:del w:id="582" w:author="東圻 周" w:date="2024-05-21T21:52:00Z">
              <w:r w:rsidDel="00B9416C">
                <w:rPr>
                  <w:rFonts w:hint="eastAsia"/>
                </w:rPr>
                <w:delText>身分</w:delText>
              </w:r>
              <w:r w:rsidRPr="0002657A" w:rsidDel="00B9416C">
                <w:rPr>
                  <w:rFonts w:hint="eastAsia"/>
                </w:rPr>
                <w:delText>設定</w:delText>
              </w:r>
              <w:bookmarkEnd w:id="581"/>
            </w:del>
          </w:p>
        </w:tc>
      </w:tr>
      <w:tr w:rsidR="00FE4016" w:rsidDel="00B9416C" w14:paraId="4EC4A514" w14:textId="6D773F79" w:rsidTr="00FE4016">
        <w:trPr>
          <w:del w:id="583" w:author="東圻 周" w:date="2024-05-21T21:52:00Z"/>
        </w:trPr>
        <w:tc>
          <w:tcPr>
            <w:tcW w:w="1555" w:type="dxa"/>
            <w:shd w:val="clear" w:color="auto" w:fill="D9D9D9" w:themeFill="background1" w:themeFillShade="D9"/>
          </w:tcPr>
          <w:p w14:paraId="6F2F1A58" w14:textId="029EDF91" w:rsidR="00FE4016" w:rsidDel="00B9416C" w:rsidRDefault="00FE4016" w:rsidP="00FA7D34">
            <w:pPr>
              <w:snapToGrid w:val="0"/>
              <w:jc w:val="center"/>
              <w:rPr>
                <w:del w:id="584" w:author="東圻 周" w:date="2024-05-21T21:52:00Z"/>
              </w:rPr>
            </w:pPr>
            <w:del w:id="585" w:author="東圻 周" w:date="2024-05-21T21:52:00Z">
              <w:r w:rsidDel="00B9416C">
                <w:rPr>
                  <w:rFonts w:hint="eastAsia"/>
                </w:rPr>
                <w:delText>功能說明</w:delText>
              </w:r>
            </w:del>
          </w:p>
        </w:tc>
        <w:tc>
          <w:tcPr>
            <w:tcW w:w="8639" w:type="dxa"/>
            <w:gridSpan w:val="3"/>
          </w:tcPr>
          <w:p w14:paraId="7D12A158" w14:textId="4F3CE057" w:rsidR="00FE4016" w:rsidDel="00B9416C" w:rsidRDefault="00FE4016" w:rsidP="00FA7D34">
            <w:pPr>
              <w:snapToGrid w:val="0"/>
              <w:rPr>
                <w:del w:id="586" w:author="東圻 周" w:date="2024-05-21T21:52:00Z"/>
              </w:rPr>
            </w:pPr>
            <w:del w:id="587" w:author="東圻 周" w:date="2024-05-21T21:52:00Z">
              <w:r w:rsidDel="00B9416C">
                <w:rPr>
                  <w:rFonts w:hint="eastAsia"/>
                </w:rPr>
                <w:delText>進行使用者及家庭群組設定</w:delText>
              </w:r>
            </w:del>
          </w:p>
        </w:tc>
      </w:tr>
      <w:tr w:rsidR="00FE4016" w:rsidDel="00B9416C" w14:paraId="5CA79173" w14:textId="7BFEA310" w:rsidTr="00FE4016">
        <w:trPr>
          <w:del w:id="588" w:author="東圻 周" w:date="2024-05-21T21:52:00Z"/>
        </w:trPr>
        <w:tc>
          <w:tcPr>
            <w:tcW w:w="1555" w:type="dxa"/>
            <w:shd w:val="clear" w:color="auto" w:fill="D9D9D9" w:themeFill="background1" w:themeFillShade="D9"/>
          </w:tcPr>
          <w:p w14:paraId="68FDD0B2" w14:textId="0CBDBF41" w:rsidR="00FE4016" w:rsidDel="00B9416C" w:rsidRDefault="00FE4016" w:rsidP="00FA7D34">
            <w:pPr>
              <w:snapToGrid w:val="0"/>
              <w:jc w:val="center"/>
              <w:rPr>
                <w:del w:id="589" w:author="東圻 周" w:date="2024-05-21T21:52:00Z"/>
              </w:rPr>
            </w:pPr>
            <w:del w:id="590" w:author="東圻 周" w:date="2024-05-21T21:52:00Z">
              <w:r w:rsidDel="00B9416C">
                <w:rPr>
                  <w:rFonts w:hint="eastAsia"/>
                </w:rPr>
                <w:delText>輸入值</w:delText>
              </w:r>
            </w:del>
          </w:p>
        </w:tc>
        <w:tc>
          <w:tcPr>
            <w:tcW w:w="8639" w:type="dxa"/>
            <w:gridSpan w:val="3"/>
          </w:tcPr>
          <w:p w14:paraId="6C3C3419" w14:textId="2D5A4B11" w:rsidR="00FE4016" w:rsidDel="00B9416C" w:rsidRDefault="00FE4016" w:rsidP="00FA7D34">
            <w:pPr>
              <w:snapToGrid w:val="0"/>
              <w:rPr>
                <w:del w:id="591" w:author="東圻 周" w:date="2024-05-21T21:52:00Z"/>
              </w:rPr>
            </w:pPr>
            <w:del w:id="592" w:author="東圻 周" w:date="2024-05-21T21:52:00Z">
              <w:r w:rsidDel="00B9416C">
                <w:rPr>
                  <w:rFonts w:hint="eastAsia"/>
                </w:rPr>
                <w:delText>設定資訊</w:delText>
              </w:r>
              <w:r w:rsidDel="00B9416C">
                <w:rPr>
                  <w:rFonts w:hint="eastAsia"/>
                </w:rPr>
                <w:delText>(</w:delText>
              </w:r>
              <w:r w:rsidDel="00B9416C">
                <w:rPr>
                  <w:rFonts w:hint="eastAsia"/>
                </w:rPr>
                <w:delText>身分選擇、</w:delText>
              </w:r>
              <w:r w:rsidDel="00B9416C">
                <w:rPr>
                  <w:rFonts w:hint="eastAsia"/>
                </w:rPr>
                <w:delText>LINE</w:delText>
              </w:r>
              <w:r w:rsidDel="00B9416C">
                <w:rPr>
                  <w:rFonts w:hint="eastAsia"/>
                </w:rPr>
                <w:delText>資料、隨機碼</w:delText>
              </w:r>
              <w:r w:rsidDel="00B9416C">
                <w:rPr>
                  <w:rFonts w:hint="eastAsia"/>
                </w:rPr>
                <w:delText>)</w:delText>
              </w:r>
            </w:del>
          </w:p>
        </w:tc>
      </w:tr>
      <w:tr w:rsidR="00FE4016" w:rsidDel="00B9416C" w14:paraId="7B834DA8" w14:textId="27C93A1B" w:rsidTr="00FE4016">
        <w:trPr>
          <w:del w:id="593" w:author="東圻 周" w:date="2024-05-21T21:52:00Z"/>
        </w:trPr>
        <w:tc>
          <w:tcPr>
            <w:tcW w:w="1555" w:type="dxa"/>
            <w:shd w:val="clear" w:color="auto" w:fill="D9D9D9" w:themeFill="background1" w:themeFillShade="D9"/>
          </w:tcPr>
          <w:p w14:paraId="2383D80C" w14:textId="2F6D4FDC" w:rsidR="00FE4016" w:rsidDel="00B9416C" w:rsidRDefault="00FE4016" w:rsidP="00FA7D34">
            <w:pPr>
              <w:snapToGrid w:val="0"/>
              <w:jc w:val="center"/>
              <w:rPr>
                <w:del w:id="594" w:author="東圻 周" w:date="2024-05-21T21:52:00Z"/>
              </w:rPr>
            </w:pPr>
            <w:del w:id="595" w:author="東圻 周" w:date="2024-05-21T21:52:00Z">
              <w:r w:rsidDel="00B9416C">
                <w:rPr>
                  <w:rFonts w:hint="eastAsia"/>
                </w:rPr>
                <w:delText>輸出值</w:delText>
              </w:r>
            </w:del>
          </w:p>
        </w:tc>
        <w:tc>
          <w:tcPr>
            <w:tcW w:w="8639" w:type="dxa"/>
            <w:gridSpan w:val="3"/>
          </w:tcPr>
          <w:p w14:paraId="14041416" w14:textId="1C0931D3" w:rsidR="00FE4016" w:rsidDel="00B9416C" w:rsidRDefault="00FE4016" w:rsidP="00FA7D34">
            <w:pPr>
              <w:snapToGrid w:val="0"/>
              <w:rPr>
                <w:del w:id="596" w:author="東圻 周" w:date="2024-05-21T21:52:00Z"/>
              </w:rPr>
            </w:pPr>
            <w:del w:id="597" w:author="東圻 周" w:date="2024-05-21T21:52:00Z">
              <w:r w:rsidDel="00B9416C">
                <w:rPr>
                  <w:rFonts w:hint="eastAsia"/>
                </w:rPr>
                <w:delText>長者：隨機碼產生頁面</w:delText>
              </w:r>
              <w:r w:rsidDel="00B9416C">
                <w:rPr>
                  <w:rFonts w:hint="eastAsia"/>
                </w:rPr>
                <w:delText>/</w:delText>
              </w:r>
              <w:r w:rsidDel="00B9416C">
                <w:rPr>
                  <w:rFonts w:hint="eastAsia"/>
                </w:rPr>
                <w:delText>子女：群組列表</w:delText>
              </w:r>
            </w:del>
          </w:p>
        </w:tc>
      </w:tr>
    </w:tbl>
    <w:p w14:paraId="774712AD" w14:textId="6DC6D81A" w:rsidR="00FE4016" w:rsidDel="00B9416C" w:rsidRDefault="00FE4016" w:rsidP="00FA7D34">
      <w:pPr>
        <w:snapToGrid w:val="0"/>
        <w:rPr>
          <w:del w:id="598" w:author="東圻 周" w:date="2024-05-21T21:52:00Z"/>
        </w:rPr>
      </w:pPr>
    </w:p>
    <w:p w14:paraId="7CA45F5F" w14:textId="14F06852" w:rsidR="00FE4016" w:rsidDel="00B9416C" w:rsidRDefault="00FE4016" w:rsidP="00FA7D34">
      <w:pPr>
        <w:widowControl/>
        <w:snapToGrid w:val="0"/>
        <w:rPr>
          <w:del w:id="599" w:author="東圻 周" w:date="2024-05-21T21:52:00Z"/>
        </w:rPr>
      </w:pPr>
      <w:del w:id="600" w:author="東圻 周" w:date="2024-05-21T21:52:00Z">
        <w:r w:rsidDel="00B9416C">
          <w:br w:type="page"/>
        </w:r>
      </w:del>
    </w:p>
    <w:p w14:paraId="48EBA856" w14:textId="4DF1D025" w:rsidR="00FE4016" w:rsidDel="00B9416C" w:rsidRDefault="00FE4016" w:rsidP="00FA7D34">
      <w:pPr>
        <w:pStyle w:val="afd"/>
        <w:ind w:left="280" w:right="280"/>
        <w:rPr>
          <w:del w:id="601" w:author="東圻 周" w:date="2024-05-21T21:52:00Z"/>
        </w:rPr>
      </w:pPr>
      <w:bookmarkStart w:id="602" w:name="_Toc166528878"/>
      <w:del w:id="603" w:author="東圻 周" w:date="2024-05-21T21:52:00Z">
        <w:r w:rsidDel="00B9416C">
          <w:rPr>
            <w:rFonts w:hint="eastAsia"/>
          </w:rPr>
          <w:delText>表</w:delText>
        </w:r>
        <w:r w:rsidDel="00B9416C">
          <w:rPr>
            <w:rFonts w:hint="eastAsia"/>
          </w:rPr>
          <w:delText>6-2-7</w:delText>
        </w:r>
        <w:r w:rsidDel="00B9416C">
          <w:rPr>
            <w:rFonts w:hint="eastAsia"/>
          </w:rPr>
          <w:delText>、程序規格書</w:delText>
        </w:r>
        <w:r w:rsidDel="00B9416C">
          <w:rPr>
            <w:rFonts w:ascii="標楷體" w:hAnsi="標楷體" w:hint="eastAsia"/>
          </w:rPr>
          <w:delText>－裝置</w:delText>
        </w:r>
        <w:r w:rsidRPr="0002657A" w:rsidDel="00B9416C">
          <w:rPr>
            <w:rFonts w:ascii="標楷體" w:hAnsi="標楷體" w:hint="eastAsia"/>
          </w:rPr>
          <w:delText>設定</w:delText>
        </w:r>
        <w:bookmarkEnd w:id="602"/>
      </w:del>
    </w:p>
    <w:tbl>
      <w:tblPr>
        <w:tblStyle w:val="af4"/>
        <w:tblW w:w="0" w:type="auto"/>
        <w:tblLook w:val="04A0" w:firstRow="1" w:lastRow="0" w:firstColumn="1" w:lastColumn="0" w:noHBand="0" w:noVBand="1"/>
      </w:tblPr>
      <w:tblGrid>
        <w:gridCol w:w="1555"/>
        <w:gridCol w:w="2409"/>
        <w:gridCol w:w="1701"/>
        <w:gridCol w:w="4529"/>
      </w:tblGrid>
      <w:tr w:rsidR="00FE4016" w:rsidDel="00B9416C" w14:paraId="0FC821FC" w14:textId="2BE6B780" w:rsidTr="00E62693">
        <w:trPr>
          <w:del w:id="604" w:author="東圻 周" w:date="2024-05-21T21:52:00Z"/>
        </w:trPr>
        <w:tc>
          <w:tcPr>
            <w:tcW w:w="1555" w:type="dxa"/>
            <w:shd w:val="clear" w:color="auto" w:fill="D9D9D9" w:themeFill="background1" w:themeFillShade="D9"/>
            <w:vAlign w:val="center"/>
          </w:tcPr>
          <w:p w14:paraId="13A5C994" w14:textId="18B1747B" w:rsidR="00FE4016" w:rsidDel="00B9416C" w:rsidRDefault="00FE4016" w:rsidP="00FA7D34">
            <w:pPr>
              <w:snapToGrid w:val="0"/>
              <w:jc w:val="center"/>
              <w:rPr>
                <w:del w:id="605" w:author="東圻 周" w:date="2024-05-21T21:52:00Z"/>
              </w:rPr>
            </w:pPr>
            <w:del w:id="606" w:author="東圻 周" w:date="2024-05-21T21:52:00Z">
              <w:r w:rsidDel="00B9416C">
                <w:rPr>
                  <w:rFonts w:hint="eastAsia"/>
                </w:rPr>
                <w:delText>編號</w:delText>
              </w:r>
            </w:del>
          </w:p>
        </w:tc>
        <w:tc>
          <w:tcPr>
            <w:tcW w:w="2409" w:type="dxa"/>
            <w:vAlign w:val="center"/>
          </w:tcPr>
          <w:p w14:paraId="5A33008A" w14:textId="091E0546" w:rsidR="00FE4016" w:rsidRPr="004F7609" w:rsidDel="00B9416C" w:rsidRDefault="00FE4016" w:rsidP="00FA7D34">
            <w:pPr>
              <w:snapToGrid w:val="0"/>
              <w:jc w:val="center"/>
              <w:rPr>
                <w:del w:id="607" w:author="東圻 周" w:date="2024-05-21T21:52:00Z"/>
              </w:rPr>
            </w:pPr>
            <w:del w:id="608" w:author="東圻 周" w:date="2024-05-21T21:52:00Z">
              <w:r w:rsidDel="00B9416C">
                <w:rPr>
                  <w:rFonts w:hint="eastAsia"/>
                </w:rPr>
                <w:delText>2-2</w:delText>
              </w:r>
            </w:del>
          </w:p>
        </w:tc>
        <w:tc>
          <w:tcPr>
            <w:tcW w:w="1701" w:type="dxa"/>
            <w:shd w:val="clear" w:color="auto" w:fill="D9D9D9" w:themeFill="background1" w:themeFillShade="D9"/>
            <w:vAlign w:val="center"/>
          </w:tcPr>
          <w:p w14:paraId="71A89CCD" w14:textId="70F37378" w:rsidR="00FE4016" w:rsidDel="00B9416C" w:rsidRDefault="00FE4016" w:rsidP="00FA7D34">
            <w:pPr>
              <w:snapToGrid w:val="0"/>
              <w:jc w:val="center"/>
              <w:rPr>
                <w:del w:id="609" w:author="東圻 周" w:date="2024-05-21T21:52:00Z"/>
              </w:rPr>
            </w:pPr>
            <w:del w:id="610" w:author="東圻 周" w:date="2024-05-21T21:52:00Z">
              <w:r w:rsidDel="00B9416C">
                <w:rPr>
                  <w:rFonts w:hint="eastAsia"/>
                </w:rPr>
                <w:delText>功能名稱</w:delText>
              </w:r>
            </w:del>
          </w:p>
        </w:tc>
        <w:tc>
          <w:tcPr>
            <w:tcW w:w="4529" w:type="dxa"/>
            <w:vAlign w:val="center"/>
          </w:tcPr>
          <w:p w14:paraId="6C94492D" w14:textId="43624465" w:rsidR="00FE4016" w:rsidDel="00B9416C" w:rsidRDefault="00FE4016" w:rsidP="00FA7D34">
            <w:pPr>
              <w:snapToGrid w:val="0"/>
              <w:jc w:val="center"/>
              <w:rPr>
                <w:del w:id="611" w:author="東圻 周" w:date="2024-05-21T21:52:00Z"/>
              </w:rPr>
            </w:pPr>
            <w:del w:id="612" w:author="東圻 周" w:date="2024-05-21T21:52:00Z">
              <w:r w:rsidDel="00B9416C">
                <w:rPr>
                  <w:rFonts w:hint="eastAsia"/>
                </w:rPr>
                <w:delText>裝置設定</w:delText>
              </w:r>
            </w:del>
          </w:p>
        </w:tc>
      </w:tr>
      <w:tr w:rsidR="00FE4016" w:rsidDel="00B9416C" w14:paraId="0BCDC469" w14:textId="3D279136" w:rsidTr="00FE4016">
        <w:trPr>
          <w:del w:id="613" w:author="東圻 周" w:date="2024-05-21T21:52:00Z"/>
        </w:trPr>
        <w:tc>
          <w:tcPr>
            <w:tcW w:w="1555" w:type="dxa"/>
            <w:shd w:val="clear" w:color="auto" w:fill="D9D9D9" w:themeFill="background1" w:themeFillShade="D9"/>
          </w:tcPr>
          <w:p w14:paraId="0BCC83E9" w14:textId="0B56077E" w:rsidR="00FE4016" w:rsidDel="00B9416C" w:rsidRDefault="00FE4016" w:rsidP="00FA7D34">
            <w:pPr>
              <w:snapToGrid w:val="0"/>
              <w:jc w:val="center"/>
              <w:rPr>
                <w:del w:id="614" w:author="東圻 周" w:date="2024-05-21T21:52:00Z"/>
              </w:rPr>
            </w:pPr>
            <w:del w:id="615" w:author="東圻 周" w:date="2024-05-21T21:52:00Z">
              <w:r w:rsidDel="00B9416C">
                <w:rPr>
                  <w:rFonts w:hint="eastAsia"/>
                </w:rPr>
                <w:delText>功能說明</w:delText>
              </w:r>
            </w:del>
          </w:p>
        </w:tc>
        <w:tc>
          <w:tcPr>
            <w:tcW w:w="8639" w:type="dxa"/>
            <w:gridSpan w:val="3"/>
          </w:tcPr>
          <w:p w14:paraId="3FED406F" w14:textId="461F630C" w:rsidR="00FE4016" w:rsidDel="00B9416C" w:rsidRDefault="00FE4016" w:rsidP="00FA7D34">
            <w:pPr>
              <w:snapToGrid w:val="0"/>
              <w:rPr>
                <w:del w:id="616" w:author="東圻 周" w:date="2024-05-21T21:52:00Z"/>
              </w:rPr>
            </w:pPr>
            <w:del w:id="617" w:author="東圻 周" w:date="2024-05-21T21:52:00Z">
              <w:r w:rsidDel="00B9416C">
                <w:rPr>
                  <w:rFonts w:hint="eastAsia"/>
                </w:rPr>
                <w:delText>進行裝置設定</w:delText>
              </w:r>
            </w:del>
          </w:p>
        </w:tc>
      </w:tr>
      <w:tr w:rsidR="00FE4016" w:rsidDel="00B9416C" w14:paraId="459B2ECD" w14:textId="512C5FBA" w:rsidTr="00FE4016">
        <w:trPr>
          <w:del w:id="618" w:author="東圻 周" w:date="2024-05-21T21:52:00Z"/>
        </w:trPr>
        <w:tc>
          <w:tcPr>
            <w:tcW w:w="1555" w:type="dxa"/>
            <w:shd w:val="clear" w:color="auto" w:fill="D9D9D9" w:themeFill="background1" w:themeFillShade="D9"/>
          </w:tcPr>
          <w:p w14:paraId="6FF49AB4" w14:textId="75087268" w:rsidR="00FE4016" w:rsidDel="00B9416C" w:rsidRDefault="00FE4016" w:rsidP="00FA7D34">
            <w:pPr>
              <w:snapToGrid w:val="0"/>
              <w:jc w:val="center"/>
              <w:rPr>
                <w:del w:id="619" w:author="東圻 周" w:date="2024-05-21T21:52:00Z"/>
              </w:rPr>
            </w:pPr>
            <w:del w:id="620" w:author="東圻 周" w:date="2024-05-21T21:52:00Z">
              <w:r w:rsidDel="00B9416C">
                <w:rPr>
                  <w:rFonts w:hint="eastAsia"/>
                </w:rPr>
                <w:delText>輸入值</w:delText>
              </w:r>
            </w:del>
          </w:p>
        </w:tc>
        <w:tc>
          <w:tcPr>
            <w:tcW w:w="8639" w:type="dxa"/>
            <w:gridSpan w:val="3"/>
          </w:tcPr>
          <w:p w14:paraId="15DFCBD4" w14:textId="504DBBD9" w:rsidR="00FE4016" w:rsidDel="00B9416C" w:rsidRDefault="00FE4016" w:rsidP="00FA7D34">
            <w:pPr>
              <w:snapToGrid w:val="0"/>
              <w:rPr>
                <w:del w:id="621" w:author="東圻 周" w:date="2024-05-21T21:52:00Z"/>
              </w:rPr>
            </w:pPr>
            <w:del w:id="622" w:author="東圻 周" w:date="2024-05-21T21:52:00Z">
              <w:r w:rsidDel="00B9416C">
                <w:rPr>
                  <w:rFonts w:hint="eastAsia"/>
                </w:rPr>
                <w:delText>設定資訊</w:delText>
              </w:r>
              <w:r w:rsidDel="00B9416C">
                <w:rPr>
                  <w:rFonts w:hint="eastAsia"/>
                </w:rPr>
                <w:delText>(</w:delText>
              </w:r>
              <w:r w:rsidDel="00B9416C">
                <w:rPr>
                  <w:rFonts w:hint="eastAsia"/>
                </w:rPr>
                <w:delText>網路設定資料</w:delText>
              </w:r>
              <w:r w:rsidDel="00B9416C">
                <w:delText>/</w:delText>
              </w:r>
              <w:r w:rsidDel="00B9416C">
                <w:rPr>
                  <w:rFonts w:hint="eastAsia"/>
                </w:rPr>
                <w:delText>裝置</w:delText>
              </w:r>
              <w:r w:rsidDel="00B9416C">
                <w:rPr>
                  <w:rFonts w:hint="eastAsia"/>
                </w:rPr>
                <w:delText>U</w:delText>
              </w:r>
              <w:r w:rsidDel="00B9416C">
                <w:delText>UID</w:delText>
              </w:r>
              <w:r w:rsidDel="00B9416C">
                <w:rPr>
                  <w:rFonts w:hint="eastAsia"/>
                </w:rPr>
                <w:delText>)</w:delText>
              </w:r>
            </w:del>
          </w:p>
        </w:tc>
      </w:tr>
      <w:tr w:rsidR="00FE4016" w:rsidDel="00B9416C" w14:paraId="1BD5699E" w14:textId="2B9729B1" w:rsidTr="00FE4016">
        <w:trPr>
          <w:del w:id="623" w:author="東圻 周" w:date="2024-05-21T21:52:00Z"/>
        </w:trPr>
        <w:tc>
          <w:tcPr>
            <w:tcW w:w="1555" w:type="dxa"/>
            <w:shd w:val="clear" w:color="auto" w:fill="D9D9D9" w:themeFill="background1" w:themeFillShade="D9"/>
          </w:tcPr>
          <w:p w14:paraId="6D5F3D72" w14:textId="66933492" w:rsidR="00FE4016" w:rsidDel="00B9416C" w:rsidRDefault="00FE4016" w:rsidP="00FA7D34">
            <w:pPr>
              <w:snapToGrid w:val="0"/>
              <w:jc w:val="center"/>
              <w:rPr>
                <w:del w:id="624" w:author="東圻 周" w:date="2024-05-21T21:52:00Z"/>
              </w:rPr>
            </w:pPr>
            <w:del w:id="625" w:author="東圻 周" w:date="2024-05-21T21:52:00Z">
              <w:r w:rsidDel="00B9416C">
                <w:rPr>
                  <w:rFonts w:hint="eastAsia"/>
                </w:rPr>
                <w:delText>輸出值</w:delText>
              </w:r>
            </w:del>
          </w:p>
        </w:tc>
        <w:tc>
          <w:tcPr>
            <w:tcW w:w="8639" w:type="dxa"/>
            <w:gridSpan w:val="3"/>
          </w:tcPr>
          <w:p w14:paraId="79C5297C" w14:textId="21AAAC0D" w:rsidR="00FE4016" w:rsidDel="00B9416C" w:rsidRDefault="00FE4016" w:rsidP="00FA7D34">
            <w:pPr>
              <w:snapToGrid w:val="0"/>
              <w:rPr>
                <w:del w:id="626" w:author="東圻 周" w:date="2024-05-21T21:52:00Z"/>
              </w:rPr>
            </w:pPr>
            <w:del w:id="627" w:author="東圻 周" w:date="2024-05-21T21:52:00Z">
              <w:r w:rsidDel="00B9416C">
                <w:rPr>
                  <w:rFonts w:hint="eastAsia"/>
                </w:rPr>
                <w:delText>連線狀態頁面</w:delText>
              </w:r>
            </w:del>
          </w:p>
        </w:tc>
      </w:tr>
    </w:tbl>
    <w:p w14:paraId="654197B5" w14:textId="61274344" w:rsidR="00FE4016" w:rsidDel="00B9416C" w:rsidRDefault="00FE4016" w:rsidP="00FA7D34">
      <w:pPr>
        <w:pStyle w:val="afd"/>
        <w:ind w:left="280" w:right="280"/>
        <w:jc w:val="left"/>
        <w:rPr>
          <w:del w:id="628" w:author="東圻 周" w:date="2024-05-21T21:52:00Z"/>
        </w:rPr>
      </w:pPr>
    </w:p>
    <w:p w14:paraId="2065D545" w14:textId="71F71247" w:rsidR="00FE4016" w:rsidDel="00B9416C" w:rsidRDefault="00FE4016" w:rsidP="00FA7D34">
      <w:pPr>
        <w:pStyle w:val="afd"/>
        <w:ind w:left="280" w:right="280"/>
        <w:rPr>
          <w:del w:id="629" w:author="東圻 周" w:date="2024-05-21T21:52:00Z"/>
        </w:rPr>
      </w:pPr>
      <w:bookmarkStart w:id="630" w:name="_Toc166528879"/>
      <w:del w:id="631" w:author="東圻 周" w:date="2024-05-21T21:52:00Z">
        <w:r w:rsidDel="00B9416C">
          <w:rPr>
            <w:rFonts w:hint="eastAsia"/>
          </w:rPr>
          <w:delText>表</w:delText>
        </w:r>
        <w:r w:rsidDel="00B9416C">
          <w:rPr>
            <w:rFonts w:hint="eastAsia"/>
          </w:rPr>
          <w:delText>6-2-8</w:delText>
        </w:r>
        <w:r w:rsidDel="00B9416C">
          <w:rPr>
            <w:rFonts w:hint="eastAsia"/>
          </w:rPr>
          <w:delText>、程序規格書</w:delText>
        </w:r>
        <w:r w:rsidDel="00B9416C">
          <w:rPr>
            <w:rFonts w:ascii="標楷體" w:hAnsi="標楷體" w:hint="eastAsia"/>
          </w:rPr>
          <w:delText>－</w:delText>
        </w:r>
        <w:r w:rsidRPr="0002657A" w:rsidDel="00B9416C">
          <w:rPr>
            <w:rFonts w:ascii="標楷體" w:hAnsi="標楷體" w:hint="eastAsia"/>
          </w:rPr>
          <w:delText>排程</w:delText>
        </w:r>
        <w:r w:rsidDel="00B9416C">
          <w:rPr>
            <w:rFonts w:ascii="標楷體" w:hAnsi="標楷體" w:hint="eastAsia"/>
          </w:rPr>
          <w:delText>及通知</w:delText>
        </w:r>
        <w:bookmarkEnd w:id="630"/>
      </w:del>
    </w:p>
    <w:tbl>
      <w:tblPr>
        <w:tblStyle w:val="af4"/>
        <w:tblW w:w="0" w:type="auto"/>
        <w:tblLook w:val="04A0" w:firstRow="1" w:lastRow="0" w:firstColumn="1" w:lastColumn="0" w:noHBand="0" w:noVBand="1"/>
      </w:tblPr>
      <w:tblGrid>
        <w:gridCol w:w="1555"/>
        <w:gridCol w:w="2409"/>
        <w:gridCol w:w="1701"/>
        <w:gridCol w:w="4529"/>
      </w:tblGrid>
      <w:tr w:rsidR="00FE4016" w:rsidDel="00B9416C" w14:paraId="233693D1" w14:textId="4BAB3BE5" w:rsidTr="00E62693">
        <w:trPr>
          <w:del w:id="632" w:author="東圻 周" w:date="2024-05-21T21:52:00Z"/>
        </w:trPr>
        <w:tc>
          <w:tcPr>
            <w:tcW w:w="1555" w:type="dxa"/>
            <w:shd w:val="clear" w:color="auto" w:fill="D9D9D9" w:themeFill="background1" w:themeFillShade="D9"/>
            <w:vAlign w:val="center"/>
          </w:tcPr>
          <w:p w14:paraId="7DB37BB9" w14:textId="466D7F85" w:rsidR="00FE4016" w:rsidDel="00B9416C" w:rsidRDefault="00FE4016" w:rsidP="00FA7D34">
            <w:pPr>
              <w:snapToGrid w:val="0"/>
              <w:jc w:val="center"/>
              <w:rPr>
                <w:del w:id="633" w:author="東圻 周" w:date="2024-05-21T21:52:00Z"/>
              </w:rPr>
            </w:pPr>
            <w:del w:id="634" w:author="東圻 周" w:date="2024-05-21T21:52:00Z">
              <w:r w:rsidDel="00B9416C">
                <w:rPr>
                  <w:rFonts w:hint="eastAsia"/>
                </w:rPr>
                <w:delText>編號</w:delText>
              </w:r>
            </w:del>
          </w:p>
        </w:tc>
        <w:tc>
          <w:tcPr>
            <w:tcW w:w="2409" w:type="dxa"/>
            <w:vAlign w:val="center"/>
          </w:tcPr>
          <w:p w14:paraId="699E693B" w14:textId="35E8E068" w:rsidR="00FE4016" w:rsidRPr="004F7609" w:rsidDel="00B9416C" w:rsidRDefault="00FE4016" w:rsidP="00FA7D34">
            <w:pPr>
              <w:snapToGrid w:val="0"/>
              <w:jc w:val="center"/>
              <w:rPr>
                <w:del w:id="635" w:author="東圻 周" w:date="2024-05-21T21:52:00Z"/>
              </w:rPr>
            </w:pPr>
            <w:del w:id="636" w:author="東圻 周" w:date="2024-05-21T21:52:00Z">
              <w:r w:rsidDel="00B9416C">
                <w:rPr>
                  <w:rFonts w:hint="eastAsia"/>
                </w:rPr>
                <w:delText>3</w:delText>
              </w:r>
            </w:del>
          </w:p>
        </w:tc>
        <w:tc>
          <w:tcPr>
            <w:tcW w:w="1701" w:type="dxa"/>
            <w:shd w:val="clear" w:color="auto" w:fill="D9D9D9" w:themeFill="background1" w:themeFillShade="D9"/>
            <w:vAlign w:val="center"/>
          </w:tcPr>
          <w:p w14:paraId="7D37F48A" w14:textId="0A03484A" w:rsidR="00FE4016" w:rsidDel="00B9416C" w:rsidRDefault="00FE4016" w:rsidP="00FA7D34">
            <w:pPr>
              <w:snapToGrid w:val="0"/>
              <w:jc w:val="center"/>
              <w:rPr>
                <w:del w:id="637" w:author="東圻 周" w:date="2024-05-21T21:52:00Z"/>
              </w:rPr>
            </w:pPr>
            <w:del w:id="638" w:author="東圻 周" w:date="2024-05-21T21:52:00Z">
              <w:r w:rsidDel="00B9416C">
                <w:rPr>
                  <w:rFonts w:hint="eastAsia"/>
                </w:rPr>
                <w:delText>功能名稱</w:delText>
              </w:r>
            </w:del>
          </w:p>
        </w:tc>
        <w:tc>
          <w:tcPr>
            <w:tcW w:w="4529" w:type="dxa"/>
            <w:vAlign w:val="center"/>
          </w:tcPr>
          <w:p w14:paraId="66AD58DA" w14:textId="777481FA" w:rsidR="00FE4016" w:rsidDel="00B9416C" w:rsidRDefault="00FE4016" w:rsidP="00FA7D34">
            <w:pPr>
              <w:snapToGrid w:val="0"/>
              <w:jc w:val="center"/>
              <w:rPr>
                <w:del w:id="639" w:author="東圻 周" w:date="2024-05-21T21:52:00Z"/>
              </w:rPr>
            </w:pPr>
            <w:del w:id="640" w:author="東圻 周" w:date="2024-05-21T21:52:00Z">
              <w:r w:rsidRPr="0002657A" w:rsidDel="00B9416C">
                <w:rPr>
                  <w:rFonts w:ascii="標楷體" w:hAnsi="標楷體" w:hint="eastAsia"/>
                </w:rPr>
                <w:delText>排程</w:delText>
              </w:r>
              <w:r w:rsidDel="00B9416C">
                <w:rPr>
                  <w:rFonts w:ascii="標楷體" w:hAnsi="標楷體" w:hint="eastAsia"/>
                </w:rPr>
                <w:delText>及通知</w:delText>
              </w:r>
            </w:del>
          </w:p>
        </w:tc>
      </w:tr>
      <w:tr w:rsidR="00FE4016" w:rsidDel="00B9416C" w14:paraId="7CF6F27D" w14:textId="58344E6D" w:rsidTr="00FE4016">
        <w:trPr>
          <w:del w:id="641" w:author="東圻 周" w:date="2024-05-21T21:52:00Z"/>
        </w:trPr>
        <w:tc>
          <w:tcPr>
            <w:tcW w:w="1555" w:type="dxa"/>
            <w:shd w:val="clear" w:color="auto" w:fill="D9D9D9" w:themeFill="background1" w:themeFillShade="D9"/>
          </w:tcPr>
          <w:p w14:paraId="7FD16C9F" w14:textId="564DA2A9" w:rsidR="00FE4016" w:rsidDel="00B9416C" w:rsidRDefault="00FE4016" w:rsidP="00FA7D34">
            <w:pPr>
              <w:snapToGrid w:val="0"/>
              <w:jc w:val="center"/>
              <w:rPr>
                <w:del w:id="642" w:author="東圻 周" w:date="2024-05-21T21:52:00Z"/>
              </w:rPr>
            </w:pPr>
            <w:del w:id="643" w:author="東圻 周" w:date="2024-05-21T21:52:00Z">
              <w:r w:rsidDel="00B9416C">
                <w:rPr>
                  <w:rFonts w:hint="eastAsia"/>
                </w:rPr>
                <w:delText>功能說明</w:delText>
              </w:r>
            </w:del>
          </w:p>
        </w:tc>
        <w:tc>
          <w:tcPr>
            <w:tcW w:w="8639" w:type="dxa"/>
            <w:gridSpan w:val="3"/>
          </w:tcPr>
          <w:p w14:paraId="20411CB4" w14:textId="16BFD3FD" w:rsidR="00FE4016" w:rsidDel="00B9416C" w:rsidRDefault="00FE4016" w:rsidP="00FA7D34">
            <w:pPr>
              <w:snapToGrid w:val="0"/>
              <w:rPr>
                <w:del w:id="644" w:author="東圻 周" w:date="2024-05-21T21:52:00Z"/>
              </w:rPr>
            </w:pPr>
            <w:del w:id="645" w:author="東圻 周" w:date="2024-05-21T21:52:00Z">
              <w:r w:rsidDel="00B9416C">
                <w:rPr>
                  <w:rFonts w:hint="eastAsia"/>
                </w:rPr>
                <w:delText>進行排程處理及通知</w:delText>
              </w:r>
            </w:del>
          </w:p>
        </w:tc>
      </w:tr>
      <w:tr w:rsidR="00FE4016" w:rsidDel="00B9416C" w14:paraId="2F5A0D49" w14:textId="0E08DA4D" w:rsidTr="00FE4016">
        <w:trPr>
          <w:del w:id="646" w:author="東圻 周" w:date="2024-05-21T21:52:00Z"/>
        </w:trPr>
        <w:tc>
          <w:tcPr>
            <w:tcW w:w="1555" w:type="dxa"/>
            <w:shd w:val="clear" w:color="auto" w:fill="D9D9D9" w:themeFill="background1" w:themeFillShade="D9"/>
          </w:tcPr>
          <w:p w14:paraId="28C1A218" w14:textId="5B13C2F4" w:rsidR="00FE4016" w:rsidDel="00B9416C" w:rsidRDefault="00FE4016" w:rsidP="00FA7D34">
            <w:pPr>
              <w:snapToGrid w:val="0"/>
              <w:jc w:val="center"/>
              <w:rPr>
                <w:del w:id="647" w:author="東圻 周" w:date="2024-05-21T21:52:00Z"/>
              </w:rPr>
            </w:pPr>
            <w:del w:id="648" w:author="東圻 周" w:date="2024-05-21T21:52:00Z">
              <w:r w:rsidDel="00B9416C">
                <w:rPr>
                  <w:rFonts w:hint="eastAsia"/>
                </w:rPr>
                <w:delText>輸入值</w:delText>
              </w:r>
            </w:del>
          </w:p>
        </w:tc>
        <w:tc>
          <w:tcPr>
            <w:tcW w:w="8639" w:type="dxa"/>
            <w:gridSpan w:val="3"/>
          </w:tcPr>
          <w:p w14:paraId="27742FCA" w14:textId="18C9BA9D" w:rsidR="00FE4016" w:rsidDel="00B9416C" w:rsidRDefault="00FE4016" w:rsidP="00FA7D34">
            <w:pPr>
              <w:snapToGrid w:val="0"/>
              <w:rPr>
                <w:del w:id="649" w:author="東圻 周" w:date="2024-05-21T21:52:00Z"/>
              </w:rPr>
            </w:pPr>
            <w:del w:id="650" w:author="東圻 周" w:date="2024-05-21T21:52:00Z">
              <w:r w:rsidDel="00B9416C">
                <w:rPr>
                  <w:rFonts w:hint="eastAsia"/>
                </w:rPr>
                <w:delText>排程資訊</w:delText>
              </w:r>
              <w:r w:rsidDel="00B9416C">
                <w:rPr>
                  <w:rFonts w:hint="eastAsia"/>
                </w:rPr>
                <w:delText>/</w:delText>
              </w:r>
              <w:r w:rsidDel="00B9416C">
                <w:rPr>
                  <w:rFonts w:hint="eastAsia"/>
                </w:rPr>
                <w:delText>定位請求</w:delText>
              </w:r>
            </w:del>
          </w:p>
        </w:tc>
      </w:tr>
      <w:tr w:rsidR="00FE4016" w:rsidDel="00B9416C" w14:paraId="71314ABF" w14:textId="654C9085" w:rsidTr="00FE4016">
        <w:trPr>
          <w:del w:id="651" w:author="東圻 周" w:date="2024-05-21T21:52:00Z"/>
        </w:trPr>
        <w:tc>
          <w:tcPr>
            <w:tcW w:w="1555" w:type="dxa"/>
            <w:shd w:val="clear" w:color="auto" w:fill="D9D9D9" w:themeFill="background1" w:themeFillShade="D9"/>
          </w:tcPr>
          <w:p w14:paraId="2CBC6623" w14:textId="4112F29D" w:rsidR="00FE4016" w:rsidDel="00B9416C" w:rsidRDefault="00FE4016" w:rsidP="00FA7D34">
            <w:pPr>
              <w:snapToGrid w:val="0"/>
              <w:jc w:val="center"/>
              <w:rPr>
                <w:del w:id="652" w:author="東圻 周" w:date="2024-05-21T21:52:00Z"/>
              </w:rPr>
            </w:pPr>
            <w:del w:id="653" w:author="東圻 周" w:date="2024-05-21T21:52:00Z">
              <w:r w:rsidDel="00B9416C">
                <w:rPr>
                  <w:rFonts w:hint="eastAsia"/>
                </w:rPr>
                <w:delText>輸出值</w:delText>
              </w:r>
            </w:del>
          </w:p>
        </w:tc>
        <w:tc>
          <w:tcPr>
            <w:tcW w:w="8639" w:type="dxa"/>
            <w:gridSpan w:val="3"/>
          </w:tcPr>
          <w:p w14:paraId="52A72488" w14:textId="03FEE966" w:rsidR="00FE4016" w:rsidDel="00B9416C" w:rsidRDefault="00FE4016" w:rsidP="00FA7D34">
            <w:pPr>
              <w:snapToGrid w:val="0"/>
              <w:rPr>
                <w:del w:id="654" w:author="東圻 周" w:date="2024-05-21T21:52:00Z"/>
              </w:rPr>
            </w:pPr>
            <w:del w:id="655" w:author="東圻 周" w:date="2024-05-21T21:52:00Z">
              <w:r w:rsidDel="00B9416C">
                <w:rPr>
                  <w:rFonts w:hint="eastAsia"/>
                </w:rPr>
                <w:delText>設定結果介面</w:delText>
              </w:r>
              <w:r w:rsidDel="00B9416C">
                <w:rPr>
                  <w:rFonts w:hint="eastAsia"/>
                </w:rPr>
                <w:delText>/</w:delText>
              </w:r>
              <w:r w:rsidDel="00B9416C">
                <w:rPr>
                  <w:rFonts w:hint="eastAsia"/>
                </w:rPr>
                <w:delText>通知訊息</w:delText>
              </w:r>
              <w:r w:rsidDel="00B9416C">
                <w:rPr>
                  <w:rFonts w:hint="eastAsia"/>
                </w:rPr>
                <w:delText>/</w:delText>
              </w:r>
              <w:r w:rsidDel="00B9416C">
                <w:rPr>
                  <w:rFonts w:hint="eastAsia"/>
                </w:rPr>
                <w:delText>定位：定位資訊</w:delText>
              </w:r>
            </w:del>
          </w:p>
        </w:tc>
      </w:tr>
    </w:tbl>
    <w:p w14:paraId="0B0D7D52" w14:textId="45512D6F" w:rsidR="00FE4016" w:rsidRPr="00203C44" w:rsidDel="00B9416C" w:rsidRDefault="00FE4016" w:rsidP="00FA7D34">
      <w:pPr>
        <w:pStyle w:val="afd"/>
        <w:ind w:left="280" w:right="280"/>
        <w:jc w:val="left"/>
        <w:rPr>
          <w:del w:id="656" w:author="東圻 周" w:date="2024-05-21T21:52:00Z"/>
        </w:rPr>
      </w:pPr>
    </w:p>
    <w:p w14:paraId="1F8D770D" w14:textId="3AB5B41C" w:rsidR="00FE4016" w:rsidDel="00B9416C" w:rsidRDefault="00FE4016" w:rsidP="00FA7D34">
      <w:pPr>
        <w:pStyle w:val="afd"/>
        <w:ind w:left="280" w:right="280"/>
        <w:rPr>
          <w:del w:id="657" w:author="東圻 周" w:date="2024-05-21T21:52:00Z"/>
        </w:rPr>
      </w:pPr>
      <w:bookmarkStart w:id="658" w:name="_Toc166528880"/>
      <w:del w:id="659" w:author="東圻 周" w:date="2024-05-21T21:52:00Z">
        <w:r w:rsidDel="00B9416C">
          <w:rPr>
            <w:rFonts w:hint="eastAsia"/>
          </w:rPr>
          <w:delText>表</w:delText>
        </w:r>
        <w:r w:rsidDel="00B9416C">
          <w:rPr>
            <w:rFonts w:hint="eastAsia"/>
          </w:rPr>
          <w:delText>6-2-</w:delText>
        </w:r>
        <w:r w:rsidDel="00B9416C">
          <w:delText>9</w:delText>
        </w:r>
        <w:r w:rsidDel="00B9416C">
          <w:rPr>
            <w:rFonts w:hint="eastAsia"/>
          </w:rPr>
          <w:delText>、程序規格書</w:delText>
        </w:r>
        <w:r w:rsidDel="00B9416C">
          <w:rPr>
            <w:rFonts w:ascii="標楷體" w:hAnsi="標楷體" w:hint="eastAsia"/>
          </w:rPr>
          <w:delText>－</w:delText>
        </w:r>
        <w:r w:rsidRPr="0002657A" w:rsidDel="00B9416C">
          <w:rPr>
            <w:rFonts w:ascii="標楷體" w:hAnsi="標楷體" w:hint="eastAsia"/>
          </w:rPr>
          <w:delText>排程</w:delText>
        </w:r>
        <w:r w:rsidDel="00B9416C">
          <w:rPr>
            <w:rFonts w:ascii="標楷體" w:hAnsi="標楷體" w:hint="eastAsia"/>
          </w:rPr>
          <w:delText>設定</w:delText>
        </w:r>
        <w:bookmarkEnd w:id="658"/>
      </w:del>
    </w:p>
    <w:tbl>
      <w:tblPr>
        <w:tblStyle w:val="af4"/>
        <w:tblW w:w="0" w:type="auto"/>
        <w:tblLook w:val="04A0" w:firstRow="1" w:lastRow="0" w:firstColumn="1" w:lastColumn="0" w:noHBand="0" w:noVBand="1"/>
      </w:tblPr>
      <w:tblGrid>
        <w:gridCol w:w="1555"/>
        <w:gridCol w:w="2409"/>
        <w:gridCol w:w="1701"/>
        <w:gridCol w:w="4529"/>
      </w:tblGrid>
      <w:tr w:rsidR="00FE4016" w:rsidDel="00B9416C" w14:paraId="0A101D01" w14:textId="5437B6F8" w:rsidTr="00E62693">
        <w:trPr>
          <w:del w:id="660" w:author="東圻 周" w:date="2024-05-21T21:52:00Z"/>
        </w:trPr>
        <w:tc>
          <w:tcPr>
            <w:tcW w:w="1555" w:type="dxa"/>
            <w:shd w:val="clear" w:color="auto" w:fill="D9D9D9" w:themeFill="background1" w:themeFillShade="D9"/>
            <w:vAlign w:val="center"/>
          </w:tcPr>
          <w:p w14:paraId="111CF369" w14:textId="0089CC4E" w:rsidR="00FE4016" w:rsidDel="00B9416C" w:rsidRDefault="00FE4016" w:rsidP="00FA7D34">
            <w:pPr>
              <w:snapToGrid w:val="0"/>
              <w:jc w:val="center"/>
              <w:rPr>
                <w:del w:id="661" w:author="東圻 周" w:date="2024-05-21T21:52:00Z"/>
              </w:rPr>
            </w:pPr>
            <w:del w:id="662" w:author="東圻 周" w:date="2024-05-21T21:52:00Z">
              <w:r w:rsidDel="00B9416C">
                <w:rPr>
                  <w:rFonts w:hint="eastAsia"/>
                </w:rPr>
                <w:delText>編號</w:delText>
              </w:r>
            </w:del>
          </w:p>
        </w:tc>
        <w:tc>
          <w:tcPr>
            <w:tcW w:w="2409" w:type="dxa"/>
            <w:vAlign w:val="center"/>
          </w:tcPr>
          <w:p w14:paraId="1EB2B3C6" w14:textId="6AE0BEC1" w:rsidR="00FE4016" w:rsidRPr="004F7609" w:rsidDel="00B9416C" w:rsidRDefault="00FE4016" w:rsidP="00FA7D34">
            <w:pPr>
              <w:snapToGrid w:val="0"/>
              <w:jc w:val="center"/>
              <w:rPr>
                <w:del w:id="663" w:author="東圻 周" w:date="2024-05-21T21:52:00Z"/>
              </w:rPr>
            </w:pPr>
            <w:del w:id="664" w:author="東圻 周" w:date="2024-05-21T21:52:00Z">
              <w:r w:rsidDel="00B9416C">
                <w:rPr>
                  <w:rFonts w:hint="eastAsia"/>
                </w:rPr>
                <w:delText>3-1</w:delText>
              </w:r>
            </w:del>
          </w:p>
        </w:tc>
        <w:tc>
          <w:tcPr>
            <w:tcW w:w="1701" w:type="dxa"/>
            <w:shd w:val="clear" w:color="auto" w:fill="D9D9D9" w:themeFill="background1" w:themeFillShade="D9"/>
            <w:vAlign w:val="center"/>
          </w:tcPr>
          <w:p w14:paraId="48A78859" w14:textId="4903172C" w:rsidR="00FE4016" w:rsidDel="00B9416C" w:rsidRDefault="00FE4016" w:rsidP="00FA7D34">
            <w:pPr>
              <w:snapToGrid w:val="0"/>
              <w:jc w:val="center"/>
              <w:rPr>
                <w:del w:id="665" w:author="東圻 周" w:date="2024-05-21T21:52:00Z"/>
              </w:rPr>
            </w:pPr>
            <w:del w:id="666" w:author="東圻 周" w:date="2024-05-21T21:52:00Z">
              <w:r w:rsidDel="00B9416C">
                <w:rPr>
                  <w:rFonts w:hint="eastAsia"/>
                </w:rPr>
                <w:delText>功能名稱</w:delText>
              </w:r>
            </w:del>
          </w:p>
        </w:tc>
        <w:tc>
          <w:tcPr>
            <w:tcW w:w="4529" w:type="dxa"/>
            <w:vAlign w:val="center"/>
          </w:tcPr>
          <w:p w14:paraId="5E269ADE" w14:textId="19B51D74" w:rsidR="00FE4016" w:rsidDel="00B9416C" w:rsidRDefault="00FE4016" w:rsidP="00FA7D34">
            <w:pPr>
              <w:snapToGrid w:val="0"/>
              <w:jc w:val="center"/>
              <w:rPr>
                <w:del w:id="667" w:author="東圻 周" w:date="2024-05-21T21:52:00Z"/>
              </w:rPr>
            </w:pPr>
            <w:del w:id="668" w:author="東圻 周" w:date="2024-05-21T21:52:00Z">
              <w:r w:rsidDel="00B9416C">
                <w:rPr>
                  <w:rFonts w:hint="eastAsia"/>
                </w:rPr>
                <w:delText>排程設定</w:delText>
              </w:r>
            </w:del>
          </w:p>
        </w:tc>
      </w:tr>
      <w:tr w:rsidR="00FE4016" w:rsidDel="00B9416C" w14:paraId="2F2E87E8" w14:textId="611C7986" w:rsidTr="00FE4016">
        <w:trPr>
          <w:del w:id="669" w:author="東圻 周" w:date="2024-05-21T21:52:00Z"/>
        </w:trPr>
        <w:tc>
          <w:tcPr>
            <w:tcW w:w="1555" w:type="dxa"/>
            <w:shd w:val="clear" w:color="auto" w:fill="D9D9D9" w:themeFill="background1" w:themeFillShade="D9"/>
          </w:tcPr>
          <w:p w14:paraId="2735677D" w14:textId="72E12B64" w:rsidR="00FE4016" w:rsidDel="00B9416C" w:rsidRDefault="00FE4016" w:rsidP="00FA7D34">
            <w:pPr>
              <w:snapToGrid w:val="0"/>
              <w:jc w:val="center"/>
              <w:rPr>
                <w:del w:id="670" w:author="東圻 周" w:date="2024-05-21T21:52:00Z"/>
              </w:rPr>
            </w:pPr>
            <w:del w:id="671" w:author="東圻 周" w:date="2024-05-21T21:52:00Z">
              <w:r w:rsidDel="00B9416C">
                <w:rPr>
                  <w:rFonts w:hint="eastAsia"/>
                </w:rPr>
                <w:delText>功能說明</w:delText>
              </w:r>
            </w:del>
          </w:p>
        </w:tc>
        <w:tc>
          <w:tcPr>
            <w:tcW w:w="8639" w:type="dxa"/>
            <w:gridSpan w:val="3"/>
          </w:tcPr>
          <w:p w14:paraId="46CFDBC2" w14:textId="1F858A6F" w:rsidR="00FE4016" w:rsidDel="00B9416C" w:rsidRDefault="00FE4016" w:rsidP="00FA7D34">
            <w:pPr>
              <w:snapToGrid w:val="0"/>
              <w:rPr>
                <w:del w:id="672" w:author="東圻 周" w:date="2024-05-21T21:52:00Z"/>
              </w:rPr>
            </w:pPr>
            <w:del w:id="673" w:author="東圻 周" w:date="2024-05-21T21:52:00Z">
              <w:r w:rsidDel="00B9416C">
                <w:rPr>
                  <w:rFonts w:hint="eastAsia"/>
                </w:rPr>
                <w:delText>進行排程設定</w:delText>
              </w:r>
            </w:del>
          </w:p>
        </w:tc>
      </w:tr>
      <w:tr w:rsidR="00FE4016" w:rsidDel="00B9416C" w14:paraId="2C448E40" w14:textId="28376CA4" w:rsidTr="00FE4016">
        <w:trPr>
          <w:del w:id="674" w:author="東圻 周" w:date="2024-05-21T21:52:00Z"/>
        </w:trPr>
        <w:tc>
          <w:tcPr>
            <w:tcW w:w="1555" w:type="dxa"/>
            <w:shd w:val="clear" w:color="auto" w:fill="D9D9D9" w:themeFill="background1" w:themeFillShade="D9"/>
          </w:tcPr>
          <w:p w14:paraId="27208E5F" w14:textId="64E77950" w:rsidR="00FE4016" w:rsidDel="00B9416C" w:rsidRDefault="00FE4016" w:rsidP="00FA7D34">
            <w:pPr>
              <w:snapToGrid w:val="0"/>
              <w:jc w:val="center"/>
              <w:rPr>
                <w:del w:id="675" w:author="東圻 周" w:date="2024-05-21T21:52:00Z"/>
              </w:rPr>
            </w:pPr>
            <w:del w:id="676" w:author="東圻 周" w:date="2024-05-21T21:52:00Z">
              <w:r w:rsidDel="00B9416C">
                <w:rPr>
                  <w:rFonts w:hint="eastAsia"/>
                </w:rPr>
                <w:delText>輸入值</w:delText>
              </w:r>
            </w:del>
          </w:p>
        </w:tc>
        <w:tc>
          <w:tcPr>
            <w:tcW w:w="8639" w:type="dxa"/>
            <w:gridSpan w:val="3"/>
          </w:tcPr>
          <w:p w14:paraId="2702AA1B" w14:textId="0D58F18D" w:rsidR="00FE4016" w:rsidDel="00B9416C" w:rsidRDefault="00FE4016" w:rsidP="00FA7D34">
            <w:pPr>
              <w:snapToGrid w:val="0"/>
              <w:rPr>
                <w:del w:id="677" w:author="東圻 周" w:date="2024-05-21T21:52:00Z"/>
              </w:rPr>
            </w:pPr>
            <w:del w:id="678" w:author="東圻 周" w:date="2024-05-21T21:52:00Z">
              <w:r w:rsidDel="00B9416C">
                <w:rPr>
                  <w:rFonts w:hint="eastAsia"/>
                </w:rPr>
                <w:delText>排程資訊</w:delText>
              </w:r>
            </w:del>
          </w:p>
        </w:tc>
      </w:tr>
      <w:tr w:rsidR="00FE4016" w:rsidDel="00B9416C" w14:paraId="6E41FD1A" w14:textId="57A36DF3" w:rsidTr="00FE4016">
        <w:trPr>
          <w:del w:id="679" w:author="東圻 周" w:date="2024-05-21T21:52:00Z"/>
        </w:trPr>
        <w:tc>
          <w:tcPr>
            <w:tcW w:w="1555" w:type="dxa"/>
            <w:shd w:val="clear" w:color="auto" w:fill="D9D9D9" w:themeFill="background1" w:themeFillShade="D9"/>
          </w:tcPr>
          <w:p w14:paraId="5D11E8D1" w14:textId="1426CD75" w:rsidR="00FE4016" w:rsidDel="00B9416C" w:rsidRDefault="00FE4016" w:rsidP="00FA7D34">
            <w:pPr>
              <w:snapToGrid w:val="0"/>
              <w:jc w:val="center"/>
              <w:rPr>
                <w:del w:id="680" w:author="東圻 周" w:date="2024-05-21T21:52:00Z"/>
              </w:rPr>
            </w:pPr>
            <w:del w:id="681" w:author="東圻 周" w:date="2024-05-21T21:52:00Z">
              <w:r w:rsidDel="00B9416C">
                <w:rPr>
                  <w:rFonts w:hint="eastAsia"/>
                </w:rPr>
                <w:delText>輸出值</w:delText>
              </w:r>
            </w:del>
          </w:p>
        </w:tc>
        <w:tc>
          <w:tcPr>
            <w:tcW w:w="8639" w:type="dxa"/>
            <w:gridSpan w:val="3"/>
          </w:tcPr>
          <w:p w14:paraId="131D8347" w14:textId="5D77CA94" w:rsidR="00FE4016" w:rsidDel="00B9416C" w:rsidRDefault="00FE4016" w:rsidP="00FA7D34">
            <w:pPr>
              <w:snapToGrid w:val="0"/>
              <w:rPr>
                <w:del w:id="682" w:author="東圻 周" w:date="2024-05-21T21:52:00Z"/>
              </w:rPr>
            </w:pPr>
            <w:del w:id="683" w:author="東圻 周" w:date="2024-05-21T21:52:00Z">
              <w:r w:rsidDel="00B9416C">
                <w:rPr>
                  <w:rFonts w:hint="eastAsia"/>
                </w:rPr>
                <w:delText>設定結果介面</w:delText>
              </w:r>
            </w:del>
          </w:p>
        </w:tc>
      </w:tr>
    </w:tbl>
    <w:p w14:paraId="7497C521" w14:textId="33BDE97B" w:rsidR="00FE4016" w:rsidDel="00B9416C" w:rsidRDefault="00FE4016" w:rsidP="00FA7D34">
      <w:pPr>
        <w:snapToGrid w:val="0"/>
        <w:rPr>
          <w:del w:id="684" w:author="東圻 周" w:date="2024-05-21T21:52:00Z"/>
        </w:rPr>
      </w:pPr>
    </w:p>
    <w:p w14:paraId="5BCAF458" w14:textId="6DDA072D" w:rsidR="00FE4016" w:rsidDel="00B9416C" w:rsidRDefault="00FE4016" w:rsidP="00FA7D34">
      <w:pPr>
        <w:pStyle w:val="afd"/>
        <w:ind w:left="280" w:right="280"/>
        <w:rPr>
          <w:del w:id="685" w:author="東圻 周" w:date="2024-05-21T21:52:00Z"/>
        </w:rPr>
      </w:pPr>
      <w:bookmarkStart w:id="686" w:name="_Toc166528885"/>
      <w:del w:id="687" w:author="東圻 周" w:date="2024-05-21T21:52:00Z">
        <w:r w:rsidDel="00B9416C">
          <w:rPr>
            <w:rFonts w:hint="eastAsia"/>
          </w:rPr>
          <w:delText>表</w:delText>
        </w:r>
        <w:r w:rsidDel="00B9416C">
          <w:rPr>
            <w:rFonts w:hint="eastAsia"/>
          </w:rPr>
          <w:delText>6-2-1</w:delText>
        </w:r>
        <w:r w:rsidR="00566F35" w:rsidDel="00B9416C">
          <w:delText>0</w:delText>
        </w:r>
        <w:r w:rsidDel="00B9416C">
          <w:rPr>
            <w:rFonts w:hint="eastAsia"/>
          </w:rPr>
          <w:delText>、程序規格書</w:delText>
        </w:r>
        <w:r w:rsidDel="00B9416C">
          <w:rPr>
            <w:rFonts w:ascii="標楷體" w:hAnsi="標楷體" w:hint="eastAsia"/>
          </w:rPr>
          <w:delText>－</w:delText>
        </w:r>
        <w:bookmarkEnd w:id="686"/>
        <w:r w:rsidDel="00B9416C">
          <w:rPr>
            <w:rFonts w:hint="eastAsia"/>
          </w:rPr>
          <w:delText>排程通知</w:delText>
        </w:r>
      </w:del>
    </w:p>
    <w:tbl>
      <w:tblPr>
        <w:tblStyle w:val="af4"/>
        <w:tblW w:w="0" w:type="auto"/>
        <w:tblLook w:val="04A0" w:firstRow="1" w:lastRow="0" w:firstColumn="1" w:lastColumn="0" w:noHBand="0" w:noVBand="1"/>
      </w:tblPr>
      <w:tblGrid>
        <w:gridCol w:w="1555"/>
        <w:gridCol w:w="2409"/>
        <w:gridCol w:w="1701"/>
        <w:gridCol w:w="4529"/>
      </w:tblGrid>
      <w:tr w:rsidR="00FE4016" w:rsidDel="00B9416C" w14:paraId="104DF099" w14:textId="2323C35A" w:rsidTr="00E62693">
        <w:trPr>
          <w:del w:id="688" w:author="東圻 周" w:date="2024-05-21T21:52:00Z"/>
        </w:trPr>
        <w:tc>
          <w:tcPr>
            <w:tcW w:w="1555" w:type="dxa"/>
            <w:shd w:val="clear" w:color="auto" w:fill="D9D9D9" w:themeFill="background1" w:themeFillShade="D9"/>
            <w:vAlign w:val="center"/>
          </w:tcPr>
          <w:p w14:paraId="140CC351" w14:textId="4E91E6C4" w:rsidR="00FE4016" w:rsidDel="00B9416C" w:rsidRDefault="00FE4016" w:rsidP="00FA7D34">
            <w:pPr>
              <w:snapToGrid w:val="0"/>
              <w:jc w:val="center"/>
              <w:rPr>
                <w:del w:id="689" w:author="東圻 周" w:date="2024-05-21T21:52:00Z"/>
              </w:rPr>
            </w:pPr>
            <w:del w:id="690" w:author="東圻 周" w:date="2024-05-21T21:52:00Z">
              <w:r w:rsidDel="00B9416C">
                <w:rPr>
                  <w:rFonts w:hint="eastAsia"/>
                </w:rPr>
                <w:delText>編號</w:delText>
              </w:r>
            </w:del>
          </w:p>
        </w:tc>
        <w:tc>
          <w:tcPr>
            <w:tcW w:w="2409" w:type="dxa"/>
            <w:vAlign w:val="center"/>
          </w:tcPr>
          <w:p w14:paraId="48ADAAC1" w14:textId="412DCC09" w:rsidR="00FE4016" w:rsidRPr="004F7609" w:rsidDel="00B9416C" w:rsidRDefault="00FE4016" w:rsidP="00FA7D34">
            <w:pPr>
              <w:snapToGrid w:val="0"/>
              <w:jc w:val="center"/>
              <w:rPr>
                <w:del w:id="691" w:author="東圻 周" w:date="2024-05-21T21:52:00Z"/>
              </w:rPr>
            </w:pPr>
            <w:del w:id="692" w:author="東圻 周" w:date="2024-05-21T21:52:00Z">
              <w:r w:rsidDel="00B9416C">
                <w:rPr>
                  <w:rFonts w:hint="eastAsia"/>
                </w:rPr>
                <w:delText>3-2</w:delText>
              </w:r>
            </w:del>
          </w:p>
        </w:tc>
        <w:tc>
          <w:tcPr>
            <w:tcW w:w="1701" w:type="dxa"/>
            <w:shd w:val="clear" w:color="auto" w:fill="D9D9D9" w:themeFill="background1" w:themeFillShade="D9"/>
            <w:vAlign w:val="center"/>
          </w:tcPr>
          <w:p w14:paraId="497C8E05" w14:textId="3C738A4D" w:rsidR="00FE4016" w:rsidDel="00B9416C" w:rsidRDefault="00FE4016" w:rsidP="00FA7D34">
            <w:pPr>
              <w:snapToGrid w:val="0"/>
              <w:jc w:val="center"/>
              <w:rPr>
                <w:del w:id="693" w:author="東圻 周" w:date="2024-05-21T21:52:00Z"/>
              </w:rPr>
            </w:pPr>
            <w:del w:id="694" w:author="東圻 周" w:date="2024-05-21T21:52:00Z">
              <w:r w:rsidDel="00B9416C">
                <w:rPr>
                  <w:rFonts w:hint="eastAsia"/>
                </w:rPr>
                <w:delText>功能名稱</w:delText>
              </w:r>
            </w:del>
          </w:p>
        </w:tc>
        <w:tc>
          <w:tcPr>
            <w:tcW w:w="4529" w:type="dxa"/>
            <w:vAlign w:val="center"/>
          </w:tcPr>
          <w:p w14:paraId="4A6142D6" w14:textId="48D80AD1" w:rsidR="00FE4016" w:rsidDel="00B9416C" w:rsidRDefault="00FE4016" w:rsidP="00FA7D34">
            <w:pPr>
              <w:snapToGrid w:val="0"/>
              <w:jc w:val="center"/>
              <w:rPr>
                <w:del w:id="695" w:author="東圻 周" w:date="2024-05-21T21:52:00Z"/>
              </w:rPr>
            </w:pPr>
            <w:del w:id="696" w:author="東圻 周" w:date="2024-05-21T21:52:00Z">
              <w:r w:rsidDel="00B9416C">
                <w:rPr>
                  <w:rFonts w:hint="eastAsia"/>
                </w:rPr>
                <w:delText>排程通知</w:delText>
              </w:r>
            </w:del>
          </w:p>
        </w:tc>
      </w:tr>
      <w:tr w:rsidR="00FE4016" w:rsidDel="00B9416C" w14:paraId="1DB02D52" w14:textId="004F0F77" w:rsidTr="00FE4016">
        <w:trPr>
          <w:del w:id="697" w:author="東圻 周" w:date="2024-05-21T21:52:00Z"/>
        </w:trPr>
        <w:tc>
          <w:tcPr>
            <w:tcW w:w="1555" w:type="dxa"/>
            <w:shd w:val="clear" w:color="auto" w:fill="D9D9D9" w:themeFill="background1" w:themeFillShade="D9"/>
          </w:tcPr>
          <w:p w14:paraId="1913E3CB" w14:textId="54DB50F6" w:rsidR="00FE4016" w:rsidDel="00B9416C" w:rsidRDefault="00FE4016" w:rsidP="00FA7D34">
            <w:pPr>
              <w:snapToGrid w:val="0"/>
              <w:jc w:val="center"/>
              <w:rPr>
                <w:del w:id="698" w:author="東圻 周" w:date="2024-05-21T21:52:00Z"/>
              </w:rPr>
            </w:pPr>
            <w:del w:id="699" w:author="東圻 周" w:date="2024-05-21T21:52:00Z">
              <w:r w:rsidDel="00B9416C">
                <w:rPr>
                  <w:rFonts w:hint="eastAsia"/>
                </w:rPr>
                <w:delText>功能說明</w:delText>
              </w:r>
            </w:del>
          </w:p>
        </w:tc>
        <w:tc>
          <w:tcPr>
            <w:tcW w:w="8639" w:type="dxa"/>
            <w:gridSpan w:val="3"/>
          </w:tcPr>
          <w:p w14:paraId="2B169DCB" w14:textId="1984376D" w:rsidR="00FE4016" w:rsidDel="00B9416C" w:rsidRDefault="00FE4016" w:rsidP="00FA7D34">
            <w:pPr>
              <w:snapToGrid w:val="0"/>
              <w:rPr>
                <w:del w:id="700" w:author="東圻 周" w:date="2024-05-21T21:52:00Z"/>
              </w:rPr>
            </w:pPr>
            <w:del w:id="701" w:author="東圻 周" w:date="2024-05-21T21:52:00Z">
              <w:r w:rsidDel="00B9416C">
                <w:rPr>
                  <w:rFonts w:hint="eastAsia"/>
                </w:rPr>
                <w:delText>自動發送排程內容</w:delText>
              </w:r>
            </w:del>
          </w:p>
        </w:tc>
      </w:tr>
      <w:tr w:rsidR="00FE4016" w:rsidDel="00B9416C" w14:paraId="3D4ADA81" w14:textId="65383D45" w:rsidTr="00FE4016">
        <w:trPr>
          <w:del w:id="702" w:author="東圻 周" w:date="2024-05-21T21:52:00Z"/>
        </w:trPr>
        <w:tc>
          <w:tcPr>
            <w:tcW w:w="1555" w:type="dxa"/>
            <w:shd w:val="clear" w:color="auto" w:fill="D9D9D9" w:themeFill="background1" w:themeFillShade="D9"/>
          </w:tcPr>
          <w:p w14:paraId="0AC75B97" w14:textId="4CDCA62C" w:rsidR="00FE4016" w:rsidDel="00B9416C" w:rsidRDefault="00FE4016" w:rsidP="00FA7D34">
            <w:pPr>
              <w:snapToGrid w:val="0"/>
              <w:jc w:val="center"/>
              <w:rPr>
                <w:del w:id="703" w:author="東圻 周" w:date="2024-05-21T21:52:00Z"/>
              </w:rPr>
            </w:pPr>
            <w:del w:id="704" w:author="東圻 周" w:date="2024-05-21T21:52:00Z">
              <w:r w:rsidDel="00B9416C">
                <w:rPr>
                  <w:rFonts w:hint="eastAsia"/>
                </w:rPr>
                <w:delText>輸入值</w:delText>
              </w:r>
            </w:del>
          </w:p>
        </w:tc>
        <w:tc>
          <w:tcPr>
            <w:tcW w:w="8639" w:type="dxa"/>
            <w:gridSpan w:val="3"/>
          </w:tcPr>
          <w:p w14:paraId="1D115732" w14:textId="7104EE56" w:rsidR="00FE4016" w:rsidDel="00B9416C" w:rsidRDefault="00FE4016" w:rsidP="00FA7D34">
            <w:pPr>
              <w:snapToGrid w:val="0"/>
              <w:rPr>
                <w:del w:id="705" w:author="東圻 周" w:date="2024-05-21T21:52:00Z"/>
              </w:rPr>
            </w:pPr>
            <w:del w:id="706" w:author="東圻 周" w:date="2024-05-21T21:52:00Z">
              <w:r w:rsidDel="00B9416C">
                <w:rPr>
                  <w:rFonts w:hint="eastAsia"/>
                </w:rPr>
                <w:delText>無</w:delText>
              </w:r>
            </w:del>
          </w:p>
        </w:tc>
      </w:tr>
      <w:tr w:rsidR="00FE4016" w:rsidDel="00B9416C" w14:paraId="35D55077" w14:textId="62210E17" w:rsidTr="00FE4016">
        <w:trPr>
          <w:del w:id="707" w:author="東圻 周" w:date="2024-05-21T21:52:00Z"/>
        </w:trPr>
        <w:tc>
          <w:tcPr>
            <w:tcW w:w="1555" w:type="dxa"/>
            <w:shd w:val="clear" w:color="auto" w:fill="D9D9D9" w:themeFill="background1" w:themeFillShade="D9"/>
          </w:tcPr>
          <w:p w14:paraId="7BAD4952" w14:textId="67C14A5C" w:rsidR="00FE4016" w:rsidDel="00B9416C" w:rsidRDefault="00FE4016" w:rsidP="00FA7D34">
            <w:pPr>
              <w:snapToGrid w:val="0"/>
              <w:jc w:val="center"/>
              <w:rPr>
                <w:del w:id="708" w:author="東圻 周" w:date="2024-05-21T21:52:00Z"/>
              </w:rPr>
            </w:pPr>
            <w:del w:id="709" w:author="東圻 周" w:date="2024-05-21T21:52:00Z">
              <w:r w:rsidDel="00B9416C">
                <w:rPr>
                  <w:rFonts w:hint="eastAsia"/>
                </w:rPr>
                <w:delText>輸出值</w:delText>
              </w:r>
            </w:del>
          </w:p>
        </w:tc>
        <w:tc>
          <w:tcPr>
            <w:tcW w:w="8639" w:type="dxa"/>
            <w:gridSpan w:val="3"/>
          </w:tcPr>
          <w:p w14:paraId="41E2D36A" w14:textId="4DA2303A" w:rsidR="00FE4016" w:rsidDel="00B9416C" w:rsidRDefault="00FE4016" w:rsidP="00FA7D34">
            <w:pPr>
              <w:snapToGrid w:val="0"/>
              <w:rPr>
                <w:del w:id="710" w:author="東圻 周" w:date="2024-05-21T21:52:00Z"/>
              </w:rPr>
            </w:pPr>
            <w:del w:id="711" w:author="東圻 周" w:date="2024-05-21T21:52:00Z">
              <w:r w:rsidDel="00B9416C">
                <w:rPr>
                  <w:rFonts w:hint="eastAsia"/>
                </w:rPr>
                <w:delText>通知訊息</w:delText>
              </w:r>
            </w:del>
          </w:p>
        </w:tc>
      </w:tr>
    </w:tbl>
    <w:p w14:paraId="537CBF98" w14:textId="29266D36" w:rsidR="00FE4016" w:rsidDel="00B9416C" w:rsidRDefault="00FE4016" w:rsidP="00FA7D34">
      <w:pPr>
        <w:snapToGrid w:val="0"/>
        <w:rPr>
          <w:del w:id="712" w:author="東圻 周" w:date="2024-05-21T21:52:00Z"/>
        </w:rPr>
      </w:pPr>
    </w:p>
    <w:p w14:paraId="73CF064E" w14:textId="4763F534" w:rsidR="00FE4016" w:rsidDel="00B9416C" w:rsidRDefault="00FE4016" w:rsidP="00FA7D34">
      <w:pPr>
        <w:pStyle w:val="afd"/>
        <w:ind w:left="280" w:right="280"/>
        <w:rPr>
          <w:del w:id="713" w:author="東圻 周" w:date="2024-05-21T21:52:00Z"/>
        </w:rPr>
      </w:pPr>
      <w:bookmarkStart w:id="714" w:name="_Toc166528886"/>
      <w:del w:id="715" w:author="東圻 周" w:date="2024-05-21T21:52:00Z">
        <w:r w:rsidDel="00B9416C">
          <w:rPr>
            <w:rFonts w:hint="eastAsia"/>
          </w:rPr>
          <w:delText>表</w:delText>
        </w:r>
        <w:r w:rsidDel="00B9416C">
          <w:rPr>
            <w:rFonts w:hint="eastAsia"/>
          </w:rPr>
          <w:delText>6-2-1</w:delText>
        </w:r>
        <w:r w:rsidR="00566F35" w:rsidDel="00B9416C">
          <w:delText>1</w:delText>
        </w:r>
        <w:r w:rsidDel="00B9416C">
          <w:rPr>
            <w:rFonts w:hint="eastAsia"/>
          </w:rPr>
          <w:delText>、程序規格書</w:delText>
        </w:r>
        <w:r w:rsidDel="00B9416C">
          <w:rPr>
            <w:rFonts w:ascii="標楷體" w:hAnsi="標楷體" w:hint="eastAsia"/>
          </w:rPr>
          <w:delText>－</w:delText>
        </w:r>
        <w:bookmarkEnd w:id="714"/>
        <w:r w:rsidDel="00B9416C">
          <w:rPr>
            <w:rFonts w:hint="eastAsia"/>
          </w:rPr>
          <w:delText>定位查詢</w:delText>
        </w:r>
      </w:del>
    </w:p>
    <w:tbl>
      <w:tblPr>
        <w:tblStyle w:val="af4"/>
        <w:tblW w:w="0" w:type="auto"/>
        <w:tblLook w:val="04A0" w:firstRow="1" w:lastRow="0" w:firstColumn="1" w:lastColumn="0" w:noHBand="0" w:noVBand="1"/>
      </w:tblPr>
      <w:tblGrid>
        <w:gridCol w:w="1555"/>
        <w:gridCol w:w="2409"/>
        <w:gridCol w:w="1701"/>
        <w:gridCol w:w="4529"/>
      </w:tblGrid>
      <w:tr w:rsidR="00FE4016" w:rsidDel="00B9416C" w14:paraId="282B9216" w14:textId="6B4F5D81" w:rsidTr="00E62693">
        <w:trPr>
          <w:del w:id="716" w:author="東圻 周" w:date="2024-05-21T21:52:00Z"/>
        </w:trPr>
        <w:tc>
          <w:tcPr>
            <w:tcW w:w="1555" w:type="dxa"/>
            <w:shd w:val="clear" w:color="auto" w:fill="D9D9D9" w:themeFill="background1" w:themeFillShade="D9"/>
            <w:vAlign w:val="center"/>
          </w:tcPr>
          <w:p w14:paraId="6831C13D" w14:textId="270660FA" w:rsidR="00FE4016" w:rsidDel="00B9416C" w:rsidRDefault="00FE4016" w:rsidP="00FA7D34">
            <w:pPr>
              <w:snapToGrid w:val="0"/>
              <w:jc w:val="center"/>
              <w:rPr>
                <w:del w:id="717" w:author="東圻 周" w:date="2024-05-21T21:52:00Z"/>
              </w:rPr>
            </w:pPr>
            <w:del w:id="718" w:author="東圻 周" w:date="2024-05-21T21:52:00Z">
              <w:r w:rsidDel="00B9416C">
                <w:rPr>
                  <w:rFonts w:hint="eastAsia"/>
                </w:rPr>
                <w:delText>編號</w:delText>
              </w:r>
            </w:del>
          </w:p>
        </w:tc>
        <w:tc>
          <w:tcPr>
            <w:tcW w:w="2409" w:type="dxa"/>
            <w:vAlign w:val="center"/>
          </w:tcPr>
          <w:p w14:paraId="57CF385F" w14:textId="6B2C0C37" w:rsidR="00FE4016" w:rsidRPr="004F7609" w:rsidDel="00B9416C" w:rsidRDefault="00FE4016" w:rsidP="00FA7D34">
            <w:pPr>
              <w:snapToGrid w:val="0"/>
              <w:jc w:val="center"/>
              <w:rPr>
                <w:del w:id="719" w:author="東圻 周" w:date="2024-05-21T21:52:00Z"/>
              </w:rPr>
            </w:pPr>
            <w:del w:id="720" w:author="東圻 周" w:date="2024-05-21T21:52:00Z">
              <w:r w:rsidDel="00B9416C">
                <w:rPr>
                  <w:rFonts w:hint="eastAsia"/>
                </w:rPr>
                <w:delText>3-3</w:delText>
              </w:r>
            </w:del>
          </w:p>
        </w:tc>
        <w:tc>
          <w:tcPr>
            <w:tcW w:w="1701" w:type="dxa"/>
            <w:shd w:val="clear" w:color="auto" w:fill="D9D9D9" w:themeFill="background1" w:themeFillShade="D9"/>
            <w:vAlign w:val="center"/>
          </w:tcPr>
          <w:p w14:paraId="43B26DFA" w14:textId="32F022C2" w:rsidR="00FE4016" w:rsidDel="00B9416C" w:rsidRDefault="00FE4016" w:rsidP="00FA7D34">
            <w:pPr>
              <w:snapToGrid w:val="0"/>
              <w:jc w:val="center"/>
              <w:rPr>
                <w:del w:id="721" w:author="東圻 周" w:date="2024-05-21T21:52:00Z"/>
              </w:rPr>
            </w:pPr>
            <w:del w:id="722" w:author="東圻 周" w:date="2024-05-21T21:52:00Z">
              <w:r w:rsidDel="00B9416C">
                <w:rPr>
                  <w:rFonts w:hint="eastAsia"/>
                </w:rPr>
                <w:delText>功能名稱</w:delText>
              </w:r>
            </w:del>
          </w:p>
        </w:tc>
        <w:tc>
          <w:tcPr>
            <w:tcW w:w="4529" w:type="dxa"/>
            <w:vAlign w:val="center"/>
          </w:tcPr>
          <w:p w14:paraId="2F31E504" w14:textId="54B628FD" w:rsidR="00FE4016" w:rsidDel="00B9416C" w:rsidRDefault="00FE4016" w:rsidP="00FA7D34">
            <w:pPr>
              <w:snapToGrid w:val="0"/>
              <w:jc w:val="center"/>
              <w:rPr>
                <w:del w:id="723" w:author="東圻 周" w:date="2024-05-21T21:52:00Z"/>
              </w:rPr>
            </w:pPr>
            <w:del w:id="724" w:author="東圻 周" w:date="2024-05-21T21:52:00Z">
              <w:r w:rsidDel="00B9416C">
                <w:rPr>
                  <w:rFonts w:hint="eastAsia"/>
                </w:rPr>
                <w:delText>定位查詢</w:delText>
              </w:r>
            </w:del>
          </w:p>
        </w:tc>
      </w:tr>
      <w:tr w:rsidR="00FE4016" w:rsidDel="00B9416C" w14:paraId="03C2E7CC" w14:textId="37E41687" w:rsidTr="00FE4016">
        <w:trPr>
          <w:del w:id="725" w:author="東圻 周" w:date="2024-05-21T21:52:00Z"/>
        </w:trPr>
        <w:tc>
          <w:tcPr>
            <w:tcW w:w="1555" w:type="dxa"/>
            <w:shd w:val="clear" w:color="auto" w:fill="D9D9D9" w:themeFill="background1" w:themeFillShade="D9"/>
          </w:tcPr>
          <w:p w14:paraId="2A902259" w14:textId="7D73CEC8" w:rsidR="00FE4016" w:rsidDel="00B9416C" w:rsidRDefault="00FE4016" w:rsidP="00FA7D34">
            <w:pPr>
              <w:snapToGrid w:val="0"/>
              <w:jc w:val="center"/>
              <w:rPr>
                <w:del w:id="726" w:author="東圻 周" w:date="2024-05-21T21:52:00Z"/>
              </w:rPr>
            </w:pPr>
            <w:del w:id="727" w:author="東圻 周" w:date="2024-05-21T21:52:00Z">
              <w:r w:rsidDel="00B9416C">
                <w:rPr>
                  <w:rFonts w:hint="eastAsia"/>
                </w:rPr>
                <w:delText>功能說明</w:delText>
              </w:r>
            </w:del>
          </w:p>
        </w:tc>
        <w:tc>
          <w:tcPr>
            <w:tcW w:w="8639" w:type="dxa"/>
            <w:gridSpan w:val="3"/>
          </w:tcPr>
          <w:p w14:paraId="76826754" w14:textId="0CB932F2" w:rsidR="00FE4016" w:rsidDel="00B9416C" w:rsidRDefault="00FE4016" w:rsidP="00FA7D34">
            <w:pPr>
              <w:snapToGrid w:val="0"/>
              <w:rPr>
                <w:del w:id="728" w:author="東圻 周" w:date="2024-05-21T21:52:00Z"/>
              </w:rPr>
            </w:pPr>
            <w:del w:id="729" w:author="東圻 周" w:date="2024-05-21T21:52:00Z">
              <w:r w:rsidDel="00B9416C">
                <w:rPr>
                  <w:rFonts w:hint="eastAsia"/>
                </w:rPr>
                <w:delText>定位追蹤</w:delText>
              </w:r>
            </w:del>
          </w:p>
        </w:tc>
      </w:tr>
      <w:tr w:rsidR="00FE4016" w:rsidDel="00B9416C" w14:paraId="461E07ED" w14:textId="64A0A88A" w:rsidTr="00FE4016">
        <w:trPr>
          <w:del w:id="730" w:author="東圻 周" w:date="2024-05-21T21:52:00Z"/>
        </w:trPr>
        <w:tc>
          <w:tcPr>
            <w:tcW w:w="1555" w:type="dxa"/>
            <w:shd w:val="clear" w:color="auto" w:fill="D9D9D9" w:themeFill="background1" w:themeFillShade="D9"/>
          </w:tcPr>
          <w:p w14:paraId="67432E56" w14:textId="0C539E3F" w:rsidR="00FE4016" w:rsidDel="00B9416C" w:rsidRDefault="00FE4016" w:rsidP="00FA7D34">
            <w:pPr>
              <w:snapToGrid w:val="0"/>
              <w:jc w:val="center"/>
              <w:rPr>
                <w:del w:id="731" w:author="東圻 周" w:date="2024-05-21T21:52:00Z"/>
              </w:rPr>
            </w:pPr>
            <w:del w:id="732" w:author="東圻 周" w:date="2024-05-21T21:52:00Z">
              <w:r w:rsidDel="00B9416C">
                <w:rPr>
                  <w:rFonts w:hint="eastAsia"/>
                </w:rPr>
                <w:delText>輸入值</w:delText>
              </w:r>
            </w:del>
          </w:p>
        </w:tc>
        <w:tc>
          <w:tcPr>
            <w:tcW w:w="8639" w:type="dxa"/>
            <w:gridSpan w:val="3"/>
          </w:tcPr>
          <w:p w14:paraId="1755800C" w14:textId="4E74745B" w:rsidR="00FE4016" w:rsidDel="00B9416C" w:rsidRDefault="00FE4016" w:rsidP="00FA7D34">
            <w:pPr>
              <w:snapToGrid w:val="0"/>
              <w:rPr>
                <w:del w:id="733" w:author="東圻 周" w:date="2024-05-21T21:52:00Z"/>
              </w:rPr>
            </w:pPr>
            <w:del w:id="734" w:author="東圻 周" w:date="2024-05-21T21:52:00Z">
              <w:r w:rsidDel="00B9416C">
                <w:rPr>
                  <w:rFonts w:hint="eastAsia"/>
                </w:rPr>
                <w:delText>定位請求</w:delText>
              </w:r>
              <w:r w:rsidDel="00B9416C">
                <w:rPr>
                  <w:rFonts w:hint="eastAsia"/>
                </w:rPr>
                <w:delText>/</w:delText>
              </w:r>
              <w:r w:rsidDel="00B9416C">
                <w:rPr>
                  <w:rFonts w:hint="eastAsia"/>
                </w:rPr>
                <w:delText>定位資訊</w:delText>
              </w:r>
            </w:del>
          </w:p>
        </w:tc>
      </w:tr>
      <w:tr w:rsidR="00FE4016" w:rsidDel="00B9416C" w14:paraId="6E3640AD" w14:textId="1ABEF2B1" w:rsidTr="00FE4016">
        <w:trPr>
          <w:del w:id="735" w:author="東圻 周" w:date="2024-05-21T21:52:00Z"/>
        </w:trPr>
        <w:tc>
          <w:tcPr>
            <w:tcW w:w="1555" w:type="dxa"/>
            <w:shd w:val="clear" w:color="auto" w:fill="D9D9D9" w:themeFill="background1" w:themeFillShade="D9"/>
          </w:tcPr>
          <w:p w14:paraId="0922F873" w14:textId="6864E04E" w:rsidR="00FE4016" w:rsidDel="00B9416C" w:rsidRDefault="00FE4016" w:rsidP="00FA7D34">
            <w:pPr>
              <w:snapToGrid w:val="0"/>
              <w:jc w:val="center"/>
              <w:rPr>
                <w:del w:id="736" w:author="東圻 周" w:date="2024-05-21T21:52:00Z"/>
              </w:rPr>
            </w:pPr>
            <w:del w:id="737" w:author="東圻 周" w:date="2024-05-21T21:52:00Z">
              <w:r w:rsidDel="00B9416C">
                <w:rPr>
                  <w:rFonts w:hint="eastAsia"/>
                </w:rPr>
                <w:delText>輸出值</w:delText>
              </w:r>
            </w:del>
          </w:p>
        </w:tc>
        <w:tc>
          <w:tcPr>
            <w:tcW w:w="8639" w:type="dxa"/>
            <w:gridSpan w:val="3"/>
          </w:tcPr>
          <w:p w14:paraId="1DA21617" w14:textId="2C0A1B1D" w:rsidR="00FE4016" w:rsidDel="00B9416C" w:rsidRDefault="00FE4016" w:rsidP="00FA7D34">
            <w:pPr>
              <w:snapToGrid w:val="0"/>
              <w:rPr>
                <w:del w:id="738" w:author="東圻 周" w:date="2024-05-21T21:52:00Z"/>
              </w:rPr>
            </w:pPr>
            <w:del w:id="739" w:author="東圻 周" w:date="2024-05-21T21:52:00Z">
              <w:r w:rsidDel="00B9416C">
                <w:rPr>
                  <w:rFonts w:hint="eastAsia"/>
                </w:rPr>
                <w:delText>定位狀態</w:delText>
              </w:r>
            </w:del>
          </w:p>
        </w:tc>
      </w:tr>
    </w:tbl>
    <w:p w14:paraId="325C2243" w14:textId="2A713666" w:rsidR="00FE4016" w:rsidDel="00B9416C" w:rsidRDefault="00FE4016" w:rsidP="005D1A83">
      <w:pPr>
        <w:rPr>
          <w:del w:id="740" w:author="東圻 周" w:date="2024-05-21T21:52:00Z"/>
        </w:rPr>
      </w:pPr>
    </w:p>
    <w:p w14:paraId="139B3018" w14:textId="1B297570" w:rsidR="00FE4016" w:rsidDel="00B9416C" w:rsidRDefault="00FE4016" w:rsidP="00FA7D34">
      <w:pPr>
        <w:pStyle w:val="afd"/>
        <w:ind w:left="280" w:right="280"/>
        <w:rPr>
          <w:del w:id="741" w:author="東圻 周" w:date="2024-05-21T21:52:00Z"/>
        </w:rPr>
      </w:pPr>
      <w:bookmarkStart w:id="742" w:name="_Toc166528887"/>
      <w:del w:id="743" w:author="東圻 周" w:date="2024-05-21T21:52:00Z">
        <w:r w:rsidDel="00B9416C">
          <w:rPr>
            <w:rFonts w:hint="eastAsia"/>
          </w:rPr>
          <w:delText>表</w:delText>
        </w:r>
        <w:r w:rsidDel="00B9416C">
          <w:rPr>
            <w:rFonts w:hint="eastAsia"/>
          </w:rPr>
          <w:delText>6-2-1</w:delText>
        </w:r>
        <w:r w:rsidR="00566F35" w:rsidDel="00B9416C">
          <w:delText>2</w:delText>
        </w:r>
        <w:r w:rsidDel="00B9416C">
          <w:rPr>
            <w:rFonts w:hint="eastAsia"/>
          </w:rPr>
          <w:delText>、程序規格書</w:delText>
        </w:r>
        <w:r w:rsidDel="00B9416C">
          <w:rPr>
            <w:rFonts w:ascii="標楷體" w:hAnsi="標楷體" w:hint="eastAsia"/>
          </w:rPr>
          <w:delText>－</w:delText>
        </w:r>
        <w:bookmarkEnd w:id="742"/>
        <w:r w:rsidDel="00B9416C">
          <w:rPr>
            <w:rFonts w:hint="eastAsia"/>
          </w:rPr>
          <w:delText>資料彙總</w:delText>
        </w:r>
      </w:del>
    </w:p>
    <w:tbl>
      <w:tblPr>
        <w:tblStyle w:val="af4"/>
        <w:tblW w:w="0" w:type="auto"/>
        <w:tblLook w:val="04A0" w:firstRow="1" w:lastRow="0" w:firstColumn="1" w:lastColumn="0" w:noHBand="0" w:noVBand="1"/>
      </w:tblPr>
      <w:tblGrid>
        <w:gridCol w:w="1555"/>
        <w:gridCol w:w="2409"/>
        <w:gridCol w:w="1701"/>
        <w:gridCol w:w="4529"/>
      </w:tblGrid>
      <w:tr w:rsidR="00FE4016" w:rsidDel="00B9416C" w14:paraId="4BE92B41" w14:textId="4CBDC527" w:rsidTr="00E62693">
        <w:trPr>
          <w:del w:id="744" w:author="東圻 周" w:date="2024-05-21T21:52:00Z"/>
        </w:trPr>
        <w:tc>
          <w:tcPr>
            <w:tcW w:w="1555" w:type="dxa"/>
            <w:shd w:val="clear" w:color="auto" w:fill="D9D9D9" w:themeFill="background1" w:themeFillShade="D9"/>
            <w:vAlign w:val="center"/>
          </w:tcPr>
          <w:p w14:paraId="4390D4B2" w14:textId="13B990E9" w:rsidR="00FE4016" w:rsidDel="00B9416C" w:rsidRDefault="00FE4016" w:rsidP="00FA7D34">
            <w:pPr>
              <w:snapToGrid w:val="0"/>
              <w:jc w:val="center"/>
              <w:rPr>
                <w:del w:id="745" w:author="東圻 周" w:date="2024-05-21T21:52:00Z"/>
              </w:rPr>
            </w:pPr>
            <w:del w:id="746" w:author="東圻 周" w:date="2024-05-21T21:52:00Z">
              <w:r w:rsidDel="00B9416C">
                <w:rPr>
                  <w:rFonts w:hint="eastAsia"/>
                </w:rPr>
                <w:delText>編號</w:delText>
              </w:r>
            </w:del>
          </w:p>
        </w:tc>
        <w:tc>
          <w:tcPr>
            <w:tcW w:w="2409" w:type="dxa"/>
            <w:vAlign w:val="center"/>
          </w:tcPr>
          <w:p w14:paraId="263C918C" w14:textId="7883708D" w:rsidR="00FE4016" w:rsidRPr="004F7609" w:rsidDel="00B9416C" w:rsidRDefault="00FE4016" w:rsidP="00FA7D34">
            <w:pPr>
              <w:snapToGrid w:val="0"/>
              <w:jc w:val="center"/>
              <w:rPr>
                <w:del w:id="747" w:author="東圻 周" w:date="2024-05-21T21:52:00Z"/>
              </w:rPr>
            </w:pPr>
            <w:del w:id="748" w:author="東圻 周" w:date="2024-05-21T21:52:00Z">
              <w:r w:rsidDel="00B9416C">
                <w:rPr>
                  <w:rFonts w:hint="eastAsia"/>
                </w:rPr>
                <w:delText>3-4</w:delText>
              </w:r>
            </w:del>
          </w:p>
        </w:tc>
        <w:tc>
          <w:tcPr>
            <w:tcW w:w="1701" w:type="dxa"/>
            <w:shd w:val="clear" w:color="auto" w:fill="D9D9D9" w:themeFill="background1" w:themeFillShade="D9"/>
            <w:vAlign w:val="center"/>
          </w:tcPr>
          <w:p w14:paraId="7CA87C60" w14:textId="4046549A" w:rsidR="00FE4016" w:rsidDel="00B9416C" w:rsidRDefault="00FE4016" w:rsidP="00FA7D34">
            <w:pPr>
              <w:snapToGrid w:val="0"/>
              <w:jc w:val="center"/>
              <w:rPr>
                <w:del w:id="749" w:author="東圻 周" w:date="2024-05-21T21:52:00Z"/>
              </w:rPr>
            </w:pPr>
            <w:del w:id="750" w:author="東圻 周" w:date="2024-05-21T21:52:00Z">
              <w:r w:rsidDel="00B9416C">
                <w:rPr>
                  <w:rFonts w:hint="eastAsia"/>
                </w:rPr>
                <w:delText>功能名稱</w:delText>
              </w:r>
            </w:del>
          </w:p>
        </w:tc>
        <w:tc>
          <w:tcPr>
            <w:tcW w:w="4529" w:type="dxa"/>
            <w:vAlign w:val="center"/>
          </w:tcPr>
          <w:p w14:paraId="66B86AE1" w14:textId="5DD84436" w:rsidR="00FE4016" w:rsidDel="00B9416C" w:rsidRDefault="00FE4016" w:rsidP="00FA7D34">
            <w:pPr>
              <w:snapToGrid w:val="0"/>
              <w:jc w:val="center"/>
              <w:rPr>
                <w:del w:id="751" w:author="東圻 周" w:date="2024-05-21T21:52:00Z"/>
              </w:rPr>
            </w:pPr>
            <w:del w:id="752" w:author="東圻 周" w:date="2024-05-21T21:52:00Z">
              <w:r w:rsidDel="00B9416C">
                <w:rPr>
                  <w:rFonts w:hint="eastAsia"/>
                </w:rPr>
                <w:delText>資料彙總</w:delText>
              </w:r>
            </w:del>
          </w:p>
        </w:tc>
      </w:tr>
      <w:tr w:rsidR="00FE4016" w:rsidDel="00B9416C" w14:paraId="0E353D91" w14:textId="79EE9BBE" w:rsidTr="00FE4016">
        <w:trPr>
          <w:del w:id="753" w:author="東圻 周" w:date="2024-05-21T21:52:00Z"/>
        </w:trPr>
        <w:tc>
          <w:tcPr>
            <w:tcW w:w="1555" w:type="dxa"/>
            <w:shd w:val="clear" w:color="auto" w:fill="D9D9D9" w:themeFill="background1" w:themeFillShade="D9"/>
          </w:tcPr>
          <w:p w14:paraId="4B2D3D92" w14:textId="0B86CE7E" w:rsidR="00FE4016" w:rsidDel="00B9416C" w:rsidRDefault="00FE4016" w:rsidP="00FA7D34">
            <w:pPr>
              <w:snapToGrid w:val="0"/>
              <w:jc w:val="center"/>
              <w:rPr>
                <w:del w:id="754" w:author="東圻 周" w:date="2024-05-21T21:52:00Z"/>
              </w:rPr>
            </w:pPr>
            <w:del w:id="755" w:author="東圻 周" w:date="2024-05-21T21:52:00Z">
              <w:r w:rsidDel="00B9416C">
                <w:rPr>
                  <w:rFonts w:hint="eastAsia"/>
                </w:rPr>
                <w:delText>功能說明</w:delText>
              </w:r>
            </w:del>
          </w:p>
        </w:tc>
        <w:tc>
          <w:tcPr>
            <w:tcW w:w="8639" w:type="dxa"/>
            <w:gridSpan w:val="3"/>
          </w:tcPr>
          <w:p w14:paraId="219FE587" w14:textId="699E534D" w:rsidR="00FE4016" w:rsidDel="00B9416C" w:rsidRDefault="00FE4016" w:rsidP="00FA7D34">
            <w:pPr>
              <w:snapToGrid w:val="0"/>
              <w:rPr>
                <w:del w:id="756" w:author="東圻 周" w:date="2024-05-21T21:52:00Z"/>
              </w:rPr>
            </w:pPr>
            <w:del w:id="757" w:author="東圻 周" w:date="2024-05-21T21:52:00Z">
              <w:r w:rsidDel="00B9416C">
                <w:rPr>
                  <w:rFonts w:hint="eastAsia"/>
                </w:rPr>
                <w:delText>定期自動資料彙總</w:delText>
              </w:r>
            </w:del>
          </w:p>
        </w:tc>
      </w:tr>
      <w:tr w:rsidR="00FE4016" w:rsidDel="00B9416C" w14:paraId="7EFF6281" w14:textId="00CA486D" w:rsidTr="00FE4016">
        <w:trPr>
          <w:del w:id="758" w:author="東圻 周" w:date="2024-05-21T21:52:00Z"/>
        </w:trPr>
        <w:tc>
          <w:tcPr>
            <w:tcW w:w="1555" w:type="dxa"/>
            <w:shd w:val="clear" w:color="auto" w:fill="D9D9D9" w:themeFill="background1" w:themeFillShade="D9"/>
          </w:tcPr>
          <w:p w14:paraId="2B87AF21" w14:textId="29F4957A" w:rsidR="00FE4016" w:rsidDel="00B9416C" w:rsidRDefault="00FE4016" w:rsidP="00FA7D34">
            <w:pPr>
              <w:snapToGrid w:val="0"/>
              <w:jc w:val="center"/>
              <w:rPr>
                <w:del w:id="759" w:author="東圻 周" w:date="2024-05-21T21:52:00Z"/>
              </w:rPr>
            </w:pPr>
            <w:del w:id="760" w:author="東圻 周" w:date="2024-05-21T21:52:00Z">
              <w:r w:rsidDel="00B9416C">
                <w:rPr>
                  <w:rFonts w:hint="eastAsia"/>
                </w:rPr>
                <w:delText>輸入值</w:delText>
              </w:r>
            </w:del>
          </w:p>
        </w:tc>
        <w:tc>
          <w:tcPr>
            <w:tcW w:w="8639" w:type="dxa"/>
            <w:gridSpan w:val="3"/>
          </w:tcPr>
          <w:p w14:paraId="0F565B75" w14:textId="41EB73E7" w:rsidR="00FE4016" w:rsidDel="00B9416C" w:rsidRDefault="00FE4016" w:rsidP="00FA7D34">
            <w:pPr>
              <w:snapToGrid w:val="0"/>
              <w:rPr>
                <w:del w:id="761" w:author="東圻 周" w:date="2024-05-21T21:52:00Z"/>
              </w:rPr>
            </w:pPr>
            <w:del w:id="762" w:author="東圻 周" w:date="2024-05-21T21:52:00Z">
              <w:r w:rsidDel="00B9416C">
                <w:rPr>
                  <w:rFonts w:hint="eastAsia"/>
                </w:rPr>
                <w:delText>無</w:delText>
              </w:r>
            </w:del>
          </w:p>
        </w:tc>
      </w:tr>
      <w:tr w:rsidR="00FE4016" w:rsidDel="00B9416C" w14:paraId="60392A2B" w14:textId="5A70D092" w:rsidTr="00FE4016">
        <w:trPr>
          <w:del w:id="763" w:author="東圻 周" w:date="2024-05-21T21:52:00Z"/>
        </w:trPr>
        <w:tc>
          <w:tcPr>
            <w:tcW w:w="1555" w:type="dxa"/>
            <w:shd w:val="clear" w:color="auto" w:fill="D9D9D9" w:themeFill="background1" w:themeFillShade="D9"/>
          </w:tcPr>
          <w:p w14:paraId="2672E840" w14:textId="732E6917" w:rsidR="00FE4016" w:rsidDel="00B9416C" w:rsidRDefault="00FE4016" w:rsidP="00FA7D34">
            <w:pPr>
              <w:snapToGrid w:val="0"/>
              <w:jc w:val="center"/>
              <w:rPr>
                <w:del w:id="764" w:author="東圻 周" w:date="2024-05-21T21:52:00Z"/>
              </w:rPr>
            </w:pPr>
            <w:del w:id="765" w:author="東圻 周" w:date="2024-05-21T21:52:00Z">
              <w:r w:rsidDel="00B9416C">
                <w:rPr>
                  <w:rFonts w:hint="eastAsia"/>
                </w:rPr>
                <w:delText>輸出值</w:delText>
              </w:r>
            </w:del>
          </w:p>
        </w:tc>
        <w:tc>
          <w:tcPr>
            <w:tcW w:w="8639" w:type="dxa"/>
            <w:gridSpan w:val="3"/>
          </w:tcPr>
          <w:p w14:paraId="21449C9E" w14:textId="66B8CBD6" w:rsidR="00FE4016" w:rsidDel="00B9416C" w:rsidRDefault="00FE4016" w:rsidP="00FA7D34">
            <w:pPr>
              <w:snapToGrid w:val="0"/>
              <w:rPr>
                <w:del w:id="766" w:author="東圻 周" w:date="2024-05-21T21:52:00Z"/>
              </w:rPr>
            </w:pPr>
            <w:del w:id="767" w:author="東圻 周" w:date="2024-05-21T21:52:00Z">
              <w:r w:rsidDel="00B9416C">
                <w:rPr>
                  <w:rFonts w:hint="eastAsia"/>
                </w:rPr>
                <w:delText>資料彙總頁面</w:delText>
              </w:r>
            </w:del>
          </w:p>
        </w:tc>
      </w:tr>
    </w:tbl>
    <w:p w14:paraId="0C13AC7C" w14:textId="34FE463C" w:rsidR="00FE4016" w:rsidRPr="00495800" w:rsidDel="00B9416C" w:rsidRDefault="00FE4016" w:rsidP="00FA7D34">
      <w:pPr>
        <w:snapToGrid w:val="0"/>
        <w:rPr>
          <w:del w:id="768" w:author="東圻 周" w:date="2024-05-21T21:52:00Z"/>
        </w:rPr>
      </w:pPr>
    </w:p>
    <w:p w14:paraId="69CCC3FF" w14:textId="083ABFA1" w:rsidR="00FE4016" w:rsidDel="00B9416C" w:rsidRDefault="00FE4016" w:rsidP="00FA7D34">
      <w:pPr>
        <w:pStyle w:val="afd"/>
        <w:ind w:left="280" w:right="280"/>
        <w:rPr>
          <w:del w:id="769" w:author="東圻 周" w:date="2024-05-21T21:52:00Z"/>
        </w:rPr>
      </w:pPr>
      <w:bookmarkStart w:id="770" w:name="_Toc166528888"/>
      <w:del w:id="771" w:author="東圻 周" w:date="2024-05-21T21:52:00Z">
        <w:r w:rsidDel="00B9416C">
          <w:rPr>
            <w:rFonts w:hint="eastAsia"/>
          </w:rPr>
          <w:delText>表</w:delText>
        </w:r>
        <w:r w:rsidDel="00B9416C">
          <w:rPr>
            <w:rFonts w:hint="eastAsia"/>
          </w:rPr>
          <w:delText>6-2-1</w:delText>
        </w:r>
        <w:r w:rsidR="00566F35" w:rsidDel="00B9416C">
          <w:delText>3</w:delText>
        </w:r>
        <w:r w:rsidDel="00B9416C">
          <w:rPr>
            <w:rFonts w:hint="eastAsia"/>
          </w:rPr>
          <w:delText>、程序規格書</w:delText>
        </w:r>
        <w:r w:rsidDel="00B9416C">
          <w:rPr>
            <w:rFonts w:ascii="標楷體" w:hAnsi="標楷體" w:hint="eastAsia"/>
          </w:rPr>
          <w:delText>－</w:delText>
        </w:r>
        <w:r w:rsidRPr="0002657A" w:rsidDel="00B9416C">
          <w:rPr>
            <w:rFonts w:ascii="標楷體" w:hAnsi="標楷體" w:hint="eastAsia"/>
          </w:rPr>
          <w:delText>AI語音助理</w:delText>
        </w:r>
        <w:bookmarkEnd w:id="770"/>
      </w:del>
    </w:p>
    <w:tbl>
      <w:tblPr>
        <w:tblStyle w:val="af4"/>
        <w:tblW w:w="0" w:type="auto"/>
        <w:tblLook w:val="04A0" w:firstRow="1" w:lastRow="0" w:firstColumn="1" w:lastColumn="0" w:noHBand="0" w:noVBand="1"/>
      </w:tblPr>
      <w:tblGrid>
        <w:gridCol w:w="1555"/>
        <w:gridCol w:w="2409"/>
        <w:gridCol w:w="1701"/>
        <w:gridCol w:w="4529"/>
      </w:tblGrid>
      <w:tr w:rsidR="00FE4016" w:rsidDel="00B9416C" w14:paraId="2B154C7F" w14:textId="4D586F7A" w:rsidTr="00E62693">
        <w:trPr>
          <w:del w:id="772" w:author="東圻 周" w:date="2024-05-21T21:52:00Z"/>
        </w:trPr>
        <w:tc>
          <w:tcPr>
            <w:tcW w:w="1555" w:type="dxa"/>
            <w:shd w:val="clear" w:color="auto" w:fill="D9D9D9" w:themeFill="background1" w:themeFillShade="D9"/>
            <w:vAlign w:val="center"/>
          </w:tcPr>
          <w:p w14:paraId="6F87FB41" w14:textId="44F07470" w:rsidR="00FE4016" w:rsidDel="00B9416C" w:rsidRDefault="00FE4016" w:rsidP="00FA7D34">
            <w:pPr>
              <w:snapToGrid w:val="0"/>
              <w:jc w:val="center"/>
              <w:rPr>
                <w:del w:id="773" w:author="東圻 周" w:date="2024-05-21T21:52:00Z"/>
              </w:rPr>
            </w:pPr>
            <w:del w:id="774" w:author="東圻 周" w:date="2024-05-21T21:52:00Z">
              <w:r w:rsidDel="00B9416C">
                <w:rPr>
                  <w:rFonts w:hint="eastAsia"/>
                </w:rPr>
                <w:delText>編號</w:delText>
              </w:r>
            </w:del>
          </w:p>
        </w:tc>
        <w:tc>
          <w:tcPr>
            <w:tcW w:w="2409" w:type="dxa"/>
            <w:vAlign w:val="center"/>
          </w:tcPr>
          <w:p w14:paraId="4EBEE2D9" w14:textId="0C7FC4CE" w:rsidR="00FE4016" w:rsidRPr="004F7609" w:rsidDel="00B9416C" w:rsidRDefault="00FE4016" w:rsidP="00FA7D34">
            <w:pPr>
              <w:snapToGrid w:val="0"/>
              <w:jc w:val="center"/>
              <w:rPr>
                <w:del w:id="775" w:author="東圻 周" w:date="2024-05-21T21:52:00Z"/>
              </w:rPr>
            </w:pPr>
            <w:del w:id="776" w:author="東圻 周" w:date="2024-05-21T21:52:00Z">
              <w:r w:rsidDel="00B9416C">
                <w:rPr>
                  <w:rFonts w:hint="eastAsia"/>
                </w:rPr>
                <w:delText>4</w:delText>
              </w:r>
            </w:del>
          </w:p>
        </w:tc>
        <w:tc>
          <w:tcPr>
            <w:tcW w:w="1701" w:type="dxa"/>
            <w:shd w:val="clear" w:color="auto" w:fill="D9D9D9" w:themeFill="background1" w:themeFillShade="D9"/>
            <w:vAlign w:val="center"/>
          </w:tcPr>
          <w:p w14:paraId="0C1190F4" w14:textId="53BA246C" w:rsidR="00FE4016" w:rsidDel="00B9416C" w:rsidRDefault="00FE4016" w:rsidP="00FA7D34">
            <w:pPr>
              <w:snapToGrid w:val="0"/>
              <w:jc w:val="center"/>
              <w:rPr>
                <w:del w:id="777" w:author="東圻 周" w:date="2024-05-21T21:52:00Z"/>
              </w:rPr>
            </w:pPr>
            <w:del w:id="778" w:author="東圻 周" w:date="2024-05-21T21:52:00Z">
              <w:r w:rsidDel="00B9416C">
                <w:rPr>
                  <w:rFonts w:hint="eastAsia"/>
                </w:rPr>
                <w:delText>功能名稱</w:delText>
              </w:r>
            </w:del>
          </w:p>
        </w:tc>
        <w:tc>
          <w:tcPr>
            <w:tcW w:w="4529" w:type="dxa"/>
            <w:vAlign w:val="center"/>
          </w:tcPr>
          <w:p w14:paraId="18F28642" w14:textId="451B8F62" w:rsidR="00FE4016" w:rsidDel="00B9416C" w:rsidRDefault="00FE4016" w:rsidP="00FA7D34">
            <w:pPr>
              <w:snapToGrid w:val="0"/>
              <w:jc w:val="center"/>
              <w:rPr>
                <w:del w:id="779" w:author="東圻 周" w:date="2024-05-21T21:52:00Z"/>
              </w:rPr>
            </w:pPr>
            <w:del w:id="780" w:author="東圻 周" w:date="2024-05-21T21:52:00Z">
              <w:r w:rsidDel="00B9416C">
                <w:rPr>
                  <w:rFonts w:hint="eastAsia"/>
                </w:rPr>
                <w:delText>AI</w:delText>
              </w:r>
              <w:r w:rsidDel="00B9416C">
                <w:rPr>
                  <w:rFonts w:hint="eastAsia"/>
                </w:rPr>
                <w:delText>語音助理</w:delText>
              </w:r>
            </w:del>
          </w:p>
        </w:tc>
      </w:tr>
      <w:tr w:rsidR="00FE4016" w:rsidDel="00B9416C" w14:paraId="307BAA01" w14:textId="1BCDB62F" w:rsidTr="00FE4016">
        <w:trPr>
          <w:del w:id="781" w:author="東圻 周" w:date="2024-05-21T21:52:00Z"/>
        </w:trPr>
        <w:tc>
          <w:tcPr>
            <w:tcW w:w="1555" w:type="dxa"/>
            <w:shd w:val="clear" w:color="auto" w:fill="D9D9D9" w:themeFill="background1" w:themeFillShade="D9"/>
          </w:tcPr>
          <w:p w14:paraId="6B2478A7" w14:textId="6BE71F82" w:rsidR="00FE4016" w:rsidDel="00B9416C" w:rsidRDefault="00FE4016" w:rsidP="00FA7D34">
            <w:pPr>
              <w:snapToGrid w:val="0"/>
              <w:jc w:val="center"/>
              <w:rPr>
                <w:del w:id="782" w:author="東圻 周" w:date="2024-05-21T21:52:00Z"/>
              </w:rPr>
            </w:pPr>
            <w:del w:id="783" w:author="東圻 周" w:date="2024-05-21T21:52:00Z">
              <w:r w:rsidDel="00B9416C">
                <w:rPr>
                  <w:rFonts w:hint="eastAsia"/>
                </w:rPr>
                <w:delText>功能說明</w:delText>
              </w:r>
            </w:del>
          </w:p>
        </w:tc>
        <w:tc>
          <w:tcPr>
            <w:tcW w:w="8639" w:type="dxa"/>
            <w:gridSpan w:val="3"/>
          </w:tcPr>
          <w:p w14:paraId="71359AAC" w14:textId="12888E74" w:rsidR="00FE4016" w:rsidDel="00B9416C" w:rsidRDefault="00FE4016" w:rsidP="00FA7D34">
            <w:pPr>
              <w:snapToGrid w:val="0"/>
              <w:rPr>
                <w:del w:id="784" w:author="東圻 周" w:date="2024-05-21T21:52:00Z"/>
              </w:rPr>
            </w:pPr>
            <w:del w:id="785" w:author="東圻 周" w:date="2024-05-21T21:52:00Z">
              <w:r w:rsidDel="00B9416C">
                <w:rPr>
                  <w:rFonts w:hint="eastAsia"/>
                </w:rPr>
                <w:delText>透過</w:delText>
              </w:r>
              <w:r w:rsidDel="00B9416C">
                <w:rPr>
                  <w:rFonts w:hint="eastAsia"/>
                </w:rPr>
                <w:delText>Line</w:delText>
              </w:r>
              <w:r w:rsidDel="00B9416C">
                <w:rPr>
                  <w:rFonts w:hint="eastAsia"/>
                </w:rPr>
                <w:delText>語音訊息功能和使用者互動</w:delText>
              </w:r>
            </w:del>
          </w:p>
        </w:tc>
      </w:tr>
      <w:tr w:rsidR="00FE4016" w:rsidDel="00B9416C" w14:paraId="51CA592F" w14:textId="4882B816" w:rsidTr="00FE4016">
        <w:trPr>
          <w:del w:id="786" w:author="東圻 周" w:date="2024-05-21T21:52:00Z"/>
        </w:trPr>
        <w:tc>
          <w:tcPr>
            <w:tcW w:w="1555" w:type="dxa"/>
            <w:shd w:val="clear" w:color="auto" w:fill="D9D9D9" w:themeFill="background1" w:themeFillShade="D9"/>
          </w:tcPr>
          <w:p w14:paraId="1335A309" w14:textId="5FAE4483" w:rsidR="00FE4016" w:rsidDel="00B9416C" w:rsidRDefault="00FE4016" w:rsidP="00FA7D34">
            <w:pPr>
              <w:snapToGrid w:val="0"/>
              <w:jc w:val="center"/>
              <w:rPr>
                <w:del w:id="787" w:author="東圻 周" w:date="2024-05-21T21:52:00Z"/>
              </w:rPr>
            </w:pPr>
            <w:del w:id="788" w:author="東圻 周" w:date="2024-05-21T21:52:00Z">
              <w:r w:rsidDel="00B9416C">
                <w:rPr>
                  <w:rFonts w:hint="eastAsia"/>
                </w:rPr>
                <w:delText>輸入值</w:delText>
              </w:r>
            </w:del>
          </w:p>
        </w:tc>
        <w:tc>
          <w:tcPr>
            <w:tcW w:w="8639" w:type="dxa"/>
            <w:gridSpan w:val="3"/>
          </w:tcPr>
          <w:p w14:paraId="0BBC4C5E" w14:textId="4CA09BB8" w:rsidR="00FE4016" w:rsidDel="00B9416C" w:rsidRDefault="00FE4016" w:rsidP="00FA7D34">
            <w:pPr>
              <w:snapToGrid w:val="0"/>
              <w:rPr>
                <w:del w:id="789" w:author="東圻 周" w:date="2024-05-21T21:52:00Z"/>
              </w:rPr>
            </w:pPr>
            <w:del w:id="790" w:author="東圻 周" w:date="2024-05-21T21:52:00Z">
              <w:r w:rsidDel="00B9416C">
                <w:rPr>
                  <w:rFonts w:hint="eastAsia"/>
                </w:rPr>
                <w:delText>語音訊息</w:delText>
              </w:r>
            </w:del>
          </w:p>
        </w:tc>
      </w:tr>
      <w:tr w:rsidR="00FE4016" w:rsidDel="00B9416C" w14:paraId="2DEA3611" w14:textId="6CFDAE81" w:rsidTr="00FE4016">
        <w:trPr>
          <w:del w:id="791" w:author="東圻 周" w:date="2024-05-21T21:52:00Z"/>
        </w:trPr>
        <w:tc>
          <w:tcPr>
            <w:tcW w:w="1555" w:type="dxa"/>
            <w:shd w:val="clear" w:color="auto" w:fill="D9D9D9" w:themeFill="background1" w:themeFillShade="D9"/>
          </w:tcPr>
          <w:p w14:paraId="5ACC5243" w14:textId="0E674187" w:rsidR="00FE4016" w:rsidDel="00B9416C" w:rsidRDefault="00FE4016" w:rsidP="00FA7D34">
            <w:pPr>
              <w:snapToGrid w:val="0"/>
              <w:jc w:val="center"/>
              <w:rPr>
                <w:del w:id="792" w:author="東圻 周" w:date="2024-05-21T21:52:00Z"/>
              </w:rPr>
            </w:pPr>
            <w:del w:id="793" w:author="東圻 周" w:date="2024-05-21T21:52:00Z">
              <w:r w:rsidDel="00B9416C">
                <w:rPr>
                  <w:rFonts w:hint="eastAsia"/>
                </w:rPr>
                <w:delText>輸出值</w:delText>
              </w:r>
            </w:del>
          </w:p>
        </w:tc>
        <w:tc>
          <w:tcPr>
            <w:tcW w:w="8639" w:type="dxa"/>
            <w:gridSpan w:val="3"/>
          </w:tcPr>
          <w:p w14:paraId="6B7CCDA5" w14:textId="63CA8FDB" w:rsidR="00FE4016" w:rsidDel="00B9416C" w:rsidRDefault="00FE4016" w:rsidP="00FA7D34">
            <w:pPr>
              <w:snapToGrid w:val="0"/>
              <w:rPr>
                <w:del w:id="794" w:author="東圻 周" w:date="2024-05-21T21:52:00Z"/>
              </w:rPr>
            </w:pPr>
            <w:del w:id="795" w:author="東圻 周" w:date="2024-05-21T21:52:00Z">
              <w:r w:rsidDel="00B9416C">
                <w:rPr>
                  <w:rFonts w:hint="eastAsia"/>
                </w:rPr>
                <w:delText>語音訊息回應</w:delText>
              </w:r>
            </w:del>
          </w:p>
        </w:tc>
      </w:tr>
    </w:tbl>
    <w:p w14:paraId="1D1A6851" w14:textId="798FA6C2" w:rsidR="00473987" w:rsidRPr="00412B93" w:rsidRDefault="00473987" w:rsidP="00FA7D34">
      <w:pPr>
        <w:pStyle w:val="afb"/>
      </w:pPr>
      <w:bookmarkStart w:id="796" w:name="_Toc167232693"/>
      <w:r w:rsidRPr="00412B93">
        <w:rPr>
          <w:rFonts w:hint="eastAsia"/>
        </w:rPr>
        <w:lastRenderedPageBreak/>
        <w:t>第七章</w:t>
      </w:r>
      <w:r w:rsidRPr="00412B93">
        <w:t xml:space="preserve"> </w:t>
      </w:r>
      <w:r w:rsidRPr="00412B93">
        <w:rPr>
          <w:rFonts w:hint="eastAsia"/>
        </w:rPr>
        <w:t>資料模型</w:t>
      </w:r>
      <w:bookmarkEnd w:id="796"/>
    </w:p>
    <w:p w14:paraId="6230DF3C" w14:textId="6ACD4839" w:rsidR="00E32CB3" w:rsidRPr="00412B93" w:rsidRDefault="00473987" w:rsidP="00FA7D34">
      <w:pPr>
        <w:pStyle w:val="1-1"/>
      </w:pPr>
      <w:bookmarkStart w:id="797" w:name="_Toc167232694"/>
      <w:r w:rsidRPr="00412B93">
        <w:rPr>
          <w:rFonts w:hint="eastAsia"/>
        </w:rPr>
        <w:t>7</w:t>
      </w:r>
      <w:r w:rsidRPr="00412B93">
        <w:t>-1</w:t>
      </w:r>
      <w:r w:rsidRPr="00412B93">
        <w:rPr>
          <w:rFonts w:hint="eastAsia"/>
        </w:rPr>
        <w:t>實體關聯圖</w:t>
      </w:r>
      <w:r w:rsidRPr="00412B93">
        <w:t>(Entity relationship diagram)</w:t>
      </w:r>
      <w:bookmarkEnd w:id="797"/>
    </w:p>
    <w:p w14:paraId="0AFA8FCC" w14:textId="77777777" w:rsidR="00B06D67" w:rsidRPr="00412B93" w:rsidRDefault="00B06D67" w:rsidP="005D1A83"/>
    <w:p w14:paraId="4C180BDE" w14:textId="4F3BD728" w:rsidR="009177F2" w:rsidRPr="00412B93" w:rsidRDefault="009F2D44" w:rsidP="00FA7D34">
      <w:pPr>
        <w:snapToGrid w:val="0"/>
        <w:contextualSpacing/>
        <w:jc w:val="center"/>
        <w:rPr>
          <w:rFonts w:cs="BiauKai"/>
          <w:color w:val="000000"/>
          <w:kern w:val="0"/>
          <w:szCs w:val="28"/>
          <w14:ligatures w14:val="standardContextual"/>
        </w:rPr>
      </w:pPr>
      <w:r w:rsidRPr="00412B93">
        <w:rPr>
          <w:rFonts w:cs="BiauKai" w:hint="eastAsia"/>
          <w:noProof/>
          <w:color w:val="000000"/>
          <w:kern w:val="0"/>
          <w:szCs w:val="28"/>
          <w14:ligatures w14:val="standardContextual"/>
        </w:rPr>
        <w:drawing>
          <wp:inline distT="0" distB="0" distL="0" distR="0" wp14:anchorId="44A3D110" wp14:editId="76AC68C2">
            <wp:extent cx="5267325" cy="5076825"/>
            <wp:effectExtent l="0" t="0" r="9525" b="9525"/>
            <wp:docPr id="194824646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7325" cy="5076825"/>
                    </a:xfrm>
                    <a:prstGeom prst="rect">
                      <a:avLst/>
                    </a:prstGeom>
                    <a:noFill/>
                    <a:ln>
                      <a:noFill/>
                    </a:ln>
                  </pic:spPr>
                </pic:pic>
              </a:graphicData>
            </a:graphic>
          </wp:inline>
        </w:drawing>
      </w:r>
    </w:p>
    <w:p w14:paraId="435BC622" w14:textId="404A92ED" w:rsidR="00E32CB3" w:rsidRPr="00412B93" w:rsidRDefault="00F82AA7" w:rsidP="00FA7D34">
      <w:pPr>
        <w:pStyle w:val="afa"/>
        <w:snapToGrid w:val="0"/>
        <w:ind w:left="280" w:right="280"/>
      </w:pPr>
      <w:bookmarkStart w:id="798" w:name="_Toc167232721"/>
      <w:r w:rsidRPr="00412B93">
        <w:rPr>
          <w:rFonts w:hint="eastAsia"/>
        </w:rPr>
        <w:t>圖</w:t>
      </w:r>
      <w:r w:rsidRPr="00412B93">
        <w:rPr>
          <w:rFonts w:hint="eastAsia"/>
        </w:rPr>
        <w:t>7-1-1</w:t>
      </w:r>
      <w:r w:rsidRPr="00412B93">
        <w:rPr>
          <w:rFonts w:hint="eastAsia"/>
        </w:rPr>
        <w:t>、</w:t>
      </w:r>
      <w:r w:rsidR="0029526D" w:rsidRPr="00412B93">
        <w:rPr>
          <w:rFonts w:hint="eastAsia"/>
        </w:rPr>
        <w:t>實體關聯圖</w:t>
      </w:r>
      <w:bookmarkEnd w:id="798"/>
    </w:p>
    <w:p w14:paraId="76B940E1" w14:textId="0B2A44A2" w:rsidR="00E32CB3" w:rsidRPr="00412B93" w:rsidRDefault="00E32CB3" w:rsidP="00FA7D34">
      <w:pPr>
        <w:widowControl/>
        <w:snapToGrid w:val="0"/>
        <w:rPr>
          <w:color w:val="000000"/>
          <w:kern w:val="0"/>
          <w:szCs w:val="28"/>
          <w14:ligatures w14:val="standardContextual"/>
        </w:rPr>
      </w:pPr>
    </w:p>
    <w:p w14:paraId="7DAF5759" w14:textId="3EF1704A" w:rsidR="00B2228E" w:rsidRPr="00412B93" w:rsidRDefault="00B2228E" w:rsidP="00FA7D34">
      <w:pPr>
        <w:pStyle w:val="1-1"/>
      </w:pPr>
      <w:bookmarkStart w:id="799" w:name="_Toc167232695"/>
      <w:r w:rsidRPr="00412B93">
        <w:rPr>
          <w:rFonts w:hint="eastAsia"/>
        </w:rPr>
        <w:t>7</w:t>
      </w:r>
      <w:r w:rsidRPr="00412B93">
        <w:t>-</w:t>
      </w:r>
      <w:r w:rsidRPr="00412B93">
        <w:rPr>
          <w:rFonts w:hint="eastAsia"/>
        </w:rPr>
        <w:t>2</w:t>
      </w:r>
      <w:r w:rsidRPr="00412B93">
        <w:rPr>
          <w:rFonts w:hint="eastAsia"/>
        </w:rPr>
        <w:t>資料字典</w:t>
      </w:r>
      <w:r w:rsidRPr="00412B93">
        <w:rPr>
          <w:rFonts w:hint="eastAsia"/>
        </w:rPr>
        <w:t>(Data dictionary)</w:t>
      </w:r>
      <w:bookmarkEnd w:id="799"/>
    </w:p>
    <w:p w14:paraId="13B15404" w14:textId="77777777" w:rsidR="007536DC" w:rsidRPr="00412B93" w:rsidRDefault="007536DC" w:rsidP="00FA7D34">
      <w:pPr>
        <w:snapToGrid w:val="0"/>
        <w:contextualSpacing/>
        <w:jc w:val="center"/>
        <w:rPr>
          <w:rFonts w:cs="BiauKai"/>
          <w:color w:val="000000"/>
          <w:kern w:val="0"/>
          <w:szCs w:val="28"/>
          <w14:ligatures w14:val="standardContextual"/>
        </w:rPr>
      </w:pPr>
    </w:p>
    <w:p w14:paraId="3143C634" w14:textId="1FAEE5C4" w:rsidR="0029526D" w:rsidRPr="00412B93" w:rsidRDefault="0029526D" w:rsidP="00FA7D34">
      <w:pPr>
        <w:pStyle w:val="afd"/>
        <w:ind w:left="280" w:right="280"/>
      </w:pPr>
      <w:bookmarkStart w:id="800" w:name="_Toc167232782"/>
      <w:r w:rsidRPr="00412B93">
        <w:rPr>
          <w:rFonts w:hint="eastAsia"/>
        </w:rPr>
        <w:t>表</w:t>
      </w:r>
      <w:r w:rsidRPr="00412B93">
        <w:t>7-2-1</w:t>
      </w:r>
      <w:r w:rsidRPr="00412B93">
        <w:rPr>
          <w:rFonts w:hint="eastAsia"/>
        </w:rPr>
        <w:t>、資料字典</w:t>
      </w:r>
      <w:bookmarkEnd w:id="800"/>
    </w:p>
    <w:tbl>
      <w:tblPr>
        <w:tblStyle w:val="af4"/>
        <w:tblW w:w="0" w:type="auto"/>
        <w:tblLook w:val="04A0" w:firstRow="1" w:lastRow="0" w:firstColumn="1" w:lastColumn="0" w:noHBand="0" w:noVBand="1"/>
      </w:tblPr>
      <w:tblGrid>
        <w:gridCol w:w="1696"/>
        <w:gridCol w:w="4249"/>
        <w:gridCol w:w="4249"/>
      </w:tblGrid>
      <w:tr w:rsidR="00B2228E" w:rsidRPr="00412B93" w14:paraId="07A9AAF7" w14:textId="77777777" w:rsidTr="00513493">
        <w:tc>
          <w:tcPr>
            <w:tcW w:w="1696" w:type="dxa"/>
            <w:shd w:val="pct10" w:color="auto" w:fill="auto"/>
            <w:vAlign w:val="center"/>
          </w:tcPr>
          <w:p w14:paraId="1509B595" w14:textId="0627BECF" w:rsidR="00B2228E" w:rsidRPr="00412B93" w:rsidRDefault="00B2228E"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資料表編號</w:t>
            </w:r>
          </w:p>
        </w:tc>
        <w:tc>
          <w:tcPr>
            <w:tcW w:w="4249" w:type="dxa"/>
            <w:shd w:val="pct10" w:color="auto" w:fill="auto"/>
            <w:vAlign w:val="center"/>
          </w:tcPr>
          <w:p w14:paraId="3087C648" w14:textId="263437C4" w:rsidR="00B2228E" w:rsidRPr="00412B93" w:rsidRDefault="00B2228E"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資料表名稱</w:t>
            </w:r>
          </w:p>
        </w:tc>
        <w:tc>
          <w:tcPr>
            <w:tcW w:w="4249" w:type="dxa"/>
            <w:shd w:val="pct10" w:color="auto" w:fill="auto"/>
            <w:vAlign w:val="center"/>
          </w:tcPr>
          <w:p w14:paraId="63CE97FD" w14:textId="077DE29B" w:rsidR="00B2228E" w:rsidRPr="00412B93" w:rsidRDefault="00B2228E"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資料表中文名稱</w:t>
            </w:r>
          </w:p>
        </w:tc>
      </w:tr>
      <w:tr w:rsidR="00B2228E" w:rsidRPr="00412B93" w14:paraId="11174AAC" w14:textId="77777777" w:rsidTr="00513493">
        <w:tc>
          <w:tcPr>
            <w:tcW w:w="1696" w:type="dxa"/>
            <w:vAlign w:val="center"/>
          </w:tcPr>
          <w:p w14:paraId="13108858" w14:textId="561ADE34" w:rsidR="00B2228E" w:rsidRPr="00412B93" w:rsidRDefault="00B2228E"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T01</w:t>
            </w:r>
          </w:p>
        </w:tc>
        <w:tc>
          <w:tcPr>
            <w:tcW w:w="4249" w:type="dxa"/>
            <w:vAlign w:val="center"/>
          </w:tcPr>
          <w:p w14:paraId="7C4B5DCC" w14:textId="2BD96C5E" w:rsidR="00B2228E" w:rsidRPr="00412B93" w:rsidRDefault="00513493"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Member</w:t>
            </w:r>
          </w:p>
        </w:tc>
        <w:tc>
          <w:tcPr>
            <w:tcW w:w="4249" w:type="dxa"/>
            <w:vAlign w:val="center"/>
          </w:tcPr>
          <w:p w14:paraId="725A6666" w14:textId="18197260" w:rsidR="00B2228E" w:rsidRPr="00412B93" w:rsidRDefault="007A4418"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使用者資料</w:t>
            </w:r>
          </w:p>
        </w:tc>
      </w:tr>
      <w:tr w:rsidR="00B2228E" w:rsidRPr="00412B93" w14:paraId="5B7D13CB" w14:textId="77777777" w:rsidTr="00513493">
        <w:tc>
          <w:tcPr>
            <w:tcW w:w="1696" w:type="dxa"/>
            <w:vAlign w:val="center"/>
          </w:tcPr>
          <w:p w14:paraId="45986673" w14:textId="01437D10" w:rsidR="00B2228E" w:rsidRPr="00412B93" w:rsidRDefault="00B2228E"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T02</w:t>
            </w:r>
          </w:p>
        </w:tc>
        <w:tc>
          <w:tcPr>
            <w:tcW w:w="4249" w:type="dxa"/>
            <w:vAlign w:val="center"/>
          </w:tcPr>
          <w:p w14:paraId="029F2BF0" w14:textId="7A468C00" w:rsidR="00B2228E" w:rsidRPr="00412B93" w:rsidRDefault="007438FB" w:rsidP="00FA7D34">
            <w:pPr>
              <w:snapToGrid w:val="0"/>
              <w:contextualSpacing/>
              <w:jc w:val="both"/>
              <w:rPr>
                <w:rFonts w:cs="BiauKai"/>
                <w:color w:val="000000"/>
                <w:kern w:val="0"/>
                <w:szCs w:val="28"/>
                <w14:ligatures w14:val="standardContextual"/>
              </w:rPr>
            </w:pPr>
            <w:r w:rsidRPr="00412B93">
              <w:rPr>
                <w:rFonts w:cs="BiauKai"/>
                <w:color w:val="000000"/>
                <w:kern w:val="0"/>
                <w:szCs w:val="28"/>
                <w14:ligatures w14:val="standardContextual"/>
              </w:rPr>
              <w:t>Family</w:t>
            </w:r>
          </w:p>
        </w:tc>
        <w:tc>
          <w:tcPr>
            <w:tcW w:w="4249" w:type="dxa"/>
            <w:vAlign w:val="center"/>
          </w:tcPr>
          <w:p w14:paraId="2F6547B7" w14:textId="29E82071" w:rsidR="00B2228E" w:rsidRPr="00412B93" w:rsidRDefault="002C1C2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家庭</w:t>
            </w:r>
            <w:r w:rsidR="007A4418" w:rsidRPr="00412B93">
              <w:rPr>
                <w:rFonts w:cs="BiauKai" w:hint="eastAsia"/>
                <w:color w:val="000000"/>
                <w:kern w:val="0"/>
                <w:szCs w:val="28"/>
                <w14:ligatures w14:val="standardContextual"/>
              </w:rPr>
              <w:t>群組</w:t>
            </w:r>
          </w:p>
        </w:tc>
      </w:tr>
      <w:tr w:rsidR="00B2228E" w:rsidRPr="00412B93" w14:paraId="75E76211" w14:textId="77777777" w:rsidTr="00513493">
        <w:tc>
          <w:tcPr>
            <w:tcW w:w="1696" w:type="dxa"/>
            <w:vAlign w:val="center"/>
          </w:tcPr>
          <w:p w14:paraId="686D3B32" w14:textId="475213BF" w:rsidR="00B2228E" w:rsidRPr="00412B93" w:rsidRDefault="00B2228E"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T03</w:t>
            </w:r>
          </w:p>
        </w:tc>
        <w:tc>
          <w:tcPr>
            <w:tcW w:w="4249" w:type="dxa"/>
            <w:vAlign w:val="center"/>
          </w:tcPr>
          <w:p w14:paraId="4184CEF2" w14:textId="5B187CE2" w:rsidR="00B2228E" w:rsidRPr="00412B93" w:rsidRDefault="007438FB" w:rsidP="00FA7D34">
            <w:pPr>
              <w:snapToGrid w:val="0"/>
              <w:contextualSpacing/>
              <w:jc w:val="both"/>
              <w:rPr>
                <w:rFonts w:cs="BiauKai"/>
                <w:color w:val="000000"/>
                <w:kern w:val="0"/>
                <w:szCs w:val="28"/>
                <w14:ligatures w14:val="standardContextual"/>
              </w:rPr>
            </w:pPr>
            <w:r w:rsidRPr="00412B93">
              <w:rPr>
                <w:rFonts w:cs="BiauKai"/>
                <w:color w:val="000000"/>
                <w:kern w:val="0"/>
                <w:szCs w:val="28"/>
                <w14:ligatures w14:val="standardContextual"/>
              </w:rPr>
              <w:t>Family</w:t>
            </w:r>
            <w:r w:rsidR="001074F2" w:rsidRPr="00412B93">
              <w:rPr>
                <w:rFonts w:cs="BiauKai" w:hint="eastAsia"/>
                <w:color w:val="000000"/>
                <w:kern w:val="0"/>
                <w:szCs w:val="28"/>
                <w14:ligatures w14:val="standardContextual"/>
              </w:rPr>
              <w:t>Link</w:t>
            </w:r>
          </w:p>
        </w:tc>
        <w:tc>
          <w:tcPr>
            <w:tcW w:w="4249" w:type="dxa"/>
            <w:vAlign w:val="center"/>
          </w:tcPr>
          <w:p w14:paraId="1F03F554" w14:textId="22888AD7" w:rsidR="00B2228E" w:rsidRPr="00412B93" w:rsidRDefault="002C1C2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家庭</w:t>
            </w:r>
            <w:r w:rsidR="007A4418" w:rsidRPr="00412B93">
              <w:rPr>
                <w:rFonts w:cs="BiauKai" w:hint="eastAsia"/>
                <w:color w:val="000000"/>
                <w:kern w:val="0"/>
                <w:szCs w:val="28"/>
                <w14:ligatures w14:val="standardContextual"/>
              </w:rPr>
              <w:t>群組連結</w:t>
            </w:r>
          </w:p>
        </w:tc>
      </w:tr>
      <w:tr w:rsidR="00B2228E" w:rsidRPr="00412B93" w14:paraId="7624AB7E" w14:textId="77777777" w:rsidTr="00513493">
        <w:tc>
          <w:tcPr>
            <w:tcW w:w="1696" w:type="dxa"/>
            <w:vAlign w:val="center"/>
          </w:tcPr>
          <w:p w14:paraId="48AA1C1D" w14:textId="63A03373" w:rsidR="00B2228E" w:rsidRPr="00412B93" w:rsidRDefault="00B2228E"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T04</w:t>
            </w:r>
          </w:p>
        </w:tc>
        <w:tc>
          <w:tcPr>
            <w:tcW w:w="4249" w:type="dxa"/>
            <w:vAlign w:val="center"/>
          </w:tcPr>
          <w:p w14:paraId="41055AC7" w14:textId="2B050C98" w:rsidR="00B2228E" w:rsidRPr="00412B93" w:rsidRDefault="007438FB" w:rsidP="00FA7D34">
            <w:pPr>
              <w:snapToGrid w:val="0"/>
              <w:contextualSpacing/>
              <w:jc w:val="both"/>
              <w:rPr>
                <w:rFonts w:cs="BiauKai"/>
                <w:color w:val="000000"/>
                <w:kern w:val="0"/>
                <w:szCs w:val="28"/>
                <w14:ligatures w14:val="standardContextual"/>
              </w:rPr>
            </w:pPr>
            <w:proofErr w:type="spellStart"/>
            <w:r w:rsidRPr="00412B93">
              <w:rPr>
                <w:rFonts w:cs="BiauKai"/>
                <w:color w:val="000000"/>
                <w:kern w:val="0"/>
                <w:szCs w:val="28"/>
                <w14:ligatures w14:val="standardContextual"/>
              </w:rPr>
              <w:t>Family</w:t>
            </w:r>
            <w:r w:rsidR="00A05C2D" w:rsidRPr="00412B93">
              <w:rPr>
                <w:rFonts w:cs="BiauKai" w:hint="eastAsia"/>
                <w:color w:val="000000"/>
                <w:kern w:val="0"/>
                <w:szCs w:val="28"/>
                <w14:ligatures w14:val="standardContextual"/>
              </w:rPr>
              <w:t>Code</w:t>
            </w:r>
            <w:proofErr w:type="spellEnd"/>
          </w:p>
        </w:tc>
        <w:tc>
          <w:tcPr>
            <w:tcW w:w="4249" w:type="dxa"/>
            <w:vAlign w:val="center"/>
          </w:tcPr>
          <w:p w14:paraId="057860C2" w14:textId="026EC9E0" w:rsidR="00B2228E" w:rsidRPr="00412B93" w:rsidRDefault="002C1C2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家庭</w:t>
            </w:r>
            <w:r w:rsidR="009177F2" w:rsidRPr="00412B93">
              <w:rPr>
                <w:rFonts w:cs="BiauKai" w:hint="eastAsia"/>
                <w:color w:val="000000"/>
                <w:kern w:val="0"/>
                <w:szCs w:val="28"/>
                <w14:ligatures w14:val="standardContextual"/>
              </w:rPr>
              <w:t>群組隨機驗證碼</w:t>
            </w:r>
          </w:p>
        </w:tc>
      </w:tr>
      <w:tr w:rsidR="00A05C2D" w:rsidRPr="00412B93" w14:paraId="56061814" w14:textId="77777777" w:rsidTr="00513493">
        <w:tc>
          <w:tcPr>
            <w:tcW w:w="1696" w:type="dxa"/>
            <w:vAlign w:val="center"/>
          </w:tcPr>
          <w:p w14:paraId="77D409BD" w14:textId="592DC920" w:rsidR="00A05C2D" w:rsidRPr="00412B93" w:rsidRDefault="00A05C2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T05</w:t>
            </w:r>
          </w:p>
        </w:tc>
        <w:tc>
          <w:tcPr>
            <w:tcW w:w="4249" w:type="dxa"/>
            <w:vAlign w:val="center"/>
          </w:tcPr>
          <w:p w14:paraId="1C86995D" w14:textId="01539060" w:rsidR="00A05C2D" w:rsidRPr="00412B93" w:rsidRDefault="00A05C2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Memo</w:t>
            </w:r>
          </w:p>
        </w:tc>
        <w:tc>
          <w:tcPr>
            <w:tcW w:w="4249" w:type="dxa"/>
            <w:vAlign w:val="center"/>
          </w:tcPr>
          <w:p w14:paraId="72B64871" w14:textId="7DD66FDD" w:rsidR="00A05C2D" w:rsidRPr="00412B93" w:rsidRDefault="00A05C2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排程資料</w:t>
            </w:r>
          </w:p>
        </w:tc>
      </w:tr>
      <w:tr w:rsidR="00A05C2D" w:rsidRPr="00412B93" w14:paraId="3ECA533B" w14:textId="77777777" w:rsidTr="00513493">
        <w:tc>
          <w:tcPr>
            <w:tcW w:w="1696" w:type="dxa"/>
            <w:vAlign w:val="center"/>
          </w:tcPr>
          <w:p w14:paraId="42D68903" w14:textId="6F1B1316" w:rsidR="00A05C2D" w:rsidRPr="00412B93" w:rsidRDefault="00A05C2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T06</w:t>
            </w:r>
          </w:p>
        </w:tc>
        <w:tc>
          <w:tcPr>
            <w:tcW w:w="4249" w:type="dxa"/>
            <w:vAlign w:val="center"/>
          </w:tcPr>
          <w:p w14:paraId="3B531873" w14:textId="268E6BF2" w:rsidR="00A05C2D" w:rsidRPr="00412B93" w:rsidRDefault="00A05C2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Med</w:t>
            </w:r>
          </w:p>
        </w:tc>
        <w:tc>
          <w:tcPr>
            <w:tcW w:w="4249" w:type="dxa"/>
            <w:vAlign w:val="center"/>
          </w:tcPr>
          <w:p w14:paraId="7DDDBDE1" w14:textId="40CFEF44" w:rsidR="00A05C2D" w:rsidRPr="00412B93" w:rsidRDefault="00A05C2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藥程資料</w:t>
            </w:r>
          </w:p>
        </w:tc>
      </w:tr>
      <w:tr w:rsidR="00A05C2D" w:rsidRPr="00412B93" w14:paraId="423A35AB" w14:textId="77777777" w:rsidTr="00513493">
        <w:tc>
          <w:tcPr>
            <w:tcW w:w="1696" w:type="dxa"/>
            <w:vAlign w:val="center"/>
          </w:tcPr>
          <w:p w14:paraId="72E7C6E3" w14:textId="76B26ECC" w:rsidR="00A05C2D" w:rsidRPr="00412B93" w:rsidRDefault="00A05C2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T07</w:t>
            </w:r>
          </w:p>
        </w:tc>
        <w:tc>
          <w:tcPr>
            <w:tcW w:w="4249" w:type="dxa"/>
            <w:vAlign w:val="center"/>
          </w:tcPr>
          <w:p w14:paraId="40C5E51B" w14:textId="041AE111" w:rsidR="00A05C2D" w:rsidRPr="00412B93" w:rsidRDefault="00A05C2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Hos</w:t>
            </w:r>
          </w:p>
        </w:tc>
        <w:tc>
          <w:tcPr>
            <w:tcW w:w="4249" w:type="dxa"/>
            <w:vAlign w:val="center"/>
          </w:tcPr>
          <w:p w14:paraId="02F3135B" w14:textId="16390918" w:rsidR="00A05C2D" w:rsidRPr="00412B93" w:rsidRDefault="00A05C2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回診資料</w:t>
            </w:r>
          </w:p>
        </w:tc>
      </w:tr>
      <w:tr w:rsidR="00A05C2D" w:rsidRPr="00412B93" w14:paraId="37E1B4A7" w14:textId="77777777" w:rsidTr="00513493">
        <w:tc>
          <w:tcPr>
            <w:tcW w:w="1696" w:type="dxa"/>
            <w:vAlign w:val="center"/>
          </w:tcPr>
          <w:p w14:paraId="03D8C505" w14:textId="5C79E227" w:rsidR="00A05C2D" w:rsidRPr="00412B93" w:rsidRDefault="00A05C2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T08</w:t>
            </w:r>
          </w:p>
        </w:tc>
        <w:tc>
          <w:tcPr>
            <w:tcW w:w="4249" w:type="dxa"/>
            <w:vAlign w:val="center"/>
          </w:tcPr>
          <w:p w14:paraId="2E0B045E" w14:textId="251E8EE0" w:rsidR="00A05C2D" w:rsidRPr="00412B93" w:rsidRDefault="00A05C2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Event</w:t>
            </w:r>
          </w:p>
        </w:tc>
        <w:tc>
          <w:tcPr>
            <w:tcW w:w="4249" w:type="dxa"/>
            <w:vAlign w:val="center"/>
          </w:tcPr>
          <w:p w14:paraId="77B362C9" w14:textId="205BE0D9" w:rsidR="00A05C2D" w:rsidRPr="00412B93" w:rsidRDefault="00A05C2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紀念日資料</w:t>
            </w:r>
          </w:p>
        </w:tc>
      </w:tr>
    </w:tbl>
    <w:p w14:paraId="1205761E" w14:textId="1920B708" w:rsidR="009649B3" w:rsidRPr="00412B93" w:rsidRDefault="009649B3" w:rsidP="00FA7D34">
      <w:pPr>
        <w:widowControl/>
        <w:snapToGrid w:val="0"/>
        <w:contextualSpacing/>
        <w:jc w:val="both"/>
      </w:pPr>
      <w:r w:rsidRPr="00412B93">
        <w:br w:type="page"/>
      </w:r>
    </w:p>
    <w:p w14:paraId="76911EE8" w14:textId="6EB2F35C" w:rsidR="008821C8" w:rsidRPr="00412B93" w:rsidRDefault="008821C8" w:rsidP="00FA7D34">
      <w:pPr>
        <w:pStyle w:val="afb"/>
      </w:pPr>
      <w:bookmarkStart w:id="801" w:name="_Toc167232696"/>
      <w:r w:rsidRPr="00412B93">
        <w:rPr>
          <w:rFonts w:hint="eastAsia"/>
        </w:rPr>
        <w:lastRenderedPageBreak/>
        <w:t>第八章</w:t>
      </w:r>
      <w:r w:rsidRPr="00412B93">
        <w:t xml:space="preserve"> </w:t>
      </w:r>
      <w:r w:rsidRPr="00412B93">
        <w:rPr>
          <w:rFonts w:hint="eastAsia"/>
        </w:rPr>
        <w:t>資料庫設計</w:t>
      </w:r>
      <w:bookmarkEnd w:id="801"/>
    </w:p>
    <w:p w14:paraId="56089B83" w14:textId="0F705824" w:rsidR="006514D0" w:rsidRDefault="008821C8" w:rsidP="00FA7D34">
      <w:pPr>
        <w:pStyle w:val="1-1"/>
      </w:pPr>
      <w:bookmarkStart w:id="802" w:name="_Toc167232697"/>
      <w:r w:rsidRPr="00412B93">
        <w:t>8-1</w:t>
      </w:r>
      <w:r w:rsidRPr="00412B93">
        <w:rPr>
          <w:rFonts w:hint="eastAsia"/>
        </w:rPr>
        <w:t>資料庫關聯圖</w:t>
      </w:r>
      <w:bookmarkEnd w:id="802"/>
    </w:p>
    <w:p w14:paraId="4308E9DD" w14:textId="77777777" w:rsidR="00BE42E1" w:rsidRPr="00BE42E1" w:rsidRDefault="00BE42E1" w:rsidP="005D1A83"/>
    <w:p w14:paraId="0C21C263" w14:textId="3E0D6066" w:rsidR="00C627A2" w:rsidRDefault="00016C97" w:rsidP="00FA7D34">
      <w:pPr>
        <w:snapToGrid w:val="0"/>
        <w:contextualSpacing/>
        <w:rPr>
          <w:rFonts w:cs="BiauKai"/>
          <w:color w:val="000000"/>
          <w:kern w:val="0"/>
          <w:szCs w:val="32"/>
          <w14:ligatures w14:val="standardContextual"/>
        </w:rPr>
      </w:pPr>
      <w:r>
        <w:rPr>
          <w:rFonts w:cs="BiauKai"/>
          <w:noProof/>
          <w:color w:val="000000"/>
          <w:kern w:val="0"/>
          <w:szCs w:val="32"/>
          <w14:ligatures w14:val="standardContextual"/>
        </w:rPr>
        <w:drawing>
          <wp:inline distT="0" distB="0" distL="0" distR="0" wp14:anchorId="2237EF90" wp14:editId="52ED6125">
            <wp:extent cx="6479540" cy="4162425"/>
            <wp:effectExtent l="0" t="0" r="0" b="3175"/>
            <wp:docPr id="833399319"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399319" name="圖片 83339931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79540" cy="4162425"/>
                    </a:xfrm>
                    <a:prstGeom prst="rect">
                      <a:avLst/>
                    </a:prstGeom>
                  </pic:spPr>
                </pic:pic>
              </a:graphicData>
            </a:graphic>
          </wp:inline>
        </w:drawing>
      </w:r>
    </w:p>
    <w:p w14:paraId="678A4A93" w14:textId="6F7251D0" w:rsidR="0029526D" w:rsidRPr="00412B93" w:rsidRDefault="0029526D" w:rsidP="00FA7D34">
      <w:pPr>
        <w:pStyle w:val="afa"/>
        <w:snapToGrid w:val="0"/>
        <w:ind w:left="280" w:right="280"/>
      </w:pPr>
      <w:r w:rsidRPr="00412B93">
        <w:tab/>
      </w:r>
      <w:bookmarkStart w:id="803" w:name="_Toc167232722"/>
      <w:r w:rsidRPr="00412B93">
        <w:rPr>
          <w:rFonts w:hint="eastAsia"/>
        </w:rPr>
        <w:t>圖</w:t>
      </w:r>
      <w:r w:rsidRPr="00412B93">
        <w:t>8-1-1</w:t>
      </w:r>
      <w:r w:rsidRPr="00412B93">
        <w:rPr>
          <w:rFonts w:hint="eastAsia"/>
        </w:rPr>
        <w:t>、資料庫關聯圖</w:t>
      </w:r>
      <w:bookmarkEnd w:id="803"/>
    </w:p>
    <w:p w14:paraId="0107966A" w14:textId="77777777" w:rsidR="002A5A3E" w:rsidRDefault="002A5A3E">
      <w:pPr>
        <w:widowControl/>
        <w:spacing w:after="160" w:line="278" w:lineRule="auto"/>
        <w:rPr>
          <w:rFonts w:cs="BiauKai"/>
          <w:color w:val="000000"/>
          <w:kern w:val="0"/>
          <w:sz w:val="32"/>
          <w:szCs w:val="32"/>
          <w14:ligatures w14:val="standardContextual"/>
        </w:rPr>
      </w:pPr>
      <w:bookmarkStart w:id="804" w:name="_Toc167232698"/>
      <w:r>
        <w:br w:type="page"/>
      </w:r>
    </w:p>
    <w:p w14:paraId="2FCD870A" w14:textId="2863357C" w:rsidR="0008750C" w:rsidRPr="00412B93" w:rsidRDefault="00222B29" w:rsidP="00FA7D34">
      <w:pPr>
        <w:pStyle w:val="1-1"/>
      </w:pPr>
      <w:r w:rsidRPr="00412B93">
        <w:rPr>
          <w:rFonts w:hint="eastAsia"/>
        </w:rPr>
        <w:lastRenderedPageBreak/>
        <w:t>8-2</w:t>
      </w:r>
      <w:r w:rsidR="0008750C" w:rsidRPr="00412B93">
        <w:rPr>
          <w:rFonts w:hint="eastAsia"/>
        </w:rPr>
        <w:t>表格及其</w:t>
      </w:r>
      <w:r w:rsidR="0008750C" w:rsidRPr="00412B93">
        <w:t xml:space="preserve"> Meta data</w:t>
      </w:r>
      <w:bookmarkEnd w:id="804"/>
    </w:p>
    <w:p w14:paraId="7AC254CF" w14:textId="68C1F8F6" w:rsidR="00295975" w:rsidRPr="00412B93" w:rsidRDefault="0008750C" w:rsidP="00FA7D34">
      <w:pPr>
        <w:snapToGrid w:val="0"/>
        <w:ind w:leftChars="200" w:left="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我們系統共分為</w:t>
      </w:r>
      <w:r w:rsidR="00A05C2D" w:rsidRPr="00412B93">
        <w:rPr>
          <w:rFonts w:cs="BiauKai" w:hint="eastAsia"/>
          <w:color w:val="000000"/>
          <w:kern w:val="0"/>
          <w:szCs w:val="28"/>
          <w14:ligatures w14:val="standardContextual"/>
        </w:rPr>
        <w:t>8</w:t>
      </w:r>
      <w:r w:rsidRPr="00412B93">
        <w:rPr>
          <w:rFonts w:cs="BiauKai" w:hint="eastAsia"/>
          <w:color w:val="000000"/>
          <w:kern w:val="0"/>
          <w:szCs w:val="28"/>
          <w14:ligatures w14:val="standardContextual"/>
        </w:rPr>
        <w:t>張資料表，如：表</w:t>
      </w:r>
      <w:r w:rsidRPr="00412B93">
        <w:rPr>
          <w:color w:val="000000"/>
          <w:kern w:val="0"/>
          <w:szCs w:val="28"/>
          <w14:ligatures w14:val="standardContextual"/>
        </w:rPr>
        <w:t>8-2-1</w:t>
      </w:r>
      <w:r w:rsidRPr="00412B93">
        <w:rPr>
          <w:rFonts w:cs="BiauKai" w:hint="eastAsia"/>
          <w:color w:val="000000"/>
          <w:kern w:val="0"/>
          <w:szCs w:val="28"/>
          <w14:ligatures w14:val="standardContextual"/>
        </w:rPr>
        <w:t>至</w:t>
      </w:r>
      <w:r w:rsidRPr="00412B93">
        <w:rPr>
          <w:color w:val="000000"/>
          <w:kern w:val="0"/>
          <w:szCs w:val="28"/>
          <w14:ligatures w14:val="standardContextual"/>
        </w:rPr>
        <w:t>8-2-</w:t>
      </w:r>
      <w:r w:rsidR="00A05C2D" w:rsidRPr="00412B93">
        <w:rPr>
          <w:rFonts w:hint="eastAsia"/>
          <w:color w:val="000000"/>
          <w:kern w:val="0"/>
          <w:szCs w:val="28"/>
          <w14:ligatures w14:val="standardContextual"/>
        </w:rPr>
        <w:t>8</w:t>
      </w:r>
      <w:r w:rsidRPr="00412B93">
        <w:rPr>
          <w:rFonts w:cs="BiauKai" w:hint="eastAsia"/>
          <w:color w:val="000000"/>
          <w:kern w:val="0"/>
          <w:szCs w:val="28"/>
          <w14:ligatures w14:val="standardContextual"/>
        </w:rPr>
        <w:t>所示。</w:t>
      </w:r>
    </w:p>
    <w:p w14:paraId="46161061" w14:textId="77777777" w:rsidR="007536DC" w:rsidRPr="00412B93" w:rsidRDefault="007536DC" w:rsidP="00FA7D34">
      <w:pPr>
        <w:snapToGrid w:val="0"/>
        <w:contextualSpacing/>
        <w:jc w:val="center"/>
        <w:rPr>
          <w:rFonts w:cs="BiauKai"/>
          <w:color w:val="000000"/>
          <w:kern w:val="0"/>
          <w:szCs w:val="28"/>
          <w14:ligatures w14:val="standardContextual"/>
        </w:rPr>
      </w:pPr>
    </w:p>
    <w:p w14:paraId="0C3C82A9" w14:textId="30A5074E" w:rsidR="0008750C" w:rsidRPr="00412B93" w:rsidRDefault="00A552FD" w:rsidP="00FA7D34">
      <w:pPr>
        <w:pStyle w:val="afd"/>
        <w:ind w:left="280" w:right="280"/>
      </w:pPr>
      <w:bookmarkStart w:id="805" w:name="_Toc167232783"/>
      <w:r w:rsidRPr="00412B93">
        <w:rPr>
          <w:rFonts w:hint="eastAsia"/>
        </w:rPr>
        <w:t>表</w:t>
      </w:r>
      <w:r w:rsidRPr="00412B93">
        <w:t>8-2-1</w:t>
      </w:r>
      <w:r w:rsidR="00222B29" w:rsidRPr="00412B93">
        <w:rPr>
          <w:rFonts w:hint="eastAsia"/>
        </w:rPr>
        <w:t>、</w:t>
      </w:r>
      <w:r w:rsidRPr="00412B93">
        <w:rPr>
          <w:rFonts w:hint="eastAsia"/>
        </w:rPr>
        <w:t>資料表敘述</w:t>
      </w:r>
      <w:r w:rsidRPr="00412B93">
        <w:rPr>
          <w:rFonts w:hint="eastAsia"/>
        </w:rPr>
        <w:t>T01.</w:t>
      </w:r>
      <w:r w:rsidR="00AD0D01" w:rsidRPr="00412B93">
        <w:t>Member</w:t>
      </w:r>
      <w:bookmarkEnd w:id="805"/>
    </w:p>
    <w:tbl>
      <w:tblPr>
        <w:tblStyle w:val="af4"/>
        <w:tblW w:w="5000" w:type="pct"/>
        <w:tblLook w:val="04A0" w:firstRow="1" w:lastRow="0" w:firstColumn="1" w:lastColumn="0" w:noHBand="0" w:noVBand="1"/>
      </w:tblPr>
      <w:tblGrid>
        <w:gridCol w:w="1900"/>
        <w:gridCol w:w="3201"/>
        <w:gridCol w:w="1898"/>
        <w:gridCol w:w="985"/>
        <w:gridCol w:w="2210"/>
      </w:tblGrid>
      <w:tr w:rsidR="00A552FD" w:rsidRPr="00412B93" w14:paraId="38C42B44" w14:textId="77777777" w:rsidTr="00A552FD">
        <w:tc>
          <w:tcPr>
            <w:tcW w:w="932" w:type="pct"/>
            <w:shd w:val="pct10" w:color="auto" w:fill="auto"/>
            <w:vAlign w:val="center"/>
          </w:tcPr>
          <w:p w14:paraId="6D92DC99" w14:textId="4AB171E8" w:rsidR="00A552FD" w:rsidRPr="00412B93" w:rsidRDefault="00A552F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資料表編號</w:t>
            </w:r>
          </w:p>
        </w:tc>
        <w:tc>
          <w:tcPr>
            <w:tcW w:w="1570" w:type="pct"/>
            <w:shd w:val="clear" w:color="auto" w:fill="auto"/>
            <w:vAlign w:val="center"/>
          </w:tcPr>
          <w:p w14:paraId="614F71BC" w14:textId="32C9980E" w:rsidR="00A552FD" w:rsidRPr="00412B93" w:rsidRDefault="00A552F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T01</w:t>
            </w:r>
          </w:p>
        </w:tc>
        <w:tc>
          <w:tcPr>
            <w:tcW w:w="931" w:type="pct"/>
            <w:shd w:val="pct10" w:color="auto" w:fill="auto"/>
            <w:vAlign w:val="center"/>
          </w:tcPr>
          <w:p w14:paraId="3FCB2DBC" w14:textId="3166F810" w:rsidR="00A552FD" w:rsidRPr="00412B93" w:rsidRDefault="00A552F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資料表名稱</w:t>
            </w:r>
          </w:p>
        </w:tc>
        <w:tc>
          <w:tcPr>
            <w:tcW w:w="1567" w:type="pct"/>
            <w:gridSpan w:val="2"/>
            <w:shd w:val="clear" w:color="auto" w:fill="auto"/>
            <w:vAlign w:val="center"/>
          </w:tcPr>
          <w:p w14:paraId="3B29418A" w14:textId="49F0E6A4" w:rsidR="00A552FD" w:rsidRPr="00412B93" w:rsidRDefault="00A552FD" w:rsidP="00FA7D34">
            <w:pPr>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Member</w:t>
            </w:r>
          </w:p>
        </w:tc>
      </w:tr>
      <w:tr w:rsidR="00F20253" w:rsidRPr="00412B93" w14:paraId="2C41F952" w14:textId="77777777" w:rsidTr="00F20253">
        <w:tc>
          <w:tcPr>
            <w:tcW w:w="932" w:type="pct"/>
            <w:shd w:val="pct10" w:color="auto" w:fill="auto"/>
            <w:vAlign w:val="center"/>
          </w:tcPr>
          <w:p w14:paraId="086D51CF"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欄位名稱</w:t>
            </w:r>
          </w:p>
        </w:tc>
        <w:tc>
          <w:tcPr>
            <w:tcW w:w="1570" w:type="pct"/>
            <w:shd w:val="pct10" w:color="auto" w:fill="auto"/>
            <w:vAlign w:val="center"/>
          </w:tcPr>
          <w:p w14:paraId="380B9A41" w14:textId="7C6C6BC1" w:rsidR="00F20253" w:rsidRPr="00412B93" w:rsidRDefault="00F2025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資料型態</w:t>
            </w:r>
          </w:p>
        </w:tc>
        <w:tc>
          <w:tcPr>
            <w:tcW w:w="931" w:type="pct"/>
            <w:shd w:val="pct10" w:color="auto" w:fill="auto"/>
            <w:vAlign w:val="center"/>
          </w:tcPr>
          <w:p w14:paraId="43FE1F26"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意義</w:t>
            </w:r>
          </w:p>
        </w:tc>
        <w:tc>
          <w:tcPr>
            <w:tcW w:w="483" w:type="pct"/>
            <w:shd w:val="pct10" w:color="auto" w:fill="auto"/>
            <w:vAlign w:val="center"/>
          </w:tcPr>
          <w:p w14:paraId="06FDD850"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主鍵</w:t>
            </w:r>
          </w:p>
        </w:tc>
        <w:tc>
          <w:tcPr>
            <w:tcW w:w="1084" w:type="pct"/>
            <w:shd w:val="pct10" w:color="auto" w:fill="auto"/>
            <w:vAlign w:val="center"/>
          </w:tcPr>
          <w:p w14:paraId="536030EE"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備註</w:t>
            </w:r>
          </w:p>
        </w:tc>
      </w:tr>
      <w:tr w:rsidR="00F20253" w:rsidRPr="00412B93" w14:paraId="7A01EF31" w14:textId="77777777" w:rsidTr="00F20253">
        <w:tc>
          <w:tcPr>
            <w:tcW w:w="932" w:type="pct"/>
            <w:vAlign w:val="center"/>
          </w:tcPr>
          <w:p w14:paraId="7A0696FA" w14:textId="77777777" w:rsidR="00F20253" w:rsidRPr="00412B93" w:rsidRDefault="00F20253" w:rsidP="00FA7D34">
            <w:pPr>
              <w:snapToGrid w:val="0"/>
              <w:contextualSpacing/>
              <w:jc w:val="both"/>
              <w:rPr>
                <w:color w:val="000000" w:themeColor="text1"/>
                <w:szCs w:val="28"/>
              </w:rPr>
            </w:pPr>
            <w:proofErr w:type="spellStart"/>
            <w:r w:rsidRPr="00412B93">
              <w:rPr>
                <w:rFonts w:hint="eastAsia"/>
                <w:color w:val="000000" w:themeColor="text1"/>
                <w:szCs w:val="28"/>
              </w:rPr>
              <w:t>M</w:t>
            </w:r>
            <w:r w:rsidRPr="00412B93">
              <w:rPr>
                <w:color w:val="000000" w:themeColor="text1"/>
                <w:szCs w:val="28"/>
              </w:rPr>
              <w:t>emID</w:t>
            </w:r>
            <w:proofErr w:type="spellEnd"/>
          </w:p>
        </w:tc>
        <w:tc>
          <w:tcPr>
            <w:tcW w:w="1570" w:type="pct"/>
            <w:vAlign w:val="center"/>
          </w:tcPr>
          <w:p w14:paraId="0EC326B1" w14:textId="224626A5" w:rsidR="00F20253" w:rsidRPr="00412B93" w:rsidRDefault="00F20253" w:rsidP="00FA7D34">
            <w:pPr>
              <w:snapToGrid w:val="0"/>
              <w:contextualSpacing/>
              <w:jc w:val="both"/>
              <w:rPr>
                <w:rFonts w:cs="BiauKai"/>
                <w:color w:val="000000"/>
                <w:kern w:val="0"/>
                <w:szCs w:val="28"/>
                <w14:ligatures w14:val="standardContextual"/>
              </w:rPr>
            </w:pPr>
            <w:proofErr w:type="gramStart"/>
            <w:r w:rsidRPr="00412B93">
              <w:rPr>
                <w:rFonts w:hint="eastAsia"/>
                <w:color w:val="000000" w:themeColor="text1"/>
                <w:szCs w:val="28"/>
              </w:rPr>
              <w:t>V</w:t>
            </w:r>
            <w:r w:rsidRPr="00412B93">
              <w:rPr>
                <w:color w:val="000000" w:themeColor="text1"/>
                <w:szCs w:val="28"/>
              </w:rPr>
              <w:t>archar(</w:t>
            </w:r>
            <w:proofErr w:type="gramEnd"/>
            <w:r w:rsidRPr="00412B93">
              <w:rPr>
                <w:color w:val="000000" w:themeColor="text1"/>
                <w:szCs w:val="28"/>
              </w:rPr>
              <w:t>50)</w:t>
            </w:r>
          </w:p>
        </w:tc>
        <w:tc>
          <w:tcPr>
            <w:tcW w:w="931" w:type="pct"/>
            <w:vAlign w:val="center"/>
          </w:tcPr>
          <w:p w14:paraId="51ED2F05" w14:textId="77777777" w:rsidR="00F20253" w:rsidRPr="00412B93" w:rsidRDefault="00F20253" w:rsidP="00FA7D34">
            <w:pPr>
              <w:snapToGrid w:val="0"/>
              <w:contextualSpacing/>
              <w:jc w:val="both"/>
              <w:rPr>
                <w:color w:val="000000" w:themeColor="text1"/>
                <w:szCs w:val="28"/>
              </w:rPr>
            </w:pPr>
            <w:r w:rsidRPr="00412B93">
              <w:rPr>
                <w:rFonts w:cs="BiauKai" w:hint="eastAsia"/>
                <w:color w:val="000000"/>
                <w:kern w:val="0"/>
                <w:szCs w:val="28"/>
                <w14:ligatures w14:val="standardContextual"/>
              </w:rPr>
              <w:t>使用者帳號</w:t>
            </w:r>
          </w:p>
        </w:tc>
        <w:tc>
          <w:tcPr>
            <w:tcW w:w="483" w:type="pct"/>
            <w:vAlign w:val="center"/>
          </w:tcPr>
          <w:p w14:paraId="1331BE31" w14:textId="77777777" w:rsidR="00F20253" w:rsidRPr="00412B93" w:rsidRDefault="00F20253" w:rsidP="00FA7D34">
            <w:pPr>
              <w:snapToGrid w:val="0"/>
              <w:contextualSpacing/>
              <w:jc w:val="center"/>
              <w:rPr>
                <w:color w:val="000000" w:themeColor="text1"/>
                <w:szCs w:val="28"/>
              </w:rPr>
            </w:pPr>
            <w:r w:rsidRPr="00412B93">
              <w:rPr>
                <w:color w:val="000000"/>
                <w:kern w:val="0"/>
                <w:szCs w:val="28"/>
                <w14:ligatures w14:val="standardContextual"/>
              </w:rPr>
              <w:t>V</w:t>
            </w:r>
          </w:p>
        </w:tc>
        <w:tc>
          <w:tcPr>
            <w:tcW w:w="1084" w:type="pct"/>
            <w:vAlign w:val="center"/>
          </w:tcPr>
          <w:p w14:paraId="765A1C70" w14:textId="77777777" w:rsidR="00F20253" w:rsidRPr="00412B93" w:rsidRDefault="00F20253" w:rsidP="00FA7D34">
            <w:pPr>
              <w:snapToGrid w:val="0"/>
              <w:contextualSpacing/>
              <w:jc w:val="both"/>
              <w:rPr>
                <w:color w:val="000000" w:themeColor="text1"/>
                <w:szCs w:val="28"/>
              </w:rPr>
            </w:pPr>
            <w:r w:rsidRPr="00412B93">
              <w:rPr>
                <w:rFonts w:hint="eastAsia"/>
                <w:color w:val="000000" w:themeColor="text1"/>
                <w:szCs w:val="28"/>
              </w:rPr>
              <w:t>L</w:t>
            </w:r>
            <w:r w:rsidRPr="00412B93">
              <w:rPr>
                <w:color w:val="000000" w:themeColor="text1"/>
                <w:szCs w:val="28"/>
              </w:rPr>
              <w:t>ine ID</w:t>
            </w:r>
          </w:p>
        </w:tc>
      </w:tr>
      <w:tr w:rsidR="00F20253" w:rsidRPr="00412B93" w14:paraId="12F68331" w14:textId="77777777" w:rsidTr="00F20253">
        <w:tc>
          <w:tcPr>
            <w:tcW w:w="932" w:type="pct"/>
            <w:vAlign w:val="center"/>
          </w:tcPr>
          <w:p w14:paraId="37422A68" w14:textId="77777777" w:rsidR="00F20253" w:rsidRPr="00412B93" w:rsidRDefault="00F20253" w:rsidP="00FA7D34">
            <w:pPr>
              <w:snapToGrid w:val="0"/>
              <w:contextualSpacing/>
              <w:jc w:val="both"/>
              <w:rPr>
                <w:color w:val="000000" w:themeColor="text1"/>
                <w:szCs w:val="28"/>
              </w:rPr>
            </w:pPr>
            <w:proofErr w:type="spellStart"/>
            <w:r w:rsidRPr="00412B93">
              <w:rPr>
                <w:rFonts w:hint="eastAsia"/>
                <w:color w:val="000000" w:themeColor="text1"/>
                <w:szCs w:val="28"/>
              </w:rPr>
              <w:t>M</w:t>
            </w:r>
            <w:r w:rsidRPr="00412B93">
              <w:rPr>
                <w:color w:val="000000" w:themeColor="text1"/>
                <w:szCs w:val="28"/>
              </w:rPr>
              <w:t>emName</w:t>
            </w:r>
            <w:proofErr w:type="spellEnd"/>
          </w:p>
        </w:tc>
        <w:tc>
          <w:tcPr>
            <w:tcW w:w="1570" w:type="pct"/>
            <w:vAlign w:val="center"/>
          </w:tcPr>
          <w:p w14:paraId="3B169E68" w14:textId="1F8BBE7C" w:rsidR="00F20253" w:rsidRPr="00412B93" w:rsidRDefault="00F20253" w:rsidP="00FA7D34">
            <w:pPr>
              <w:snapToGrid w:val="0"/>
              <w:contextualSpacing/>
              <w:jc w:val="both"/>
              <w:rPr>
                <w:rFonts w:cs="BiauKai"/>
                <w:color w:val="000000"/>
                <w:kern w:val="0"/>
                <w:szCs w:val="28"/>
                <w14:ligatures w14:val="standardContextual"/>
              </w:rPr>
            </w:pPr>
            <w:proofErr w:type="gramStart"/>
            <w:r w:rsidRPr="00412B93">
              <w:rPr>
                <w:rFonts w:hint="eastAsia"/>
                <w:color w:val="000000" w:themeColor="text1"/>
                <w:szCs w:val="28"/>
              </w:rPr>
              <w:t>V</w:t>
            </w:r>
            <w:r w:rsidRPr="00412B93">
              <w:rPr>
                <w:color w:val="000000" w:themeColor="text1"/>
                <w:szCs w:val="28"/>
              </w:rPr>
              <w:t>archar(</w:t>
            </w:r>
            <w:proofErr w:type="gramEnd"/>
            <w:r w:rsidR="00E6524E" w:rsidRPr="00412B93">
              <w:rPr>
                <w:color w:val="000000" w:themeColor="text1"/>
                <w:szCs w:val="28"/>
              </w:rPr>
              <w:t>20</w:t>
            </w:r>
            <w:r w:rsidRPr="00412B93">
              <w:rPr>
                <w:color w:val="000000" w:themeColor="text1"/>
                <w:szCs w:val="28"/>
              </w:rPr>
              <w:t>)</w:t>
            </w:r>
          </w:p>
        </w:tc>
        <w:tc>
          <w:tcPr>
            <w:tcW w:w="931" w:type="pct"/>
            <w:vAlign w:val="center"/>
          </w:tcPr>
          <w:p w14:paraId="238C7527" w14:textId="77777777" w:rsidR="00F20253" w:rsidRPr="00412B93" w:rsidRDefault="00F20253" w:rsidP="00FA7D34">
            <w:pPr>
              <w:snapToGrid w:val="0"/>
              <w:contextualSpacing/>
              <w:jc w:val="both"/>
              <w:rPr>
                <w:color w:val="000000" w:themeColor="text1"/>
                <w:szCs w:val="28"/>
              </w:rPr>
            </w:pPr>
            <w:r w:rsidRPr="00412B93">
              <w:rPr>
                <w:rFonts w:cs="BiauKai" w:hint="eastAsia"/>
                <w:color w:val="000000"/>
                <w:kern w:val="0"/>
                <w:szCs w:val="28"/>
                <w14:ligatures w14:val="standardContextual"/>
              </w:rPr>
              <w:t>使用者</w:t>
            </w:r>
            <w:r w:rsidRPr="00412B93">
              <w:rPr>
                <w:rFonts w:hint="eastAsia"/>
                <w:color w:val="000000" w:themeColor="text1"/>
                <w:szCs w:val="28"/>
              </w:rPr>
              <w:t>名稱</w:t>
            </w:r>
          </w:p>
        </w:tc>
        <w:tc>
          <w:tcPr>
            <w:tcW w:w="483" w:type="pct"/>
            <w:vAlign w:val="center"/>
          </w:tcPr>
          <w:p w14:paraId="5E772837"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1C4EB806" w14:textId="77777777" w:rsidR="00F20253" w:rsidRPr="00412B93" w:rsidRDefault="00F20253" w:rsidP="00FA7D34">
            <w:pPr>
              <w:snapToGrid w:val="0"/>
              <w:contextualSpacing/>
              <w:jc w:val="both"/>
              <w:rPr>
                <w:color w:val="000000" w:themeColor="text1"/>
                <w:szCs w:val="28"/>
              </w:rPr>
            </w:pPr>
            <w:r w:rsidRPr="00412B93">
              <w:rPr>
                <w:rFonts w:hint="eastAsia"/>
                <w:color w:val="000000" w:themeColor="text1"/>
                <w:szCs w:val="28"/>
              </w:rPr>
              <w:t>L</w:t>
            </w:r>
            <w:r w:rsidRPr="00412B93">
              <w:rPr>
                <w:color w:val="000000" w:themeColor="text1"/>
                <w:szCs w:val="28"/>
              </w:rPr>
              <w:t xml:space="preserve">ine </w:t>
            </w:r>
            <w:r w:rsidRPr="00412B93">
              <w:rPr>
                <w:rFonts w:hint="eastAsia"/>
                <w:color w:val="000000" w:themeColor="text1"/>
                <w:szCs w:val="28"/>
              </w:rPr>
              <w:t>名稱</w:t>
            </w:r>
          </w:p>
        </w:tc>
      </w:tr>
    </w:tbl>
    <w:p w14:paraId="272D06B8" w14:textId="577F394C" w:rsidR="00EF2591" w:rsidRPr="00412B93" w:rsidRDefault="00EF2591" w:rsidP="00FA7D34">
      <w:pPr>
        <w:widowControl/>
        <w:snapToGrid w:val="0"/>
        <w:rPr>
          <w:rFonts w:cs="BiauKai"/>
          <w:color w:val="000000"/>
          <w:kern w:val="0"/>
          <w:szCs w:val="28"/>
          <w14:ligatures w14:val="standardContextual"/>
        </w:rPr>
      </w:pPr>
    </w:p>
    <w:p w14:paraId="1991EFAF" w14:textId="37CF60A1" w:rsidR="00A552FD" w:rsidRPr="00412B93" w:rsidRDefault="00A552FD" w:rsidP="00FA7D34">
      <w:pPr>
        <w:pStyle w:val="afd"/>
        <w:ind w:left="280" w:right="280"/>
      </w:pPr>
      <w:bookmarkStart w:id="806" w:name="_Toc167232784"/>
      <w:r w:rsidRPr="00412B93">
        <w:rPr>
          <w:rFonts w:hint="eastAsia"/>
        </w:rPr>
        <w:t>表</w:t>
      </w:r>
      <w:r w:rsidRPr="00412B93">
        <w:t>8-2-</w:t>
      </w:r>
      <w:r w:rsidR="001A6613" w:rsidRPr="00412B93">
        <w:rPr>
          <w:rFonts w:hint="eastAsia"/>
        </w:rPr>
        <w:t>2</w:t>
      </w:r>
      <w:r w:rsidR="00222B29" w:rsidRPr="00412B93">
        <w:rPr>
          <w:rFonts w:hint="eastAsia"/>
        </w:rPr>
        <w:t>、</w:t>
      </w:r>
      <w:r w:rsidRPr="00412B93">
        <w:rPr>
          <w:rFonts w:hint="eastAsia"/>
        </w:rPr>
        <w:t>資料表敘述</w:t>
      </w:r>
      <w:r w:rsidRPr="00412B93">
        <w:rPr>
          <w:rFonts w:hint="eastAsia"/>
        </w:rPr>
        <w:t>T02.</w:t>
      </w:r>
      <w:r w:rsidR="00000B44" w:rsidRPr="00412B93">
        <w:t>Family</w:t>
      </w:r>
      <w:bookmarkEnd w:id="806"/>
    </w:p>
    <w:tbl>
      <w:tblPr>
        <w:tblStyle w:val="af4"/>
        <w:tblW w:w="5000" w:type="pct"/>
        <w:tblLook w:val="04A0" w:firstRow="1" w:lastRow="0" w:firstColumn="1" w:lastColumn="0" w:noHBand="0" w:noVBand="1"/>
      </w:tblPr>
      <w:tblGrid>
        <w:gridCol w:w="1900"/>
        <w:gridCol w:w="3201"/>
        <w:gridCol w:w="1898"/>
        <w:gridCol w:w="985"/>
        <w:gridCol w:w="2210"/>
      </w:tblGrid>
      <w:tr w:rsidR="00A552FD" w:rsidRPr="00412B93" w14:paraId="0FD6F391" w14:textId="77777777" w:rsidTr="00A172EB">
        <w:tc>
          <w:tcPr>
            <w:tcW w:w="932" w:type="pct"/>
            <w:shd w:val="pct10" w:color="auto" w:fill="auto"/>
            <w:vAlign w:val="center"/>
          </w:tcPr>
          <w:p w14:paraId="4759698E" w14:textId="77777777" w:rsidR="00A552FD" w:rsidRPr="00412B93" w:rsidRDefault="00A552F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資料表編號</w:t>
            </w:r>
          </w:p>
        </w:tc>
        <w:tc>
          <w:tcPr>
            <w:tcW w:w="1570" w:type="pct"/>
            <w:shd w:val="clear" w:color="auto" w:fill="auto"/>
            <w:vAlign w:val="center"/>
          </w:tcPr>
          <w:p w14:paraId="4C335230" w14:textId="214300E0" w:rsidR="00A552FD" w:rsidRPr="00412B93" w:rsidRDefault="00A552F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T02</w:t>
            </w:r>
          </w:p>
        </w:tc>
        <w:tc>
          <w:tcPr>
            <w:tcW w:w="931" w:type="pct"/>
            <w:shd w:val="pct10" w:color="auto" w:fill="auto"/>
            <w:vAlign w:val="center"/>
          </w:tcPr>
          <w:p w14:paraId="67E4E0F7" w14:textId="77777777" w:rsidR="00A552FD" w:rsidRPr="00412B93" w:rsidRDefault="00A552F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資料表名稱</w:t>
            </w:r>
          </w:p>
        </w:tc>
        <w:tc>
          <w:tcPr>
            <w:tcW w:w="1567" w:type="pct"/>
            <w:gridSpan w:val="2"/>
            <w:shd w:val="clear" w:color="auto" w:fill="auto"/>
            <w:vAlign w:val="center"/>
          </w:tcPr>
          <w:p w14:paraId="5297424A" w14:textId="762852A0" w:rsidR="00A552FD" w:rsidRPr="00412B93" w:rsidRDefault="00972060" w:rsidP="00FA7D34">
            <w:pPr>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Family</w:t>
            </w:r>
          </w:p>
        </w:tc>
      </w:tr>
      <w:tr w:rsidR="00F20253" w:rsidRPr="00412B93" w14:paraId="4E2B36F1" w14:textId="77777777" w:rsidTr="00F20253">
        <w:tc>
          <w:tcPr>
            <w:tcW w:w="932" w:type="pct"/>
            <w:shd w:val="pct10" w:color="auto" w:fill="auto"/>
            <w:vAlign w:val="center"/>
          </w:tcPr>
          <w:p w14:paraId="444ABD9E"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欄位名稱</w:t>
            </w:r>
          </w:p>
        </w:tc>
        <w:tc>
          <w:tcPr>
            <w:tcW w:w="1570" w:type="pct"/>
            <w:shd w:val="pct10" w:color="auto" w:fill="auto"/>
            <w:vAlign w:val="center"/>
          </w:tcPr>
          <w:p w14:paraId="34685124" w14:textId="39A1DEEF" w:rsidR="00F20253" w:rsidRPr="00412B93" w:rsidRDefault="00F2025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資料型態</w:t>
            </w:r>
          </w:p>
        </w:tc>
        <w:tc>
          <w:tcPr>
            <w:tcW w:w="931" w:type="pct"/>
            <w:shd w:val="pct10" w:color="auto" w:fill="auto"/>
            <w:vAlign w:val="center"/>
          </w:tcPr>
          <w:p w14:paraId="20FDA447"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意義</w:t>
            </w:r>
          </w:p>
        </w:tc>
        <w:tc>
          <w:tcPr>
            <w:tcW w:w="483" w:type="pct"/>
            <w:shd w:val="pct10" w:color="auto" w:fill="auto"/>
            <w:vAlign w:val="center"/>
          </w:tcPr>
          <w:p w14:paraId="3D940C3D"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主鍵</w:t>
            </w:r>
          </w:p>
        </w:tc>
        <w:tc>
          <w:tcPr>
            <w:tcW w:w="1084" w:type="pct"/>
            <w:shd w:val="pct10" w:color="auto" w:fill="auto"/>
            <w:vAlign w:val="center"/>
          </w:tcPr>
          <w:p w14:paraId="73A64ED5"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備註</w:t>
            </w:r>
          </w:p>
        </w:tc>
      </w:tr>
      <w:tr w:rsidR="00F20253" w:rsidRPr="00412B93" w14:paraId="1C9C5EB4" w14:textId="77777777" w:rsidTr="00F20253">
        <w:tc>
          <w:tcPr>
            <w:tcW w:w="932" w:type="pct"/>
            <w:vAlign w:val="center"/>
          </w:tcPr>
          <w:p w14:paraId="6AE7953D" w14:textId="3515BC64" w:rsidR="00F20253" w:rsidRPr="00412B93" w:rsidRDefault="00000B44" w:rsidP="00FA7D34">
            <w:pPr>
              <w:snapToGrid w:val="0"/>
              <w:contextualSpacing/>
              <w:jc w:val="both"/>
              <w:rPr>
                <w:color w:val="000000" w:themeColor="text1"/>
                <w:szCs w:val="28"/>
              </w:rPr>
            </w:pPr>
            <w:proofErr w:type="spellStart"/>
            <w:r w:rsidRPr="00412B93">
              <w:t>Family</w:t>
            </w:r>
            <w:r w:rsidR="00F20253" w:rsidRPr="00412B93">
              <w:rPr>
                <w:rFonts w:hint="eastAsia"/>
              </w:rPr>
              <w:t>ID</w:t>
            </w:r>
            <w:proofErr w:type="spellEnd"/>
          </w:p>
        </w:tc>
        <w:tc>
          <w:tcPr>
            <w:tcW w:w="1570" w:type="pct"/>
            <w:vAlign w:val="center"/>
          </w:tcPr>
          <w:p w14:paraId="4C02D89C" w14:textId="353C1E15"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Int</w:t>
            </w:r>
          </w:p>
        </w:tc>
        <w:tc>
          <w:tcPr>
            <w:tcW w:w="931" w:type="pct"/>
            <w:vAlign w:val="center"/>
          </w:tcPr>
          <w:p w14:paraId="243CA626" w14:textId="1E772885" w:rsidR="00F20253" w:rsidRPr="00412B93" w:rsidRDefault="00F20253" w:rsidP="00FA7D34">
            <w:pPr>
              <w:snapToGrid w:val="0"/>
              <w:contextualSpacing/>
              <w:jc w:val="both"/>
              <w:rPr>
                <w:color w:val="000000" w:themeColor="text1"/>
                <w:szCs w:val="28"/>
              </w:rPr>
            </w:pPr>
            <w:r w:rsidRPr="00412B93">
              <w:rPr>
                <w:rFonts w:hint="eastAsia"/>
              </w:rPr>
              <w:t>群組編號</w:t>
            </w:r>
          </w:p>
        </w:tc>
        <w:tc>
          <w:tcPr>
            <w:tcW w:w="483" w:type="pct"/>
            <w:vAlign w:val="center"/>
          </w:tcPr>
          <w:p w14:paraId="45BED29A" w14:textId="0E57B080" w:rsidR="00F20253" w:rsidRPr="00412B93" w:rsidRDefault="00F20253" w:rsidP="00FA7D34">
            <w:pPr>
              <w:snapToGrid w:val="0"/>
              <w:contextualSpacing/>
              <w:jc w:val="center"/>
              <w:rPr>
                <w:color w:val="000000" w:themeColor="text1"/>
                <w:szCs w:val="28"/>
              </w:rPr>
            </w:pPr>
            <w:r w:rsidRPr="00412B93">
              <w:rPr>
                <w:rFonts w:hint="eastAsia"/>
              </w:rPr>
              <w:t>V</w:t>
            </w:r>
          </w:p>
        </w:tc>
        <w:tc>
          <w:tcPr>
            <w:tcW w:w="1084" w:type="pct"/>
            <w:vAlign w:val="center"/>
          </w:tcPr>
          <w:p w14:paraId="44A22CC5" w14:textId="10149F91" w:rsidR="00F20253" w:rsidRPr="00412B93" w:rsidRDefault="00CF074D" w:rsidP="00FA7D34">
            <w:pPr>
              <w:snapToGrid w:val="0"/>
              <w:contextualSpacing/>
              <w:jc w:val="both"/>
              <w:rPr>
                <w:color w:val="000000" w:themeColor="text1"/>
                <w:szCs w:val="28"/>
              </w:rPr>
            </w:pPr>
            <w:r w:rsidRPr="00412B93">
              <w:rPr>
                <w:rFonts w:hint="eastAsia"/>
                <w:color w:val="000000" w:themeColor="text1"/>
                <w:szCs w:val="28"/>
              </w:rPr>
              <w:t>自動編號</w:t>
            </w:r>
          </w:p>
        </w:tc>
      </w:tr>
      <w:tr w:rsidR="00F20253" w:rsidRPr="00412B93" w14:paraId="35AA7D8E" w14:textId="77777777" w:rsidTr="00F20253">
        <w:tc>
          <w:tcPr>
            <w:tcW w:w="932" w:type="pct"/>
            <w:vAlign w:val="center"/>
          </w:tcPr>
          <w:p w14:paraId="35E9F0C4" w14:textId="7225D6DC" w:rsidR="00F20253" w:rsidRPr="00412B93" w:rsidRDefault="00F20253" w:rsidP="00FA7D34">
            <w:pPr>
              <w:snapToGrid w:val="0"/>
              <w:contextualSpacing/>
              <w:jc w:val="both"/>
              <w:rPr>
                <w:color w:val="000000" w:themeColor="text1"/>
                <w:szCs w:val="28"/>
              </w:rPr>
            </w:pPr>
            <w:proofErr w:type="spellStart"/>
            <w:r w:rsidRPr="00412B93">
              <w:rPr>
                <w:rFonts w:hint="eastAsia"/>
              </w:rPr>
              <w:t>MainUserID</w:t>
            </w:r>
            <w:proofErr w:type="spellEnd"/>
          </w:p>
        </w:tc>
        <w:tc>
          <w:tcPr>
            <w:tcW w:w="1570" w:type="pct"/>
            <w:vAlign w:val="center"/>
          </w:tcPr>
          <w:p w14:paraId="547A0D8D" w14:textId="58C17FC8" w:rsidR="00F20253" w:rsidRPr="00412B93" w:rsidRDefault="00F20253" w:rsidP="00FA7D34">
            <w:pPr>
              <w:snapToGrid w:val="0"/>
              <w:contextualSpacing/>
              <w:jc w:val="both"/>
              <w:rPr>
                <w:rFonts w:cs="BiauKai"/>
                <w:color w:val="000000"/>
                <w:kern w:val="0"/>
                <w:szCs w:val="28"/>
                <w14:ligatures w14:val="standardContextual"/>
              </w:rPr>
            </w:pPr>
            <w:proofErr w:type="gramStart"/>
            <w:r w:rsidRPr="00412B93">
              <w:rPr>
                <w:rFonts w:hint="eastAsia"/>
              </w:rPr>
              <w:t>Varchar</w:t>
            </w:r>
            <w:r w:rsidRPr="00412B93">
              <w:t>(</w:t>
            </w:r>
            <w:proofErr w:type="gramEnd"/>
            <w:r w:rsidRPr="00412B93">
              <w:t>5</w:t>
            </w:r>
            <w:r w:rsidR="00945D4E" w:rsidRPr="00412B93">
              <w:t>0</w:t>
            </w:r>
            <w:r w:rsidRPr="00412B93">
              <w:t>)</w:t>
            </w:r>
          </w:p>
        </w:tc>
        <w:tc>
          <w:tcPr>
            <w:tcW w:w="931" w:type="pct"/>
            <w:vAlign w:val="center"/>
          </w:tcPr>
          <w:p w14:paraId="6966CAD6" w14:textId="5FB0CCD7" w:rsidR="00F20253" w:rsidRPr="00412B93" w:rsidRDefault="00F20253" w:rsidP="00FA7D34">
            <w:pPr>
              <w:snapToGrid w:val="0"/>
              <w:contextualSpacing/>
              <w:jc w:val="both"/>
              <w:rPr>
                <w:color w:val="000000" w:themeColor="text1"/>
                <w:szCs w:val="28"/>
              </w:rPr>
            </w:pPr>
            <w:r w:rsidRPr="00412B93">
              <w:rPr>
                <w:rFonts w:hint="eastAsia"/>
              </w:rPr>
              <w:t>主使用者帳號</w:t>
            </w:r>
          </w:p>
        </w:tc>
        <w:tc>
          <w:tcPr>
            <w:tcW w:w="483" w:type="pct"/>
            <w:vAlign w:val="center"/>
          </w:tcPr>
          <w:p w14:paraId="2780742C"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05F57C34" w14:textId="08EF7E2A" w:rsidR="00F20253" w:rsidRPr="00412B93" w:rsidRDefault="00F20253" w:rsidP="00FA7D34">
            <w:pPr>
              <w:snapToGrid w:val="0"/>
              <w:contextualSpacing/>
              <w:jc w:val="both"/>
              <w:rPr>
                <w:color w:val="000000" w:themeColor="text1"/>
                <w:szCs w:val="28"/>
              </w:rPr>
            </w:pPr>
            <w:r w:rsidRPr="00412B93">
              <w:rPr>
                <w:rFonts w:hint="eastAsia"/>
              </w:rPr>
              <w:t>長輩</w:t>
            </w:r>
            <w:r w:rsidRPr="00412B93">
              <w:rPr>
                <w:rFonts w:hint="eastAsia"/>
              </w:rPr>
              <w:t>Line ID</w:t>
            </w:r>
          </w:p>
        </w:tc>
      </w:tr>
      <w:tr w:rsidR="00F20253" w:rsidRPr="00412B93" w14:paraId="33DCE3E9" w14:textId="77777777" w:rsidTr="00F20253">
        <w:tc>
          <w:tcPr>
            <w:tcW w:w="932" w:type="pct"/>
            <w:vAlign w:val="center"/>
          </w:tcPr>
          <w:p w14:paraId="7067A349" w14:textId="66C7D1FE" w:rsidR="00F20253" w:rsidRPr="00412B93" w:rsidRDefault="00F20253" w:rsidP="00FA7D34">
            <w:pPr>
              <w:snapToGrid w:val="0"/>
              <w:contextualSpacing/>
              <w:jc w:val="both"/>
              <w:rPr>
                <w:color w:val="000000" w:themeColor="text1"/>
                <w:szCs w:val="28"/>
              </w:rPr>
            </w:pPr>
            <w:proofErr w:type="spellStart"/>
            <w:r w:rsidRPr="00412B93">
              <w:rPr>
                <w:rFonts w:hint="eastAsia"/>
              </w:rPr>
              <w:t>DevID</w:t>
            </w:r>
            <w:proofErr w:type="spellEnd"/>
          </w:p>
        </w:tc>
        <w:tc>
          <w:tcPr>
            <w:tcW w:w="1570" w:type="pct"/>
            <w:vAlign w:val="center"/>
          </w:tcPr>
          <w:p w14:paraId="5E3A03AE" w14:textId="48696981"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Int</w:t>
            </w:r>
          </w:p>
        </w:tc>
        <w:tc>
          <w:tcPr>
            <w:tcW w:w="931" w:type="pct"/>
            <w:vAlign w:val="center"/>
          </w:tcPr>
          <w:p w14:paraId="72AC0E76" w14:textId="37E00722"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裝置編號</w:t>
            </w:r>
          </w:p>
        </w:tc>
        <w:tc>
          <w:tcPr>
            <w:tcW w:w="483" w:type="pct"/>
            <w:vAlign w:val="center"/>
          </w:tcPr>
          <w:p w14:paraId="4DB3C66B"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04CFD2F6" w14:textId="77777777" w:rsidR="00F20253" w:rsidRPr="00412B93" w:rsidRDefault="00F20253" w:rsidP="00FA7D34">
            <w:pPr>
              <w:snapToGrid w:val="0"/>
              <w:contextualSpacing/>
              <w:jc w:val="both"/>
              <w:rPr>
                <w:color w:val="000000" w:themeColor="text1"/>
                <w:szCs w:val="28"/>
              </w:rPr>
            </w:pPr>
          </w:p>
        </w:tc>
      </w:tr>
      <w:tr w:rsidR="00F20253" w:rsidRPr="00412B93" w14:paraId="410264B1" w14:textId="77777777" w:rsidTr="00F20253">
        <w:tc>
          <w:tcPr>
            <w:tcW w:w="932" w:type="pct"/>
            <w:vAlign w:val="center"/>
          </w:tcPr>
          <w:p w14:paraId="3C20327E" w14:textId="287E672A" w:rsidR="00F20253" w:rsidRPr="00412B93" w:rsidRDefault="00F20253" w:rsidP="00FA7D34">
            <w:pPr>
              <w:snapToGrid w:val="0"/>
              <w:contextualSpacing/>
              <w:jc w:val="both"/>
              <w:rPr>
                <w:color w:val="000000" w:themeColor="text1"/>
                <w:szCs w:val="28"/>
              </w:rPr>
            </w:pPr>
            <w:proofErr w:type="spellStart"/>
            <w:r w:rsidRPr="00412B93">
              <w:rPr>
                <w:rFonts w:hint="eastAsia"/>
              </w:rPr>
              <w:t>DevName</w:t>
            </w:r>
            <w:proofErr w:type="spellEnd"/>
          </w:p>
        </w:tc>
        <w:tc>
          <w:tcPr>
            <w:tcW w:w="1570" w:type="pct"/>
            <w:vAlign w:val="center"/>
          </w:tcPr>
          <w:p w14:paraId="73902A5A" w14:textId="74DECDC0" w:rsidR="00F20253" w:rsidRPr="00412B93" w:rsidRDefault="00F20253" w:rsidP="00FA7D34">
            <w:pPr>
              <w:snapToGrid w:val="0"/>
              <w:contextualSpacing/>
              <w:jc w:val="both"/>
              <w:rPr>
                <w:rFonts w:cs="BiauKai"/>
                <w:color w:val="000000"/>
                <w:kern w:val="0"/>
                <w:szCs w:val="28"/>
                <w14:ligatures w14:val="standardContextual"/>
              </w:rPr>
            </w:pPr>
            <w:proofErr w:type="gramStart"/>
            <w:r w:rsidRPr="00412B93">
              <w:rPr>
                <w:rFonts w:hint="eastAsia"/>
              </w:rPr>
              <w:t>Varchar</w:t>
            </w:r>
            <w:r w:rsidRPr="00412B93">
              <w:t>(</w:t>
            </w:r>
            <w:proofErr w:type="gramEnd"/>
            <w:r w:rsidR="00945D4E" w:rsidRPr="00412B93">
              <w:t>20</w:t>
            </w:r>
            <w:r w:rsidRPr="00412B93">
              <w:t>)</w:t>
            </w:r>
          </w:p>
        </w:tc>
        <w:tc>
          <w:tcPr>
            <w:tcW w:w="931" w:type="pct"/>
            <w:vAlign w:val="center"/>
          </w:tcPr>
          <w:p w14:paraId="7CB5ACB0" w14:textId="2432D9F2"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裝置名稱</w:t>
            </w:r>
          </w:p>
        </w:tc>
        <w:tc>
          <w:tcPr>
            <w:tcW w:w="483" w:type="pct"/>
            <w:vAlign w:val="center"/>
          </w:tcPr>
          <w:p w14:paraId="60AECEA7"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2D3ABA1B" w14:textId="77777777" w:rsidR="00F20253" w:rsidRPr="00412B93" w:rsidRDefault="00F20253" w:rsidP="00FA7D34">
            <w:pPr>
              <w:snapToGrid w:val="0"/>
              <w:contextualSpacing/>
              <w:jc w:val="both"/>
              <w:rPr>
                <w:color w:val="000000" w:themeColor="text1"/>
                <w:szCs w:val="28"/>
              </w:rPr>
            </w:pPr>
          </w:p>
        </w:tc>
      </w:tr>
    </w:tbl>
    <w:p w14:paraId="177B8999" w14:textId="77777777" w:rsidR="002A5A3E" w:rsidRDefault="002A5A3E" w:rsidP="002A5A3E">
      <w:bookmarkStart w:id="807" w:name="_Toc167232785"/>
    </w:p>
    <w:p w14:paraId="6084C25F" w14:textId="05909A49" w:rsidR="00EC72D3" w:rsidRPr="00412B93" w:rsidRDefault="00EC72D3" w:rsidP="00FA7D34">
      <w:pPr>
        <w:pStyle w:val="afd"/>
        <w:ind w:left="280" w:right="280"/>
      </w:pPr>
      <w:r w:rsidRPr="00412B93">
        <w:rPr>
          <w:rFonts w:hint="eastAsia"/>
        </w:rPr>
        <w:t>表</w:t>
      </w:r>
      <w:r w:rsidRPr="00412B93">
        <w:t>8-2-</w:t>
      </w:r>
      <w:r w:rsidR="001A6613" w:rsidRPr="00412B93">
        <w:rPr>
          <w:rFonts w:hint="eastAsia"/>
        </w:rPr>
        <w:t>3</w:t>
      </w:r>
      <w:r w:rsidR="00222B29" w:rsidRPr="00412B93">
        <w:rPr>
          <w:rFonts w:hint="eastAsia"/>
        </w:rPr>
        <w:t>、</w:t>
      </w:r>
      <w:r w:rsidRPr="00412B93">
        <w:rPr>
          <w:rFonts w:hint="eastAsia"/>
        </w:rPr>
        <w:t>資料表敘述</w:t>
      </w:r>
      <w:r w:rsidRPr="00412B93">
        <w:rPr>
          <w:rFonts w:hint="eastAsia"/>
        </w:rPr>
        <w:t>T03.</w:t>
      </w:r>
      <w:r w:rsidR="00000B44" w:rsidRPr="00412B93">
        <w:t>Family</w:t>
      </w:r>
      <w:r w:rsidR="00686D8B" w:rsidRPr="00412B93">
        <w:rPr>
          <w:rFonts w:hint="eastAsia"/>
        </w:rPr>
        <w:t>Link</w:t>
      </w:r>
      <w:bookmarkEnd w:id="807"/>
    </w:p>
    <w:tbl>
      <w:tblPr>
        <w:tblStyle w:val="af4"/>
        <w:tblW w:w="5000" w:type="pct"/>
        <w:tblLook w:val="04A0" w:firstRow="1" w:lastRow="0" w:firstColumn="1" w:lastColumn="0" w:noHBand="0" w:noVBand="1"/>
      </w:tblPr>
      <w:tblGrid>
        <w:gridCol w:w="1900"/>
        <w:gridCol w:w="3201"/>
        <w:gridCol w:w="1898"/>
        <w:gridCol w:w="985"/>
        <w:gridCol w:w="2210"/>
      </w:tblGrid>
      <w:tr w:rsidR="00A552FD" w:rsidRPr="00412B93" w14:paraId="3E088F40" w14:textId="77777777" w:rsidTr="00A172EB">
        <w:tc>
          <w:tcPr>
            <w:tcW w:w="932" w:type="pct"/>
            <w:shd w:val="pct10" w:color="auto" w:fill="auto"/>
            <w:vAlign w:val="center"/>
          </w:tcPr>
          <w:p w14:paraId="621B90DD" w14:textId="77777777" w:rsidR="00A552FD" w:rsidRPr="00412B93" w:rsidRDefault="00A552F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資料表編號</w:t>
            </w:r>
          </w:p>
        </w:tc>
        <w:tc>
          <w:tcPr>
            <w:tcW w:w="1570" w:type="pct"/>
            <w:shd w:val="clear" w:color="auto" w:fill="auto"/>
            <w:vAlign w:val="center"/>
          </w:tcPr>
          <w:p w14:paraId="569163D9" w14:textId="684446B0" w:rsidR="00A552FD" w:rsidRPr="00412B93" w:rsidRDefault="00A552F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w:t>
            </w:r>
            <w:r w:rsidR="00EC72D3" w:rsidRPr="00412B93">
              <w:rPr>
                <w:rFonts w:cs="BiauKai" w:hint="eastAsia"/>
                <w:color w:val="000000"/>
                <w:kern w:val="0"/>
                <w:szCs w:val="28"/>
                <w14:ligatures w14:val="standardContextual"/>
              </w:rPr>
              <w:t>3</w:t>
            </w:r>
          </w:p>
        </w:tc>
        <w:tc>
          <w:tcPr>
            <w:tcW w:w="931" w:type="pct"/>
            <w:shd w:val="pct10" w:color="auto" w:fill="auto"/>
            <w:vAlign w:val="center"/>
          </w:tcPr>
          <w:p w14:paraId="22B05573" w14:textId="77777777" w:rsidR="00A552FD" w:rsidRPr="00412B93" w:rsidRDefault="00A552F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資料表名稱</w:t>
            </w:r>
          </w:p>
        </w:tc>
        <w:tc>
          <w:tcPr>
            <w:tcW w:w="1567" w:type="pct"/>
            <w:gridSpan w:val="2"/>
            <w:shd w:val="clear" w:color="auto" w:fill="auto"/>
            <w:vAlign w:val="center"/>
          </w:tcPr>
          <w:p w14:paraId="61CAD98B" w14:textId="500373FE" w:rsidR="00A552FD" w:rsidRPr="00412B93" w:rsidRDefault="00972060" w:rsidP="00FA7D34">
            <w:pPr>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Family</w:t>
            </w:r>
            <w:r w:rsidR="00686D8B" w:rsidRPr="00412B93">
              <w:rPr>
                <w:rFonts w:cs="BiauKai" w:hint="eastAsia"/>
                <w:color w:val="000000"/>
                <w:kern w:val="0"/>
                <w:szCs w:val="28"/>
                <w14:ligatures w14:val="standardContextual"/>
              </w:rPr>
              <w:t>Link</w:t>
            </w:r>
          </w:p>
        </w:tc>
      </w:tr>
      <w:tr w:rsidR="00F20253" w:rsidRPr="00412B93" w14:paraId="2438F42E" w14:textId="77777777" w:rsidTr="00F20253">
        <w:tc>
          <w:tcPr>
            <w:tcW w:w="932" w:type="pct"/>
            <w:shd w:val="pct10" w:color="auto" w:fill="auto"/>
            <w:vAlign w:val="center"/>
          </w:tcPr>
          <w:p w14:paraId="696C5759"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欄位名稱</w:t>
            </w:r>
          </w:p>
        </w:tc>
        <w:tc>
          <w:tcPr>
            <w:tcW w:w="1570" w:type="pct"/>
            <w:shd w:val="pct10" w:color="auto" w:fill="auto"/>
            <w:vAlign w:val="center"/>
          </w:tcPr>
          <w:p w14:paraId="073ACC86" w14:textId="4BFDB08C" w:rsidR="00F20253" w:rsidRPr="00412B93" w:rsidRDefault="00F2025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資料型態</w:t>
            </w:r>
          </w:p>
        </w:tc>
        <w:tc>
          <w:tcPr>
            <w:tcW w:w="931" w:type="pct"/>
            <w:shd w:val="pct10" w:color="auto" w:fill="auto"/>
            <w:vAlign w:val="center"/>
          </w:tcPr>
          <w:p w14:paraId="75C4E5A7"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意義</w:t>
            </w:r>
          </w:p>
        </w:tc>
        <w:tc>
          <w:tcPr>
            <w:tcW w:w="483" w:type="pct"/>
            <w:shd w:val="pct10" w:color="auto" w:fill="auto"/>
            <w:vAlign w:val="center"/>
          </w:tcPr>
          <w:p w14:paraId="1DAB219E"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主鍵</w:t>
            </w:r>
          </w:p>
        </w:tc>
        <w:tc>
          <w:tcPr>
            <w:tcW w:w="1084" w:type="pct"/>
            <w:shd w:val="pct10" w:color="auto" w:fill="auto"/>
            <w:vAlign w:val="center"/>
          </w:tcPr>
          <w:p w14:paraId="49357E3E"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備註</w:t>
            </w:r>
          </w:p>
        </w:tc>
      </w:tr>
      <w:tr w:rsidR="00F20253" w:rsidRPr="00412B93" w14:paraId="5F7396F6" w14:textId="77777777" w:rsidTr="00F20253">
        <w:tc>
          <w:tcPr>
            <w:tcW w:w="932" w:type="pct"/>
            <w:vAlign w:val="center"/>
          </w:tcPr>
          <w:p w14:paraId="37FC5284" w14:textId="3A0D8DA5" w:rsidR="00F20253" w:rsidRPr="00412B93" w:rsidRDefault="00686D8B" w:rsidP="00FA7D34">
            <w:pPr>
              <w:snapToGrid w:val="0"/>
              <w:contextualSpacing/>
              <w:jc w:val="both"/>
              <w:rPr>
                <w:color w:val="000000" w:themeColor="text1"/>
                <w:szCs w:val="28"/>
              </w:rPr>
            </w:pPr>
            <w:proofErr w:type="spellStart"/>
            <w:r w:rsidRPr="00412B93">
              <w:rPr>
                <w:rFonts w:hint="eastAsia"/>
              </w:rPr>
              <w:t>Link</w:t>
            </w:r>
            <w:r w:rsidR="00F20253" w:rsidRPr="00412B93">
              <w:rPr>
                <w:rFonts w:hint="eastAsia"/>
              </w:rPr>
              <w:t>ID</w:t>
            </w:r>
            <w:proofErr w:type="spellEnd"/>
          </w:p>
        </w:tc>
        <w:tc>
          <w:tcPr>
            <w:tcW w:w="1570" w:type="pct"/>
            <w:vAlign w:val="center"/>
          </w:tcPr>
          <w:p w14:paraId="391681FB" w14:textId="224A8423"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Int</w:t>
            </w:r>
          </w:p>
        </w:tc>
        <w:tc>
          <w:tcPr>
            <w:tcW w:w="931" w:type="pct"/>
            <w:vAlign w:val="center"/>
          </w:tcPr>
          <w:p w14:paraId="2F8544F7" w14:textId="4FC8E5BD" w:rsidR="00F20253" w:rsidRPr="00412B93" w:rsidRDefault="00F20253" w:rsidP="00FA7D34">
            <w:pPr>
              <w:snapToGrid w:val="0"/>
              <w:contextualSpacing/>
              <w:jc w:val="both"/>
              <w:rPr>
                <w:color w:val="000000" w:themeColor="text1"/>
                <w:szCs w:val="28"/>
              </w:rPr>
            </w:pPr>
            <w:r w:rsidRPr="00412B93">
              <w:rPr>
                <w:rFonts w:hint="eastAsia"/>
              </w:rPr>
              <w:t>連接識別</w:t>
            </w:r>
          </w:p>
        </w:tc>
        <w:tc>
          <w:tcPr>
            <w:tcW w:w="483" w:type="pct"/>
            <w:vAlign w:val="center"/>
          </w:tcPr>
          <w:p w14:paraId="26B375D9" w14:textId="69CDE21D" w:rsidR="00F20253" w:rsidRPr="00412B93" w:rsidRDefault="00F20253" w:rsidP="00FA7D34">
            <w:pPr>
              <w:snapToGrid w:val="0"/>
              <w:contextualSpacing/>
              <w:jc w:val="center"/>
              <w:rPr>
                <w:color w:val="000000" w:themeColor="text1"/>
                <w:szCs w:val="28"/>
              </w:rPr>
            </w:pPr>
            <w:r w:rsidRPr="00412B93">
              <w:rPr>
                <w:rFonts w:hint="eastAsia"/>
              </w:rPr>
              <w:t>V</w:t>
            </w:r>
          </w:p>
        </w:tc>
        <w:tc>
          <w:tcPr>
            <w:tcW w:w="1084" w:type="pct"/>
            <w:vAlign w:val="center"/>
          </w:tcPr>
          <w:p w14:paraId="4DBCCF90" w14:textId="253D8DF9" w:rsidR="00F20253" w:rsidRPr="00412B93" w:rsidRDefault="00945D4E" w:rsidP="00FA7D34">
            <w:pPr>
              <w:snapToGrid w:val="0"/>
              <w:contextualSpacing/>
              <w:jc w:val="both"/>
              <w:rPr>
                <w:color w:val="000000" w:themeColor="text1"/>
                <w:szCs w:val="28"/>
              </w:rPr>
            </w:pPr>
            <w:r w:rsidRPr="00412B93">
              <w:rPr>
                <w:rFonts w:hint="eastAsia"/>
                <w:color w:val="000000" w:themeColor="text1"/>
                <w:szCs w:val="28"/>
              </w:rPr>
              <w:t>自動編號</w:t>
            </w:r>
          </w:p>
        </w:tc>
      </w:tr>
      <w:tr w:rsidR="00F20253" w:rsidRPr="00412B93" w14:paraId="55F7484D" w14:textId="77777777" w:rsidTr="00F20253">
        <w:tc>
          <w:tcPr>
            <w:tcW w:w="932" w:type="pct"/>
            <w:vAlign w:val="center"/>
          </w:tcPr>
          <w:p w14:paraId="7073386D" w14:textId="4A1D0E00" w:rsidR="00F20253" w:rsidRPr="00412B93" w:rsidRDefault="00000B44" w:rsidP="00FA7D34">
            <w:pPr>
              <w:snapToGrid w:val="0"/>
              <w:contextualSpacing/>
              <w:jc w:val="both"/>
              <w:rPr>
                <w:color w:val="000000" w:themeColor="text1"/>
                <w:szCs w:val="28"/>
              </w:rPr>
            </w:pPr>
            <w:proofErr w:type="spellStart"/>
            <w:r w:rsidRPr="00412B93">
              <w:t>Family</w:t>
            </w:r>
            <w:r w:rsidRPr="00412B93">
              <w:rPr>
                <w:rFonts w:hint="eastAsia"/>
              </w:rPr>
              <w:t>ID</w:t>
            </w:r>
            <w:proofErr w:type="spellEnd"/>
          </w:p>
        </w:tc>
        <w:tc>
          <w:tcPr>
            <w:tcW w:w="1570" w:type="pct"/>
            <w:vAlign w:val="center"/>
          </w:tcPr>
          <w:p w14:paraId="6FF03DDC" w14:textId="72157E4A"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color w:val="000000" w:themeColor="text1"/>
                <w:szCs w:val="28"/>
              </w:rPr>
              <w:t>In</w:t>
            </w:r>
            <w:r w:rsidRPr="00412B93">
              <w:rPr>
                <w:color w:val="000000" w:themeColor="text1"/>
                <w:szCs w:val="28"/>
              </w:rPr>
              <w:t>t</w:t>
            </w:r>
          </w:p>
        </w:tc>
        <w:tc>
          <w:tcPr>
            <w:tcW w:w="931" w:type="pct"/>
            <w:vAlign w:val="center"/>
          </w:tcPr>
          <w:p w14:paraId="6E820639" w14:textId="5D3533C0" w:rsidR="00F20253" w:rsidRPr="00412B93" w:rsidRDefault="00F20253" w:rsidP="00FA7D34">
            <w:pPr>
              <w:snapToGrid w:val="0"/>
              <w:contextualSpacing/>
              <w:jc w:val="both"/>
              <w:rPr>
                <w:color w:val="000000" w:themeColor="text1"/>
                <w:szCs w:val="28"/>
              </w:rPr>
            </w:pPr>
            <w:r w:rsidRPr="00412B93">
              <w:rPr>
                <w:rFonts w:hint="eastAsia"/>
              </w:rPr>
              <w:t>群組編號</w:t>
            </w:r>
          </w:p>
        </w:tc>
        <w:tc>
          <w:tcPr>
            <w:tcW w:w="483" w:type="pct"/>
            <w:vAlign w:val="center"/>
          </w:tcPr>
          <w:p w14:paraId="0D35A8BA"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5E96B053" w14:textId="22883F8E" w:rsidR="00F20253" w:rsidRPr="00412B93" w:rsidRDefault="00F20253" w:rsidP="00FA7D34">
            <w:pPr>
              <w:snapToGrid w:val="0"/>
              <w:contextualSpacing/>
              <w:jc w:val="both"/>
              <w:rPr>
                <w:color w:val="000000" w:themeColor="text1"/>
                <w:szCs w:val="28"/>
              </w:rPr>
            </w:pPr>
          </w:p>
        </w:tc>
      </w:tr>
      <w:tr w:rsidR="00F20253" w:rsidRPr="00412B93" w14:paraId="5FCF558E" w14:textId="77777777" w:rsidTr="00F20253">
        <w:tc>
          <w:tcPr>
            <w:tcW w:w="932" w:type="pct"/>
            <w:vAlign w:val="center"/>
          </w:tcPr>
          <w:p w14:paraId="0A9D9E3F" w14:textId="7689EE0F" w:rsidR="00F20253" w:rsidRPr="00412B93" w:rsidRDefault="00F20253" w:rsidP="00FA7D34">
            <w:pPr>
              <w:snapToGrid w:val="0"/>
              <w:contextualSpacing/>
              <w:jc w:val="both"/>
              <w:rPr>
                <w:color w:val="000000" w:themeColor="text1"/>
                <w:szCs w:val="28"/>
              </w:rPr>
            </w:pPr>
            <w:proofErr w:type="spellStart"/>
            <w:r w:rsidRPr="00412B93">
              <w:rPr>
                <w:rFonts w:hint="eastAsia"/>
              </w:rPr>
              <w:t>SubUserID</w:t>
            </w:r>
            <w:proofErr w:type="spellEnd"/>
          </w:p>
        </w:tc>
        <w:tc>
          <w:tcPr>
            <w:tcW w:w="1570" w:type="pct"/>
            <w:vAlign w:val="center"/>
          </w:tcPr>
          <w:p w14:paraId="5399A44A" w14:textId="45139F80" w:rsidR="00F20253" w:rsidRPr="00412B93" w:rsidRDefault="006A3602" w:rsidP="00FA7D34">
            <w:pPr>
              <w:snapToGrid w:val="0"/>
              <w:contextualSpacing/>
              <w:jc w:val="both"/>
              <w:rPr>
                <w:rFonts w:cs="BiauKai"/>
                <w:color w:val="000000"/>
                <w:kern w:val="0"/>
                <w:szCs w:val="28"/>
                <w14:ligatures w14:val="standardContextual"/>
              </w:rPr>
            </w:pPr>
            <w:proofErr w:type="gramStart"/>
            <w:r w:rsidRPr="00412B93">
              <w:rPr>
                <w:rFonts w:hint="eastAsia"/>
              </w:rPr>
              <w:t>Varchar</w:t>
            </w:r>
            <w:r w:rsidRPr="00412B93">
              <w:t>(</w:t>
            </w:r>
            <w:proofErr w:type="gramEnd"/>
            <w:r w:rsidRPr="00412B93">
              <w:t>50)</w:t>
            </w:r>
          </w:p>
        </w:tc>
        <w:tc>
          <w:tcPr>
            <w:tcW w:w="931" w:type="pct"/>
            <w:vAlign w:val="center"/>
          </w:tcPr>
          <w:p w14:paraId="4840888B" w14:textId="2FE7BD25"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子使用者帳號</w:t>
            </w:r>
          </w:p>
        </w:tc>
        <w:tc>
          <w:tcPr>
            <w:tcW w:w="483" w:type="pct"/>
            <w:vAlign w:val="center"/>
          </w:tcPr>
          <w:p w14:paraId="6EC31848"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4D876F8D" w14:textId="6850080F" w:rsidR="00F20253" w:rsidRPr="00412B93" w:rsidRDefault="00F20253" w:rsidP="00FA7D34">
            <w:pPr>
              <w:snapToGrid w:val="0"/>
              <w:contextualSpacing/>
              <w:jc w:val="both"/>
              <w:rPr>
                <w:color w:val="000000" w:themeColor="text1"/>
                <w:szCs w:val="28"/>
              </w:rPr>
            </w:pPr>
            <w:r w:rsidRPr="00412B93">
              <w:rPr>
                <w:rFonts w:hint="eastAsia"/>
              </w:rPr>
              <w:t>子女</w:t>
            </w:r>
            <w:r w:rsidRPr="00412B93">
              <w:rPr>
                <w:rFonts w:hint="eastAsia"/>
              </w:rPr>
              <w:t>Line ID</w:t>
            </w:r>
          </w:p>
        </w:tc>
      </w:tr>
    </w:tbl>
    <w:p w14:paraId="6D9E372E" w14:textId="0C609FC2" w:rsidR="00EF2591" w:rsidRPr="00412B93" w:rsidRDefault="00EF2591" w:rsidP="00FA7D34">
      <w:pPr>
        <w:widowControl/>
        <w:snapToGrid w:val="0"/>
        <w:rPr>
          <w:color w:val="000000" w:themeColor="text1"/>
          <w:szCs w:val="28"/>
        </w:rPr>
      </w:pPr>
    </w:p>
    <w:p w14:paraId="51B33388" w14:textId="329DDD47" w:rsidR="00A05C2D" w:rsidRPr="00412B93" w:rsidRDefault="00A05C2D" w:rsidP="00FA7D34">
      <w:pPr>
        <w:pStyle w:val="afd"/>
        <w:ind w:left="280" w:right="280"/>
      </w:pPr>
      <w:bookmarkStart w:id="808" w:name="_Toc167232786"/>
      <w:r w:rsidRPr="00412B93">
        <w:rPr>
          <w:rFonts w:hint="eastAsia"/>
        </w:rPr>
        <w:t>表</w:t>
      </w:r>
      <w:r w:rsidRPr="00412B93">
        <w:t>8-2-</w:t>
      </w:r>
      <w:r w:rsidRPr="00412B93">
        <w:rPr>
          <w:rFonts w:hint="eastAsia"/>
        </w:rPr>
        <w:t>4</w:t>
      </w:r>
      <w:r w:rsidRPr="00412B93">
        <w:rPr>
          <w:rFonts w:hint="eastAsia"/>
        </w:rPr>
        <w:t>、資料表敘述</w:t>
      </w:r>
      <w:r w:rsidRPr="00412B93">
        <w:rPr>
          <w:rFonts w:hint="eastAsia"/>
        </w:rPr>
        <w:t>T04.</w:t>
      </w:r>
      <w:r w:rsidR="00000B44" w:rsidRPr="00412B93">
        <w:t>Family</w:t>
      </w:r>
      <w:r w:rsidRPr="00412B93">
        <w:rPr>
          <w:rFonts w:hint="eastAsia"/>
        </w:rPr>
        <w:t>Code</w:t>
      </w:r>
      <w:bookmarkEnd w:id="808"/>
    </w:p>
    <w:tbl>
      <w:tblPr>
        <w:tblStyle w:val="af4"/>
        <w:tblW w:w="5000" w:type="pct"/>
        <w:tblLook w:val="04A0" w:firstRow="1" w:lastRow="0" w:firstColumn="1" w:lastColumn="0" w:noHBand="0" w:noVBand="1"/>
      </w:tblPr>
      <w:tblGrid>
        <w:gridCol w:w="1900"/>
        <w:gridCol w:w="3201"/>
        <w:gridCol w:w="1898"/>
        <w:gridCol w:w="985"/>
        <w:gridCol w:w="2210"/>
      </w:tblGrid>
      <w:tr w:rsidR="00A05C2D" w:rsidRPr="00412B93" w14:paraId="124B2970" w14:textId="77777777" w:rsidTr="00913C0F">
        <w:tc>
          <w:tcPr>
            <w:tcW w:w="932" w:type="pct"/>
            <w:shd w:val="pct10" w:color="auto" w:fill="auto"/>
            <w:vAlign w:val="center"/>
          </w:tcPr>
          <w:p w14:paraId="62CCCE15" w14:textId="77777777" w:rsidR="00A05C2D" w:rsidRPr="00412B93" w:rsidRDefault="00A05C2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資料表編號</w:t>
            </w:r>
          </w:p>
        </w:tc>
        <w:tc>
          <w:tcPr>
            <w:tcW w:w="1570" w:type="pct"/>
            <w:shd w:val="clear" w:color="auto" w:fill="auto"/>
            <w:vAlign w:val="center"/>
          </w:tcPr>
          <w:p w14:paraId="660AE820" w14:textId="7BBECC44" w:rsidR="00A05C2D" w:rsidRPr="00412B93" w:rsidRDefault="00A05C2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T04</w:t>
            </w:r>
          </w:p>
        </w:tc>
        <w:tc>
          <w:tcPr>
            <w:tcW w:w="931" w:type="pct"/>
            <w:shd w:val="pct10" w:color="auto" w:fill="auto"/>
            <w:vAlign w:val="center"/>
          </w:tcPr>
          <w:p w14:paraId="4B77EE10" w14:textId="77777777" w:rsidR="00A05C2D" w:rsidRPr="00412B93" w:rsidRDefault="00A05C2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資料表名稱</w:t>
            </w:r>
          </w:p>
        </w:tc>
        <w:tc>
          <w:tcPr>
            <w:tcW w:w="1567" w:type="pct"/>
            <w:gridSpan w:val="2"/>
            <w:shd w:val="clear" w:color="auto" w:fill="auto"/>
            <w:vAlign w:val="center"/>
          </w:tcPr>
          <w:p w14:paraId="52F4BEDE" w14:textId="7CA8203B" w:rsidR="00A05C2D" w:rsidRPr="00412B93" w:rsidRDefault="00972060" w:rsidP="00FA7D34">
            <w:pPr>
              <w:snapToGrid w:val="0"/>
              <w:contextualSpacing/>
              <w:jc w:val="center"/>
              <w:rPr>
                <w:rFonts w:cs="BiauKai"/>
                <w:color w:val="000000"/>
                <w:kern w:val="0"/>
                <w:szCs w:val="28"/>
                <w14:ligatures w14:val="standardContextual"/>
              </w:rPr>
            </w:pPr>
            <w:proofErr w:type="spellStart"/>
            <w:r w:rsidRPr="00412B93">
              <w:rPr>
                <w:rFonts w:cs="BiauKai"/>
                <w:color w:val="000000"/>
                <w:kern w:val="0"/>
                <w:szCs w:val="28"/>
                <w14:ligatures w14:val="standardContextual"/>
              </w:rPr>
              <w:t>Family</w:t>
            </w:r>
            <w:r w:rsidRPr="00412B93">
              <w:rPr>
                <w:rFonts w:cs="BiauKai" w:hint="eastAsia"/>
                <w:color w:val="000000"/>
                <w:kern w:val="0"/>
                <w:szCs w:val="28"/>
                <w14:ligatures w14:val="standardContextual"/>
              </w:rPr>
              <w:t>Code</w:t>
            </w:r>
            <w:proofErr w:type="spellEnd"/>
          </w:p>
        </w:tc>
      </w:tr>
      <w:tr w:rsidR="00A05C2D" w:rsidRPr="00412B93" w14:paraId="4F19B2A5" w14:textId="77777777" w:rsidTr="00913C0F">
        <w:tc>
          <w:tcPr>
            <w:tcW w:w="932" w:type="pct"/>
            <w:shd w:val="pct10" w:color="auto" w:fill="auto"/>
            <w:vAlign w:val="center"/>
          </w:tcPr>
          <w:p w14:paraId="6881588B" w14:textId="77777777" w:rsidR="00A05C2D" w:rsidRPr="00412B93" w:rsidRDefault="00A05C2D"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欄位名稱</w:t>
            </w:r>
          </w:p>
        </w:tc>
        <w:tc>
          <w:tcPr>
            <w:tcW w:w="1570" w:type="pct"/>
            <w:shd w:val="pct10" w:color="auto" w:fill="auto"/>
            <w:vAlign w:val="center"/>
          </w:tcPr>
          <w:p w14:paraId="452EC8CD" w14:textId="77777777" w:rsidR="00A05C2D" w:rsidRPr="00412B93" w:rsidRDefault="00A05C2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資料型態</w:t>
            </w:r>
          </w:p>
        </w:tc>
        <w:tc>
          <w:tcPr>
            <w:tcW w:w="931" w:type="pct"/>
            <w:shd w:val="pct10" w:color="auto" w:fill="auto"/>
            <w:vAlign w:val="center"/>
          </w:tcPr>
          <w:p w14:paraId="2EDA476D" w14:textId="77777777" w:rsidR="00A05C2D" w:rsidRPr="00412B93" w:rsidRDefault="00A05C2D"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意義</w:t>
            </w:r>
          </w:p>
        </w:tc>
        <w:tc>
          <w:tcPr>
            <w:tcW w:w="483" w:type="pct"/>
            <w:shd w:val="pct10" w:color="auto" w:fill="auto"/>
            <w:vAlign w:val="center"/>
          </w:tcPr>
          <w:p w14:paraId="06F2EA1B" w14:textId="77777777" w:rsidR="00A05C2D" w:rsidRPr="00412B93" w:rsidRDefault="00A05C2D"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主鍵</w:t>
            </w:r>
          </w:p>
        </w:tc>
        <w:tc>
          <w:tcPr>
            <w:tcW w:w="1084" w:type="pct"/>
            <w:shd w:val="pct10" w:color="auto" w:fill="auto"/>
            <w:vAlign w:val="center"/>
          </w:tcPr>
          <w:p w14:paraId="300BC88E" w14:textId="77777777" w:rsidR="00A05C2D" w:rsidRPr="00412B93" w:rsidRDefault="00A05C2D"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備註</w:t>
            </w:r>
          </w:p>
        </w:tc>
      </w:tr>
      <w:tr w:rsidR="00CF074D" w:rsidRPr="00412B93" w14:paraId="2780E38A" w14:textId="77777777" w:rsidTr="00913C0F">
        <w:tc>
          <w:tcPr>
            <w:tcW w:w="932" w:type="pct"/>
            <w:vAlign w:val="center"/>
          </w:tcPr>
          <w:p w14:paraId="1C84FFB9" w14:textId="37BB46F3" w:rsidR="00CF074D" w:rsidRPr="00412B93" w:rsidRDefault="00CF074D" w:rsidP="00FA7D34">
            <w:pPr>
              <w:snapToGrid w:val="0"/>
              <w:contextualSpacing/>
              <w:jc w:val="both"/>
            </w:pPr>
            <w:proofErr w:type="spellStart"/>
            <w:r w:rsidRPr="00412B93">
              <w:rPr>
                <w:rFonts w:hint="eastAsia"/>
              </w:rPr>
              <w:t>Code</w:t>
            </w:r>
            <w:r w:rsidR="002D628F" w:rsidRPr="00412B93">
              <w:rPr>
                <w:rFonts w:hint="eastAsia"/>
              </w:rPr>
              <w:t>ID</w:t>
            </w:r>
            <w:proofErr w:type="spellEnd"/>
          </w:p>
        </w:tc>
        <w:tc>
          <w:tcPr>
            <w:tcW w:w="1570" w:type="pct"/>
            <w:vAlign w:val="center"/>
          </w:tcPr>
          <w:p w14:paraId="3553196D" w14:textId="25EABC58" w:rsidR="00CF074D" w:rsidRPr="00412B93" w:rsidRDefault="00CF074D" w:rsidP="00FA7D34">
            <w:pPr>
              <w:snapToGrid w:val="0"/>
              <w:contextualSpacing/>
              <w:jc w:val="both"/>
            </w:pPr>
            <w:r w:rsidRPr="00412B93">
              <w:rPr>
                <w:rFonts w:hint="eastAsia"/>
              </w:rPr>
              <w:t>Int</w:t>
            </w:r>
          </w:p>
        </w:tc>
        <w:tc>
          <w:tcPr>
            <w:tcW w:w="931" w:type="pct"/>
            <w:vAlign w:val="center"/>
          </w:tcPr>
          <w:p w14:paraId="50032D6F" w14:textId="3533AE5F" w:rsidR="00CF074D" w:rsidRPr="00412B93" w:rsidRDefault="002D628F" w:rsidP="00FA7D34">
            <w:pPr>
              <w:snapToGrid w:val="0"/>
              <w:contextualSpacing/>
              <w:jc w:val="both"/>
            </w:pPr>
            <w:r w:rsidRPr="00412B93">
              <w:rPr>
                <w:rFonts w:hint="eastAsia"/>
              </w:rPr>
              <w:t>隨機驗證碼</w:t>
            </w:r>
          </w:p>
        </w:tc>
        <w:tc>
          <w:tcPr>
            <w:tcW w:w="483" w:type="pct"/>
            <w:vAlign w:val="center"/>
          </w:tcPr>
          <w:p w14:paraId="24F2D610" w14:textId="23BF92EB" w:rsidR="00CF074D" w:rsidRPr="00412B93" w:rsidRDefault="00CF074D" w:rsidP="00FA7D34">
            <w:pPr>
              <w:snapToGrid w:val="0"/>
              <w:contextualSpacing/>
              <w:jc w:val="center"/>
            </w:pPr>
            <w:r w:rsidRPr="00412B93">
              <w:rPr>
                <w:rFonts w:hint="eastAsia"/>
              </w:rPr>
              <w:t>V</w:t>
            </w:r>
          </w:p>
        </w:tc>
        <w:tc>
          <w:tcPr>
            <w:tcW w:w="1084" w:type="pct"/>
            <w:vAlign w:val="center"/>
          </w:tcPr>
          <w:p w14:paraId="130AFC61" w14:textId="77777777" w:rsidR="00CF074D" w:rsidRPr="00412B93" w:rsidRDefault="00CF074D" w:rsidP="00FA7D34">
            <w:pPr>
              <w:snapToGrid w:val="0"/>
              <w:contextualSpacing/>
              <w:jc w:val="both"/>
              <w:rPr>
                <w:color w:val="000000" w:themeColor="text1"/>
                <w:szCs w:val="28"/>
              </w:rPr>
            </w:pPr>
          </w:p>
        </w:tc>
      </w:tr>
      <w:tr w:rsidR="00A05C2D" w:rsidRPr="00412B93" w14:paraId="31FD14F0" w14:textId="77777777" w:rsidTr="00913C0F">
        <w:tc>
          <w:tcPr>
            <w:tcW w:w="932" w:type="pct"/>
            <w:vAlign w:val="center"/>
          </w:tcPr>
          <w:p w14:paraId="27E75396" w14:textId="0A2B1CFD" w:rsidR="00A05C2D" w:rsidRPr="00412B93" w:rsidRDefault="00000B44" w:rsidP="00FA7D34">
            <w:pPr>
              <w:snapToGrid w:val="0"/>
              <w:contextualSpacing/>
              <w:jc w:val="both"/>
              <w:rPr>
                <w:color w:val="000000" w:themeColor="text1"/>
                <w:szCs w:val="28"/>
              </w:rPr>
            </w:pPr>
            <w:proofErr w:type="spellStart"/>
            <w:r w:rsidRPr="00412B93">
              <w:t>Family</w:t>
            </w:r>
            <w:r w:rsidR="00A05C2D" w:rsidRPr="00412B93">
              <w:rPr>
                <w:rFonts w:hint="eastAsia"/>
              </w:rPr>
              <w:t>ID</w:t>
            </w:r>
            <w:proofErr w:type="spellEnd"/>
          </w:p>
        </w:tc>
        <w:tc>
          <w:tcPr>
            <w:tcW w:w="1570" w:type="pct"/>
            <w:vAlign w:val="center"/>
          </w:tcPr>
          <w:p w14:paraId="707E6DB1" w14:textId="77777777" w:rsidR="00A05C2D" w:rsidRPr="00412B93" w:rsidRDefault="00A05C2D" w:rsidP="00FA7D34">
            <w:pPr>
              <w:snapToGrid w:val="0"/>
              <w:contextualSpacing/>
              <w:jc w:val="both"/>
              <w:rPr>
                <w:rFonts w:cs="BiauKai"/>
                <w:color w:val="000000"/>
                <w:kern w:val="0"/>
                <w:szCs w:val="28"/>
                <w14:ligatures w14:val="standardContextual"/>
              </w:rPr>
            </w:pPr>
            <w:r w:rsidRPr="00412B93">
              <w:rPr>
                <w:rFonts w:hint="eastAsia"/>
              </w:rPr>
              <w:t>Int</w:t>
            </w:r>
          </w:p>
        </w:tc>
        <w:tc>
          <w:tcPr>
            <w:tcW w:w="931" w:type="pct"/>
            <w:vAlign w:val="center"/>
          </w:tcPr>
          <w:p w14:paraId="3D431517" w14:textId="77777777" w:rsidR="00A05C2D" w:rsidRPr="00412B93" w:rsidRDefault="00A05C2D" w:rsidP="00FA7D34">
            <w:pPr>
              <w:snapToGrid w:val="0"/>
              <w:contextualSpacing/>
              <w:jc w:val="both"/>
              <w:rPr>
                <w:color w:val="000000" w:themeColor="text1"/>
                <w:szCs w:val="28"/>
              </w:rPr>
            </w:pPr>
            <w:r w:rsidRPr="00412B93">
              <w:rPr>
                <w:rFonts w:hint="eastAsia"/>
              </w:rPr>
              <w:t>群組編號</w:t>
            </w:r>
          </w:p>
        </w:tc>
        <w:tc>
          <w:tcPr>
            <w:tcW w:w="483" w:type="pct"/>
            <w:vAlign w:val="center"/>
          </w:tcPr>
          <w:p w14:paraId="518CDB83" w14:textId="0AC189EE" w:rsidR="00A05C2D" w:rsidRPr="00412B93" w:rsidRDefault="00A05C2D" w:rsidP="00FA7D34">
            <w:pPr>
              <w:snapToGrid w:val="0"/>
              <w:contextualSpacing/>
              <w:jc w:val="center"/>
              <w:rPr>
                <w:color w:val="000000" w:themeColor="text1"/>
                <w:szCs w:val="28"/>
              </w:rPr>
            </w:pPr>
          </w:p>
        </w:tc>
        <w:tc>
          <w:tcPr>
            <w:tcW w:w="1084" w:type="pct"/>
            <w:vAlign w:val="center"/>
          </w:tcPr>
          <w:p w14:paraId="23CE075C" w14:textId="77777777" w:rsidR="00A05C2D" w:rsidRPr="00412B93" w:rsidRDefault="00A05C2D" w:rsidP="00FA7D34">
            <w:pPr>
              <w:snapToGrid w:val="0"/>
              <w:contextualSpacing/>
              <w:jc w:val="both"/>
              <w:rPr>
                <w:color w:val="000000" w:themeColor="text1"/>
                <w:szCs w:val="28"/>
              </w:rPr>
            </w:pPr>
          </w:p>
        </w:tc>
      </w:tr>
    </w:tbl>
    <w:p w14:paraId="4CF0ECA4" w14:textId="77777777" w:rsidR="00A05C2D" w:rsidRPr="00412B93" w:rsidRDefault="00A05C2D" w:rsidP="00FA7D34">
      <w:pPr>
        <w:widowControl/>
        <w:snapToGrid w:val="0"/>
        <w:rPr>
          <w:color w:val="000000" w:themeColor="text1"/>
          <w:szCs w:val="28"/>
        </w:rPr>
      </w:pPr>
    </w:p>
    <w:p w14:paraId="470A0B91" w14:textId="70A73287" w:rsidR="00EC72D3" w:rsidRPr="00412B93" w:rsidRDefault="00EC72D3" w:rsidP="00FA7D34">
      <w:pPr>
        <w:pStyle w:val="afd"/>
        <w:ind w:left="280" w:right="280"/>
      </w:pPr>
      <w:bookmarkStart w:id="809" w:name="_Toc167232787"/>
      <w:r w:rsidRPr="00412B93">
        <w:rPr>
          <w:rFonts w:hint="eastAsia"/>
        </w:rPr>
        <w:t>表</w:t>
      </w:r>
      <w:r w:rsidRPr="00412B93">
        <w:t>8-2-</w:t>
      </w:r>
      <w:r w:rsidR="00A05C2D" w:rsidRPr="00412B93">
        <w:rPr>
          <w:rFonts w:hint="eastAsia"/>
        </w:rPr>
        <w:t>5</w:t>
      </w:r>
      <w:r w:rsidR="00222B29" w:rsidRPr="00412B93">
        <w:rPr>
          <w:rFonts w:hint="eastAsia"/>
        </w:rPr>
        <w:t>、</w:t>
      </w:r>
      <w:r w:rsidRPr="00412B93">
        <w:rPr>
          <w:rFonts w:hint="eastAsia"/>
        </w:rPr>
        <w:t>資料表敘述</w:t>
      </w:r>
      <w:r w:rsidRPr="00412B93">
        <w:rPr>
          <w:rFonts w:hint="eastAsia"/>
        </w:rPr>
        <w:t>T0</w:t>
      </w:r>
      <w:r w:rsidR="00A05C2D" w:rsidRPr="00412B93">
        <w:rPr>
          <w:rFonts w:hint="eastAsia"/>
        </w:rPr>
        <w:t>5</w:t>
      </w:r>
      <w:r w:rsidRPr="00412B93">
        <w:rPr>
          <w:rFonts w:hint="eastAsia"/>
        </w:rPr>
        <w:t>.</w:t>
      </w:r>
      <w:r w:rsidR="00FD0BB6" w:rsidRPr="00412B93">
        <w:rPr>
          <w:rFonts w:hint="eastAsia"/>
        </w:rPr>
        <w:t>Memo</w:t>
      </w:r>
      <w:bookmarkEnd w:id="809"/>
    </w:p>
    <w:tbl>
      <w:tblPr>
        <w:tblStyle w:val="af4"/>
        <w:tblW w:w="5000" w:type="pct"/>
        <w:tblLook w:val="04A0" w:firstRow="1" w:lastRow="0" w:firstColumn="1" w:lastColumn="0" w:noHBand="0" w:noVBand="1"/>
      </w:tblPr>
      <w:tblGrid>
        <w:gridCol w:w="1900"/>
        <w:gridCol w:w="3201"/>
        <w:gridCol w:w="1898"/>
        <w:gridCol w:w="985"/>
        <w:gridCol w:w="2210"/>
      </w:tblGrid>
      <w:tr w:rsidR="00EC72D3" w:rsidRPr="00412B93" w14:paraId="7982DDF9" w14:textId="77777777" w:rsidTr="00EC72D3">
        <w:tc>
          <w:tcPr>
            <w:tcW w:w="932" w:type="pct"/>
            <w:shd w:val="pct10" w:color="auto" w:fill="auto"/>
            <w:vAlign w:val="center"/>
          </w:tcPr>
          <w:p w14:paraId="676A94DD" w14:textId="77777777"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資料表編號</w:t>
            </w:r>
          </w:p>
        </w:tc>
        <w:tc>
          <w:tcPr>
            <w:tcW w:w="1570" w:type="pct"/>
            <w:shd w:val="clear" w:color="auto" w:fill="auto"/>
            <w:vAlign w:val="center"/>
          </w:tcPr>
          <w:p w14:paraId="7EDDBE4B" w14:textId="1686BED3"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w:t>
            </w:r>
            <w:r w:rsidR="00A05C2D" w:rsidRPr="00412B93">
              <w:rPr>
                <w:rFonts w:cs="BiauKai" w:hint="eastAsia"/>
                <w:color w:val="000000"/>
                <w:kern w:val="0"/>
                <w:szCs w:val="28"/>
                <w14:ligatures w14:val="standardContextual"/>
              </w:rPr>
              <w:t>5</w:t>
            </w:r>
          </w:p>
        </w:tc>
        <w:tc>
          <w:tcPr>
            <w:tcW w:w="931" w:type="pct"/>
            <w:shd w:val="pct10" w:color="auto" w:fill="auto"/>
            <w:vAlign w:val="center"/>
          </w:tcPr>
          <w:p w14:paraId="1BDA458D" w14:textId="77777777"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資料表名稱</w:t>
            </w:r>
          </w:p>
        </w:tc>
        <w:tc>
          <w:tcPr>
            <w:tcW w:w="1567" w:type="pct"/>
            <w:gridSpan w:val="2"/>
            <w:shd w:val="clear" w:color="auto" w:fill="auto"/>
            <w:vAlign w:val="center"/>
          </w:tcPr>
          <w:p w14:paraId="1FAAE0E8" w14:textId="7E4126B2" w:rsidR="00EC72D3" w:rsidRPr="00412B93" w:rsidRDefault="00EC72D3" w:rsidP="00FA7D34">
            <w:pPr>
              <w:snapToGrid w:val="0"/>
              <w:contextualSpacing/>
              <w:jc w:val="center"/>
              <w:rPr>
                <w:color w:val="000000" w:themeColor="text1"/>
                <w:szCs w:val="28"/>
              </w:rPr>
            </w:pPr>
            <w:r w:rsidRPr="00412B93">
              <w:rPr>
                <w:color w:val="000000" w:themeColor="text1"/>
                <w:szCs w:val="28"/>
              </w:rPr>
              <w:t>Memo</w:t>
            </w:r>
          </w:p>
        </w:tc>
      </w:tr>
      <w:tr w:rsidR="00F20253" w:rsidRPr="00412B93" w14:paraId="32027BBC" w14:textId="77777777" w:rsidTr="00F20253">
        <w:tc>
          <w:tcPr>
            <w:tcW w:w="932" w:type="pct"/>
            <w:shd w:val="pct10" w:color="auto" w:fill="auto"/>
            <w:vAlign w:val="center"/>
          </w:tcPr>
          <w:p w14:paraId="2C8A946A"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欄位名稱</w:t>
            </w:r>
          </w:p>
        </w:tc>
        <w:tc>
          <w:tcPr>
            <w:tcW w:w="1570" w:type="pct"/>
            <w:shd w:val="pct10" w:color="auto" w:fill="auto"/>
            <w:vAlign w:val="center"/>
          </w:tcPr>
          <w:p w14:paraId="6CF1E316" w14:textId="10EC978C" w:rsidR="00F20253" w:rsidRPr="00412B93" w:rsidRDefault="00F2025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資料型態</w:t>
            </w:r>
          </w:p>
        </w:tc>
        <w:tc>
          <w:tcPr>
            <w:tcW w:w="931" w:type="pct"/>
            <w:shd w:val="pct10" w:color="auto" w:fill="auto"/>
            <w:vAlign w:val="center"/>
          </w:tcPr>
          <w:p w14:paraId="16A1BF9A"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意義</w:t>
            </w:r>
          </w:p>
        </w:tc>
        <w:tc>
          <w:tcPr>
            <w:tcW w:w="483" w:type="pct"/>
            <w:shd w:val="pct10" w:color="auto" w:fill="auto"/>
            <w:vAlign w:val="center"/>
          </w:tcPr>
          <w:p w14:paraId="56402D1E"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主鍵</w:t>
            </w:r>
          </w:p>
        </w:tc>
        <w:tc>
          <w:tcPr>
            <w:tcW w:w="1084" w:type="pct"/>
            <w:shd w:val="pct10" w:color="auto" w:fill="auto"/>
            <w:vAlign w:val="center"/>
          </w:tcPr>
          <w:p w14:paraId="770FBE3F"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備註</w:t>
            </w:r>
          </w:p>
        </w:tc>
      </w:tr>
      <w:tr w:rsidR="00F20253" w:rsidRPr="00412B93" w14:paraId="1D90FCE2" w14:textId="77777777" w:rsidTr="00F20253">
        <w:tc>
          <w:tcPr>
            <w:tcW w:w="932" w:type="pct"/>
            <w:vAlign w:val="center"/>
          </w:tcPr>
          <w:p w14:paraId="2451B716" w14:textId="790F8130" w:rsidR="00F20253" w:rsidRPr="00412B93" w:rsidRDefault="00F20253" w:rsidP="00FA7D34">
            <w:pPr>
              <w:snapToGrid w:val="0"/>
              <w:contextualSpacing/>
              <w:jc w:val="both"/>
              <w:rPr>
                <w:color w:val="000000" w:themeColor="text1"/>
                <w:szCs w:val="28"/>
              </w:rPr>
            </w:pPr>
            <w:proofErr w:type="spellStart"/>
            <w:r w:rsidRPr="00412B93">
              <w:rPr>
                <w:rFonts w:hint="eastAsia"/>
              </w:rPr>
              <w:t>MemoID</w:t>
            </w:r>
            <w:proofErr w:type="spellEnd"/>
          </w:p>
        </w:tc>
        <w:tc>
          <w:tcPr>
            <w:tcW w:w="1570" w:type="pct"/>
            <w:vAlign w:val="center"/>
          </w:tcPr>
          <w:p w14:paraId="33FA5D83" w14:textId="46B3CC13"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Int</w:t>
            </w:r>
          </w:p>
        </w:tc>
        <w:tc>
          <w:tcPr>
            <w:tcW w:w="931" w:type="pct"/>
            <w:vAlign w:val="center"/>
          </w:tcPr>
          <w:p w14:paraId="26E242A2" w14:textId="27BB4FC6" w:rsidR="00F20253" w:rsidRPr="00412B93" w:rsidRDefault="00F20253" w:rsidP="00FA7D34">
            <w:pPr>
              <w:snapToGrid w:val="0"/>
              <w:contextualSpacing/>
              <w:jc w:val="both"/>
              <w:rPr>
                <w:color w:val="000000" w:themeColor="text1"/>
                <w:szCs w:val="28"/>
              </w:rPr>
            </w:pPr>
            <w:r w:rsidRPr="00412B93">
              <w:rPr>
                <w:rFonts w:hint="eastAsia"/>
              </w:rPr>
              <w:t>設定編號</w:t>
            </w:r>
          </w:p>
        </w:tc>
        <w:tc>
          <w:tcPr>
            <w:tcW w:w="483" w:type="pct"/>
            <w:vAlign w:val="center"/>
          </w:tcPr>
          <w:p w14:paraId="512304BC" w14:textId="326EB564" w:rsidR="00F20253" w:rsidRPr="00412B93" w:rsidRDefault="00F20253" w:rsidP="00FA7D34">
            <w:pPr>
              <w:snapToGrid w:val="0"/>
              <w:contextualSpacing/>
              <w:jc w:val="center"/>
              <w:rPr>
                <w:color w:val="000000" w:themeColor="text1"/>
                <w:szCs w:val="28"/>
              </w:rPr>
            </w:pPr>
            <w:r w:rsidRPr="00412B93">
              <w:rPr>
                <w:rFonts w:hint="eastAsia"/>
              </w:rPr>
              <w:t>V</w:t>
            </w:r>
          </w:p>
        </w:tc>
        <w:tc>
          <w:tcPr>
            <w:tcW w:w="1084" w:type="pct"/>
            <w:vAlign w:val="center"/>
          </w:tcPr>
          <w:p w14:paraId="47798FDD" w14:textId="34745359" w:rsidR="00F20253" w:rsidRPr="00412B93" w:rsidRDefault="00945D4E" w:rsidP="00FA7D34">
            <w:pPr>
              <w:snapToGrid w:val="0"/>
              <w:contextualSpacing/>
              <w:jc w:val="both"/>
              <w:rPr>
                <w:color w:val="000000" w:themeColor="text1"/>
                <w:szCs w:val="28"/>
              </w:rPr>
            </w:pPr>
            <w:r w:rsidRPr="00412B93">
              <w:rPr>
                <w:rFonts w:hint="eastAsia"/>
                <w:color w:val="000000" w:themeColor="text1"/>
                <w:szCs w:val="28"/>
              </w:rPr>
              <w:t>自動編號</w:t>
            </w:r>
          </w:p>
        </w:tc>
      </w:tr>
      <w:tr w:rsidR="00CD066D" w:rsidRPr="00412B93" w14:paraId="2576BDFF" w14:textId="77777777" w:rsidTr="00F20253">
        <w:tc>
          <w:tcPr>
            <w:tcW w:w="932" w:type="pct"/>
            <w:vAlign w:val="center"/>
          </w:tcPr>
          <w:p w14:paraId="5FAAE0A8" w14:textId="39541F04" w:rsidR="00CD066D" w:rsidRPr="00412B93" w:rsidRDefault="00CD066D" w:rsidP="00FA7D34">
            <w:pPr>
              <w:snapToGrid w:val="0"/>
              <w:contextualSpacing/>
              <w:jc w:val="both"/>
            </w:pPr>
            <w:proofErr w:type="spellStart"/>
            <w:r>
              <w:rPr>
                <w:rFonts w:hint="eastAsia"/>
              </w:rPr>
              <w:t>FamilyID</w:t>
            </w:r>
            <w:proofErr w:type="spellEnd"/>
          </w:p>
        </w:tc>
        <w:tc>
          <w:tcPr>
            <w:tcW w:w="1570" w:type="pct"/>
            <w:vAlign w:val="center"/>
          </w:tcPr>
          <w:p w14:paraId="39796705" w14:textId="319521EE" w:rsidR="00CD066D" w:rsidRPr="00412B93" w:rsidRDefault="00CD066D" w:rsidP="00FA7D34">
            <w:pPr>
              <w:snapToGrid w:val="0"/>
              <w:contextualSpacing/>
              <w:jc w:val="both"/>
            </w:pPr>
            <w:r>
              <w:rPr>
                <w:rFonts w:hint="eastAsia"/>
              </w:rPr>
              <w:t>Int</w:t>
            </w:r>
          </w:p>
        </w:tc>
        <w:tc>
          <w:tcPr>
            <w:tcW w:w="931" w:type="pct"/>
            <w:vAlign w:val="center"/>
          </w:tcPr>
          <w:p w14:paraId="01720A6E" w14:textId="536E6224" w:rsidR="00CD066D" w:rsidRPr="00412B93" w:rsidRDefault="00CD066D" w:rsidP="00FA7D34">
            <w:pPr>
              <w:snapToGrid w:val="0"/>
              <w:contextualSpacing/>
              <w:jc w:val="both"/>
            </w:pPr>
            <w:r w:rsidRPr="00412B93">
              <w:rPr>
                <w:rFonts w:hint="eastAsia"/>
              </w:rPr>
              <w:t>群組編號</w:t>
            </w:r>
          </w:p>
        </w:tc>
        <w:tc>
          <w:tcPr>
            <w:tcW w:w="483" w:type="pct"/>
            <w:vAlign w:val="center"/>
          </w:tcPr>
          <w:p w14:paraId="0F06C8C0" w14:textId="77777777" w:rsidR="00CD066D" w:rsidRPr="00412B93" w:rsidRDefault="00CD066D" w:rsidP="00FA7D34">
            <w:pPr>
              <w:snapToGrid w:val="0"/>
              <w:contextualSpacing/>
              <w:jc w:val="center"/>
            </w:pPr>
          </w:p>
        </w:tc>
        <w:tc>
          <w:tcPr>
            <w:tcW w:w="1084" w:type="pct"/>
            <w:vAlign w:val="center"/>
          </w:tcPr>
          <w:p w14:paraId="1250165E" w14:textId="77777777" w:rsidR="00CD066D" w:rsidRPr="00412B93" w:rsidRDefault="00CD066D" w:rsidP="00FA7D34">
            <w:pPr>
              <w:snapToGrid w:val="0"/>
              <w:contextualSpacing/>
              <w:jc w:val="both"/>
              <w:rPr>
                <w:color w:val="000000" w:themeColor="text1"/>
                <w:szCs w:val="28"/>
              </w:rPr>
            </w:pPr>
          </w:p>
        </w:tc>
      </w:tr>
      <w:tr w:rsidR="00F20253" w:rsidRPr="00412B93" w14:paraId="14AB9A9D" w14:textId="77777777" w:rsidTr="00F20253">
        <w:tc>
          <w:tcPr>
            <w:tcW w:w="932" w:type="pct"/>
            <w:vAlign w:val="center"/>
          </w:tcPr>
          <w:p w14:paraId="78B261A2" w14:textId="7987C219" w:rsidR="00F20253" w:rsidRPr="00412B93" w:rsidRDefault="00F20253" w:rsidP="00FA7D34">
            <w:pPr>
              <w:snapToGrid w:val="0"/>
              <w:contextualSpacing/>
              <w:jc w:val="both"/>
              <w:rPr>
                <w:color w:val="000000" w:themeColor="text1"/>
                <w:szCs w:val="28"/>
              </w:rPr>
            </w:pPr>
            <w:r w:rsidRPr="00412B93">
              <w:rPr>
                <w:rFonts w:hint="eastAsia"/>
              </w:rPr>
              <w:t>Title</w:t>
            </w:r>
          </w:p>
        </w:tc>
        <w:tc>
          <w:tcPr>
            <w:tcW w:w="1570" w:type="pct"/>
            <w:vAlign w:val="center"/>
          </w:tcPr>
          <w:p w14:paraId="51CC817E" w14:textId="7C505E05" w:rsidR="00F20253" w:rsidRPr="00412B93" w:rsidRDefault="00F20253" w:rsidP="00FA7D34">
            <w:pPr>
              <w:snapToGrid w:val="0"/>
              <w:contextualSpacing/>
              <w:jc w:val="both"/>
              <w:rPr>
                <w:rFonts w:cs="BiauKai"/>
                <w:color w:val="000000"/>
                <w:kern w:val="0"/>
                <w:szCs w:val="28"/>
                <w14:ligatures w14:val="standardContextual"/>
              </w:rPr>
            </w:pPr>
            <w:proofErr w:type="gramStart"/>
            <w:r w:rsidRPr="00412B93">
              <w:rPr>
                <w:rFonts w:hint="eastAsia"/>
              </w:rPr>
              <w:t>Varchar</w:t>
            </w:r>
            <w:r w:rsidRPr="00412B93">
              <w:t>(</w:t>
            </w:r>
            <w:proofErr w:type="gramEnd"/>
            <w:r w:rsidR="00945D4E" w:rsidRPr="00412B93">
              <w:rPr>
                <w:rFonts w:hint="eastAsia"/>
              </w:rPr>
              <w:t>20</w:t>
            </w:r>
            <w:r w:rsidRPr="00412B93">
              <w:t>)</w:t>
            </w:r>
          </w:p>
        </w:tc>
        <w:tc>
          <w:tcPr>
            <w:tcW w:w="931" w:type="pct"/>
            <w:vAlign w:val="center"/>
          </w:tcPr>
          <w:p w14:paraId="2D90971E" w14:textId="160BA11C"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主題</w:t>
            </w:r>
          </w:p>
        </w:tc>
        <w:tc>
          <w:tcPr>
            <w:tcW w:w="483" w:type="pct"/>
            <w:vAlign w:val="center"/>
          </w:tcPr>
          <w:p w14:paraId="1F02134C"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2DAB0355" w14:textId="57306019" w:rsidR="00F20253" w:rsidRPr="00412B93" w:rsidRDefault="00F20253" w:rsidP="00FA7D34">
            <w:pPr>
              <w:snapToGrid w:val="0"/>
              <w:contextualSpacing/>
              <w:jc w:val="both"/>
              <w:rPr>
                <w:color w:val="000000" w:themeColor="text1"/>
                <w:szCs w:val="28"/>
              </w:rPr>
            </w:pPr>
          </w:p>
        </w:tc>
      </w:tr>
      <w:tr w:rsidR="00F20253" w:rsidRPr="00412B93" w14:paraId="1AAECF7D" w14:textId="77777777" w:rsidTr="00F20253">
        <w:tc>
          <w:tcPr>
            <w:tcW w:w="932" w:type="pct"/>
            <w:vAlign w:val="center"/>
          </w:tcPr>
          <w:p w14:paraId="0277F39F" w14:textId="75E3905F" w:rsidR="00F20253" w:rsidRPr="00412B93" w:rsidRDefault="00F20253" w:rsidP="00FA7D34">
            <w:pPr>
              <w:snapToGrid w:val="0"/>
              <w:contextualSpacing/>
              <w:jc w:val="both"/>
            </w:pPr>
            <w:proofErr w:type="spellStart"/>
            <w:r w:rsidRPr="00412B93">
              <w:rPr>
                <w:rFonts w:hint="eastAsia"/>
              </w:rPr>
              <w:t>DateTime</w:t>
            </w:r>
            <w:proofErr w:type="spellEnd"/>
          </w:p>
        </w:tc>
        <w:tc>
          <w:tcPr>
            <w:tcW w:w="1570" w:type="pct"/>
            <w:vAlign w:val="center"/>
          </w:tcPr>
          <w:p w14:paraId="2DAF3AB5" w14:textId="4617FFAF"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Datetime</w:t>
            </w:r>
          </w:p>
        </w:tc>
        <w:tc>
          <w:tcPr>
            <w:tcW w:w="931" w:type="pct"/>
            <w:vAlign w:val="center"/>
          </w:tcPr>
          <w:p w14:paraId="366C0959" w14:textId="7DE03205" w:rsidR="00F20253" w:rsidRPr="00412B93" w:rsidRDefault="00F20253" w:rsidP="00FA7D34">
            <w:pPr>
              <w:snapToGrid w:val="0"/>
              <w:contextualSpacing/>
              <w:jc w:val="both"/>
            </w:pPr>
            <w:r w:rsidRPr="00412B93">
              <w:rPr>
                <w:rFonts w:hint="eastAsia"/>
              </w:rPr>
              <w:t>時間</w:t>
            </w:r>
          </w:p>
        </w:tc>
        <w:tc>
          <w:tcPr>
            <w:tcW w:w="483" w:type="pct"/>
            <w:vAlign w:val="center"/>
          </w:tcPr>
          <w:p w14:paraId="69AF5BC5"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07607680" w14:textId="77777777" w:rsidR="00F20253" w:rsidRPr="00412B93" w:rsidRDefault="00F20253" w:rsidP="00FA7D34">
            <w:pPr>
              <w:snapToGrid w:val="0"/>
              <w:contextualSpacing/>
              <w:jc w:val="both"/>
            </w:pPr>
          </w:p>
        </w:tc>
      </w:tr>
      <w:tr w:rsidR="00F20253" w:rsidRPr="00412B93" w14:paraId="0CBDC53F" w14:textId="77777777" w:rsidTr="00F20253">
        <w:tc>
          <w:tcPr>
            <w:tcW w:w="932" w:type="pct"/>
            <w:vAlign w:val="center"/>
          </w:tcPr>
          <w:p w14:paraId="3F5AB0B9" w14:textId="1CEBE78C" w:rsidR="00F20253" w:rsidRPr="00412B93" w:rsidRDefault="00F20253" w:rsidP="00FA7D34">
            <w:pPr>
              <w:snapToGrid w:val="0"/>
              <w:contextualSpacing/>
              <w:jc w:val="both"/>
            </w:pPr>
            <w:r w:rsidRPr="00412B93">
              <w:rPr>
                <w:rFonts w:hint="eastAsia"/>
              </w:rPr>
              <w:t>Type</w:t>
            </w:r>
          </w:p>
        </w:tc>
        <w:tc>
          <w:tcPr>
            <w:tcW w:w="1570" w:type="pct"/>
            <w:vAlign w:val="center"/>
          </w:tcPr>
          <w:p w14:paraId="7F552574" w14:textId="6C12B79E" w:rsidR="00F20253" w:rsidRPr="00412B93" w:rsidRDefault="00F20253" w:rsidP="00FA7D34">
            <w:pPr>
              <w:snapToGrid w:val="0"/>
              <w:contextualSpacing/>
              <w:jc w:val="both"/>
              <w:rPr>
                <w:rFonts w:cs="BiauKai"/>
                <w:color w:val="000000"/>
                <w:kern w:val="0"/>
                <w:szCs w:val="28"/>
                <w14:ligatures w14:val="standardContextual"/>
              </w:rPr>
            </w:pPr>
            <w:proofErr w:type="gramStart"/>
            <w:r w:rsidRPr="00412B93">
              <w:rPr>
                <w:rFonts w:hint="eastAsia"/>
              </w:rPr>
              <w:t>I</w:t>
            </w:r>
            <w:r w:rsidRPr="00412B93">
              <w:t>nt(</w:t>
            </w:r>
            <w:proofErr w:type="gramEnd"/>
            <w:r w:rsidRPr="00412B93">
              <w:t>2)</w:t>
            </w:r>
          </w:p>
        </w:tc>
        <w:tc>
          <w:tcPr>
            <w:tcW w:w="931" w:type="pct"/>
            <w:vAlign w:val="center"/>
          </w:tcPr>
          <w:p w14:paraId="008AC530" w14:textId="437232CA" w:rsidR="00F20253" w:rsidRPr="00412B93" w:rsidRDefault="00F20253" w:rsidP="00FA7D34">
            <w:pPr>
              <w:snapToGrid w:val="0"/>
              <w:contextualSpacing/>
              <w:jc w:val="both"/>
            </w:pPr>
            <w:r w:rsidRPr="00412B93">
              <w:rPr>
                <w:rFonts w:hint="eastAsia"/>
              </w:rPr>
              <w:t>型態</w:t>
            </w:r>
          </w:p>
        </w:tc>
        <w:tc>
          <w:tcPr>
            <w:tcW w:w="483" w:type="pct"/>
            <w:vAlign w:val="center"/>
          </w:tcPr>
          <w:p w14:paraId="66BB613B"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3D8E0760" w14:textId="6897A8AA" w:rsidR="00F20253" w:rsidRPr="00412B93" w:rsidRDefault="00F20253" w:rsidP="00FA7D34">
            <w:pPr>
              <w:snapToGrid w:val="0"/>
              <w:contextualSpacing/>
              <w:jc w:val="both"/>
            </w:pPr>
          </w:p>
        </w:tc>
      </w:tr>
      <w:tr w:rsidR="00CD066D" w:rsidRPr="00412B93" w14:paraId="5243CF4A" w14:textId="77777777" w:rsidTr="00F20253">
        <w:tc>
          <w:tcPr>
            <w:tcW w:w="932" w:type="pct"/>
            <w:vAlign w:val="center"/>
          </w:tcPr>
          <w:p w14:paraId="436B291F" w14:textId="066C439D" w:rsidR="00CD066D" w:rsidRPr="00412B93" w:rsidRDefault="00CD066D" w:rsidP="00FA7D34">
            <w:pPr>
              <w:snapToGrid w:val="0"/>
              <w:contextualSpacing/>
              <w:jc w:val="both"/>
            </w:pPr>
            <w:proofErr w:type="spellStart"/>
            <w:r>
              <w:rPr>
                <w:rFonts w:hint="eastAsia"/>
              </w:rPr>
              <w:t>EditorID</w:t>
            </w:r>
            <w:proofErr w:type="spellEnd"/>
          </w:p>
        </w:tc>
        <w:tc>
          <w:tcPr>
            <w:tcW w:w="1570" w:type="pct"/>
            <w:vAlign w:val="center"/>
          </w:tcPr>
          <w:p w14:paraId="01157497" w14:textId="03A189A4" w:rsidR="00CD066D" w:rsidRPr="00412B93" w:rsidRDefault="00CD066D" w:rsidP="00FA7D34">
            <w:pPr>
              <w:snapToGrid w:val="0"/>
              <w:contextualSpacing/>
              <w:jc w:val="both"/>
            </w:pPr>
            <w:proofErr w:type="gramStart"/>
            <w:r w:rsidRPr="00412B93">
              <w:rPr>
                <w:rFonts w:hint="eastAsia"/>
              </w:rPr>
              <w:t>Varchar</w:t>
            </w:r>
            <w:r w:rsidRPr="00412B93">
              <w:t>(</w:t>
            </w:r>
            <w:proofErr w:type="gramEnd"/>
            <w:r w:rsidRPr="00412B93">
              <w:t>50)</w:t>
            </w:r>
          </w:p>
        </w:tc>
        <w:tc>
          <w:tcPr>
            <w:tcW w:w="931" w:type="pct"/>
            <w:vAlign w:val="center"/>
          </w:tcPr>
          <w:p w14:paraId="2F266EAB" w14:textId="73DA26C1" w:rsidR="00CD066D" w:rsidRPr="00412B93" w:rsidRDefault="00CD066D" w:rsidP="00FA7D34">
            <w:pPr>
              <w:snapToGrid w:val="0"/>
              <w:contextualSpacing/>
              <w:jc w:val="both"/>
            </w:pPr>
            <w:r>
              <w:rPr>
                <w:rFonts w:hint="eastAsia"/>
              </w:rPr>
              <w:t>編輯者帳號</w:t>
            </w:r>
          </w:p>
        </w:tc>
        <w:tc>
          <w:tcPr>
            <w:tcW w:w="483" w:type="pct"/>
            <w:vAlign w:val="center"/>
          </w:tcPr>
          <w:p w14:paraId="7070573B" w14:textId="77777777" w:rsidR="00CD066D" w:rsidRPr="00412B93" w:rsidRDefault="00CD066D" w:rsidP="00FA7D34">
            <w:pPr>
              <w:snapToGrid w:val="0"/>
              <w:contextualSpacing/>
              <w:jc w:val="center"/>
              <w:rPr>
                <w:color w:val="000000" w:themeColor="text1"/>
                <w:szCs w:val="28"/>
              </w:rPr>
            </w:pPr>
          </w:p>
        </w:tc>
        <w:tc>
          <w:tcPr>
            <w:tcW w:w="1084" w:type="pct"/>
            <w:vAlign w:val="center"/>
          </w:tcPr>
          <w:p w14:paraId="20CF7838" w14:textId="2D1AB1E7" w:rsidR="00CD066D" w:rsidRPr="00412B93" w:rsidRDefault="00CD066D" w:rsidP="00FA7D34">
            <w:pPr>
              <w:snapToGrid w:val="0"/>
              <w:contextualSpacing/>
              <w:jc w:val="both"/>
            </w:pPr>
            <w:r w:rsidRPr="00412B93">
              <w:rPr>
                <w:rFonts w:hint="eastAsia"/>
                <w:color w:val="000000" w:themeColor="text1"/>
                <w:szCs w:val="28"/>
              </w:rPr>
              <w:t>L</w:t>
            </w:r>
            <w:r w:rsidRPr="00412B93">
              <w:rPr>
                <w:color w:val="000000" w:themeColor="text1"/>
                <w:szCs w:val="28"/>
              </w:rPr>
              <w:t>ine ID</w:t>
            </w:r>
          </w:p>
        </w:tc>
      </w:tr>
    </w:tbl>
    <w:p w14:paraId="504858E1" w14:textId="77777777" w:rsidR="001F7E6A" w:rsidRDefault="001F7E6A" w:rsidP="00FA7D34">
      <w:pPr>
        <w:pStyle w:val="afd"/>
        <w:ind w:left="280" w:right="280"/>
        <w:rPr>
          <w:ins w:id="810" w:author="東圻 周" w:date="2024-05-22T22:40:00Z"/>
        </w:rPr>
      </w:pPr>
      <w:bookmarkStart w:id="811" w:name="_Toc167232788"/>
    </w:p>
    <w:p w14:paraId="18D449B6" w14:textId="028690A0" w:rsidR="00EC72D3" w:rsidRPr="00412B93" w:rsidRDefault="00EC72D3" w:rsidP="00FA7D34">
      <w:pPr>
        <w:pStyle w:val="afd"/>
        <w:ind w:left="280" w:right="280"/>
      </w:pPr>
      <w:r w:rsidRPr="00412B93">
        <w:rPr>
          <w:rFonts w:hint="eastAsia"/>
        </w:rPr>
        <w:lastRenderedPageBreak/>
        <w:t>表</w:t>
      </w:r>
      <w:r w:rsidRPr="00412B93">
        <w:t>8-2</w:t>
      </w:r>
      <w:r w:rsidR="00A05C2D" w:rsidRPr="00412B93">
        <w:rPr>
          <w:rFonts w:hint="eastAsia"/>
        </w:rPr>
        <w:t>-6</w:t>
      </w:r>
      <w:r w:rsidR="00222B29" w:rsidRPr="00412B93">
        <w:rPr>
          <w:rFonts w:hint="eastAsia"/>
        </w:rPr>
        <w:t>、</w:t>
      </w:r>
      <w:r w:rsidRPr="00412B93">
        <w:rPr>
          <w:rFonts w:hint="eastAsia"/>
        </w:rPr>
        <w:t>資料表敘述</w:t>
      </w:r>
      <w:r w:rsidRPr="00412B93">
        <w:rPr>
          <w:rFonts w:hint="eastAsia"/>
        </w:rPr>
        <w:t>T0</w:t>
      </w:r>
      <w:r w:rsidR="00A05C2D" w:rsidRPr="00412B93">
        <w:rPr>
          <w:rFonts w:hint="eastAsia"/>
        </w:rPr>
        <w:t>6</w:t>
      </w:r>
      <w:r w:rsidRPr="00412B93">
        <w:rPr>
          <w:rFonts w:hint="eastAsia"/>
        </w:rPr>
        <w:t>.</w:t>
      </w:r>
      <w:r w:rsidR="00FD0BB6" w:rsidRPr="00412B93">
        <w:rPr>
          <w:rFonts w:hint="eastAsia"/>
        </w:rPr>
        <w:t>Med</w:t>
      </w:r>
      <w:bookmarkEnd w:id="811"/>
    </w:p>
    <w:tbl>
      <w:tblPr>
        <w:tblStyle w:val="af4"/>
        <w:tblW w:w="5000" w:type="pct"/>
        <w:tblLook w:val="04A0" w:firstRow="1" w:lastRow="0" w:firstColumn="1" w:lastColumn="0" w:noHBand="0" w:noVBand="1"/>
      </w:tblPr>
      <w:tblGrid>
        <w:gridCol w:w="1900"/>
        <w:gridCol w:w="3201"/>
        <w:gridCol w:w="1898"/>
        <w:gridCol w:w="985"/>
        <w:gridCol w:w="2210"/>
      </w:tblGrid>
      <w:tr w:rsidR="00EC72D3" w:rsidRPr="00412B93" w14:paraId="2296D4C8" w14:textId="77777777" w:rsidTr="00A172EB">
        <w:tc>
          <w:tcPr>
            <w:tcW w:w="932" w:type="pct"/>
            <w:shd w:val="pct10" w:color="auto" w:fill="auto"/>
            <w:vAlign w:val="center"/>
          </w:tcPr>
          <w:p w14:paraId="231C7D2C" w14:textId="77777777"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資料表編號</w:t>
            </w:r>
          </w:p>
        </w:tc>
        <w:tc>
          <w:tcPr>
            <w:tcW w:w="1570" w:type="pct"/>
            <w:shd w:val="clear" w:color="auto" w:fill="auto"/>
            <w:vAlign w:val="center"/>
          </w:tcPr>
          <w:p w14:paraId="16FAC15A" w14:textId="77A03B75"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w:t>
            </w:r>
            <w:r w:rsidR="00A05C2D" w:rsidRPr="00412B93">
              <w:rPr>
                <w:rFonts w:cs="BiauKai" w:hint="eastAsia"/>
                <w:color w:val="000000"/>
                <w:kern w:val="0"/>
                <w:szCs w:val="28"/>
                <w14:ligatures w14:val="standardContextual"/>
              </w:rPr>
              <w:t>6</w:t>
            </w:r>
          </w:p>
        </w:tc>
        <w:tc>
          <w:tcPr>
            <w:tcW w:w="931" w:type="pct"/>
            <w:shd w:val="pct10" w:color="auto" w:fill="auto"/>
            <w:vAlign w:val="center"/>
          </w:tcPr>
          <w:p w14:paraId="2CD84E4C" w14:textId="77777777"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資料表名稱</w:t>
            </w:r>
          </w:p>
        </w:tc>
        <w:tc>
          <w:tcPr>
            <w:tcW w:w="1567" w:type="pct"/>
            <w:gridSpan w:val="2"/>
            <w:shd w:val="clear" w:color="auto" w:fill="auto"/>
            <w:vAlign w:val="center"/>
          </w:tcPr>
          <w:p w14:paraId="014080B8" w14:textId="76A67A59" w:rsidR="00EC72D3" w:rsidRPr="00412B93" w:rsidRDefault="00EC72D3" w:rsidP="00FA7D34">
            <w:pPr>
              <w:snapToGrid w:val="0"/>
              <w:contextualSpacing/>
              <w:jc w:val="center"/>
              <w:rPr>
                <w:color w:val="000000" w:themeColor="text1"/>
                <w:szCs w:val="28"/>
              </w:rPr>
            </w:pPr>
            <w:r w:rsidRPr="00412B93">
              <w:rPr>
                <w:color w:val="000000" w:themeColor="text1"/>
                <w:szCs w:val="28"/>
              </w:rPr>
              <w:t>Me</w:t>
            </w:r>
            <w:r w:rsidRPr="00412B93">
              <w:rPr>
                <w:rFonts w:hint="eastAsia"/>
                <w:color w:val="000000" w:themeColor="text1"/>
                <w:szCs w:val="28"/>
              </w:rPr>
              <w:t>d</w:t>
            </w:r>
          </w:p>
        </w:tc>
      </w:tr>
      <w:tr w:rsidR="00F20253" w:rsidRPr="00412B93" w14:paraId="4113C8EE" w14:textId="77777777" w:rsidTr="00F20253">
        <w:tc>
          <w:tcPr>
            <w:tcW w:w="932" w:type="pct"/>
            <w:shd w:val="pct10" w:color="auto" w:fill="auto"/>
            <w:vAlign w:val="center"/>
          </w:tcPr>
          <w:p w14:paraId="0F6DD081"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欄位名稱</w:t>
            </w:r>
          </w:p>
        </w:tc>
        <w:tc>
          <w:tcPr>
            <w:tcW w:w="1570" w:type="pct"/>
            <w:shd w:val="pct10" w:color="auto" w:fill="auto"/>
            <w:vAlign w:val="center"/>
          </w:tcPr>
          <w:p w14:paraId="19E6DE7D" w14:textId="14454ED0" w:rsidR="00F20253" w:rsidRPr="00412B93" w:rsidRDefault="00F2025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資料型態</w:t>
            </w:r>
          </w:p>
        </w:tc>
        <w:tc>
          <w:tcPr>
            <w:tcW w:w="931" w:type="pct"/>
            <w:shd w:val="pct10" w:color="auto" w:fill="auto"/>
            <w:vAlign w:val="center"/>
          </w:tcPr>
          <w:p w14:paraId="48F21214"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意義</w:t>
            </w:r>
          </w:p>
        </w:tc>
        <w:tc>
          <w:tcPr>
            <w:tcW w:w="483" w:type="pct"/>
            <w:shd w:val="pct10" w:color="auto" w:fill="auto"/>
            <w:vAlign w:val="center"/>
          </w:tcPr>
          <w:p w14:paraId="09AC65FE"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主鍵</w:t>
            </w:r>
          </w:p>
        </w:tc>
        <w:tc>
          <w:tcPr>
            <w:tcW w:w="1084" w:type="pct"/>
            <w:shd w:val="pct10" w:color="auto" w:fill="auto"/>
            <w:vAlign w:val="center"/>
          </w:tcPr>
          <w:p w14:paraId="35D17F77"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備註</w:t>
            </w:r>
          </w:p>
        </w:tc>
      </w:tr>
      <w:tr w:rsidR="00F20253" w:rsidRPr="00412B93" w14:paraId="775E068F" w14:textId="77777777" w:rsidTr="00F20253">
        <w:tc>
          <w:tcPr>
            <w:tcW w:w="932" w:type="pct"/>
            <w:vAlign w:val="center"/>
          </w:tcPr>
          <w:p w14:paraId="2F101DFD" w14:textId="4248DD67" w:rsidR="00F20253" w:rsidRPr="00412B93" w:rsidRDefault="00F20253" w:rsidP="00FA7D34">
            <w:pPr>
              <w:snapToGrid w:val="0"/>
              <w:contextualSpacing/>
              <w:jc w:val="both"/>
              <w:rPr>
                <w:color w:val="000000" w:themeColor="text1"/>
                <w:szCs w:val="28"/>
              </w:rPr>
            </w:pPr>
            <w:proofErr w:type="spellStart"/>
            <w:r w:rsidRPr="00412B93">
              <w:rPr>
                <w:rFonts w:hint="eastAsia"/>
              </w:rPr>
              <w:t>MemoID</w:t>
            </w:r>
            <w:proofErr w:type="spellEnd"/>
          </w:p>
        </w:tc>
        <w:tc>
          <w:tcPr>
            <w:tcW w:w="1570" w:type="pct"/>
            <w:vAlign w:val="center"/>
          </w:tcPr>
          <w:p w14:paraId="02262D38" w14:textId="305D8A6C"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color w:val="000000" w:themeColor="text1"/>
                <w:szCs w:val="28"/>
              </w:rPr>
              <w:t>I</w:t>
            </w:r>
            <w:r w:rsidRPr="00412B93">
              <w:rPr>
                <w:color w:val="000000" w:themeColor="text1"/>
                <w:szCs w:val="28"/>
              </w:rPr>
              <w:t>nt</w:t>
            </w:r>
          </w:p>
        </w:tc>
        <w:tc>
          <w:tcPr>
            <w:tcW w:w="931" w:type="pct"/>
            <w:vAlign w:val="center"/>
          </w:tcPr>
          <w:p w14:paraId="0DA16A61" w14:textId="05B7FAF7" w:rsidR="00F20253" w:rsidRPr="00412B93" w:rsidRDefault="00F20253" w:rsidP="00FA7D34">
            <w:pPr>
              <w:snapToGrid w:val="0"/>
              <w:contextualSpacing/>
              <w:jc w:val="both"/>
              <w:rPr>
                <w:color w:val="000000" w:themeColor="text1"/>
                <w:szCs w:val="28"/>
              </w:rPr>
            </w:pPr>
            <w:r w:rsidRPr="00412B93">
              <w:rPr>
                <w:rFonts w:hint="eastAsia"/>
              </w:rPr>
              <w:t>設定編號</w:t>
            </w:r>
          </w:p>
        </w:tc>
        <w:tc>
          <w:tcPr>
            <w:tcW w:w="483" w:type="pct"/>
            <w:vAlign w:val="center"/>
          </w:tcPr>
          <w:p w14:paraId="047AC517" w14:textId="328D5C5C" w:rsidR="00F20253" w:rsidRPr="00412B93" w:rsidRDefault="00F20253" w:rsidP="00FA7D34">
            <w:pPr>
              <w:snapToGrid w:val="0"/>
              <w:contextualSpacing/>
              <w:jc w:val="center"/>
              <w:rPr>
                <w:color w:val="000000" w:themeColor="text1"/>
                <w:szCs w:val="28"/>
              </w:rPr>
            </w:pPr>
            <w:r w:rsidRPr="00412B93">
              <w:rPr>
                <w:rFonts w:hint="eastAsia"/>
              </w:rPr>
              <w:t>V</w:t>
            </w:r>
          </w:p>
        </w:tc>
        <w:tc>
          <w:tcPr>
            <w:tcW w:w="1084" w:type="pct"/>
            <w:vAlign w:val="center"/>
          </w:tcPr>
          <w:p w14:paraId="74E7B029" w14:textId="77777777" w:rsidR="00F20253" w:rsidRPr="00412B93" w:rsidRDefault="00F20253" w:rsidP="00FA7D34">
            <w:pPr>
              <w:snapToGrid w:val="0"/>
              <w:contextualSpacing/>
              <w:jc w:val="both"/>
              <w:rPr>
                <w:color w:val="000000" w:themeColor="text1"/>
                <w:szCs w:val="28"/>
              </w:rPr>
            </w:pPr>
          </w:p>
        </w:tc>
      </w:tr>
      <w:tr w:rsidR="00F20253" w:rsidRPr="00412B93" w14:paraId="22E56ECE" w14:textId="77777777" w:rsidTr="00F20253">
        <w:tc>
          <w:tcPr>
            <w:tcW w:w="932" w:type="pct"/>
            <w:vAlign w:val="center"/>
          </w:tcPr>
          <w:p w14:paraId="6D2E8AEA" w14:textId="19A5D19A" w:rsidR="00F20253" w:rsidRPr="00412B93" w:rsidRDefault="00F20253" w:rsidP="00FA7D34">
            <w:pPr>
              <w:snapToGrid w:val="0"/>
              <w:contextualSpacing/>
              <w:jc w:val="both"/>
              <w:rPr>
                <w:color w:val="000000" w:themeColor="text1"/>
                <w:szCs w:val="28"/>
              </w:rPr>
            </w:pPr>
            <w:proofErr w:type="spellStart"/>
            <w:r w:rsidRPr="00412B93">
              <w:rPr>
                <w:rFonts w:hint="eastAsia"/>
              </w:rPr>
              <w:t>MedFeature</w:t>
            </w:r>
            <w:proofErr w:type="spellEnd"/>
          </w:p>
        </w:tc>
        <w:tc>
          <w:tcPr>
            <w:tcW w:w="1570" w:type="pct"/>
            <w:vAlign w:val="center"/>
          </w:tcPr>
          <w:p w14:paraId="298EAF97" w14:textId="1D6CDCBC" w:rsidR="00F20253" w:rsidRPr="00412B93" w:rsidRDefault="00F20253" w:rsidP="00FA7D34">
            <w:pPr>
              <w:snapToGrid w:val="0"/>
              <w:contextualSpacing/>
              <w:jc w:val="both"/>
              <w:rPr>
                <w:rFonts w:cs="BiauKai"/>
                <w:color w:val="000000"/>
                <w:kern w:val="0"/>
                <w:szCs w:val="28"/>
                <w14:ligatures w14:val="standardContextual"/>
              </w:rPr>
            </w:pPr>
            <w:proofErr w:type="gramStart"/>
            <w:r w:rsidRPr="00412B93">
              <w:rPr>
                <w:rFonts w:hint="eastAsia"/>
              </w:rPr>
              <w:t>Varchar</w:t>
            </w:r>
            <w:r w:rsidRPr="00412B93">
              <w:t>(</w:t>
            </w:r>
            <w:proofErr w:type="gramEnd"/>
            <w:r w:rsidRPr="00412B93">
              <w:t>10)</w:t>
            </w:r>
          </w:p>
        </w:tc>
        <w:tc>
          <w:tcPr>
            <w:tcW w:w="931" w:type="pct"/>
            <w:vAlign w:val="center"/>
          </w:tcPr>
          <w:p w14:paraId="61F2FB7C" w14:textId="6081A170" w:rsidR="00F20253" w:rsidRPr="00412B93" w:rsidRDefault="00F20253" w:rsidP="00FA7D34">
            <w:pPr>
              <w:snapToGrid w:val="0"/>
              <w:contextualSpacing/>
              <w:jc w:val="both"/>
              <w:rPr>
                <w:color w:val="000000" w:themeColor="text1"/>
                <w:szCs w:val="28"/>
              </w:rPr>
            </w:pPr>
            <w:r w:rsidRPr="00412B93">
              <w:rPr>
                <w:rFonts w:hint="eastAsia"/>
              </w:rPr>
              <w:t>外觀</w:t>
            </w:r>
          </w:p>
        </w:tc>
        <w:tc>
          <w:tcPr>
            <w:tcW w:w="483" w:type="pct"/>
            <w:vAlign w:val="center"/>
          </w:tcPr>
          <w:p w14:paraId="41A6B6C3"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33BE3434" w14:textId="77777777" w:rsidR="00F20253" w:rsidRPr="00412B93" w:rsidRDefault="00F20253" w:rsidP="00FA7D34">
            <w:pPr>
              <w:snapToGrid w:val="0"/>
              <w:contextualSpacing/>
              <w:jc w:val="both"/>
              <w:rPr>
                <w:color w:val="000000" w:themeColor="text1"/>
                <w:szCs w:val="28"/>
              </w:rPr>
            </w:pPr>
          </w:p>
        </w:tc>
      </w:tr>
      <w:tr w:rsidR="00F20253" w:rsidRPr="00412B93" w14:paraId="6946625A" w14:textId="77777777" w:rsidTr="00F20253">
        <w:tc>
          <w:tcPr>
            <w:tcW w:w="932" w:type="pct"/>
            <w:vAlign w:val="center"/>
          </w:tcPr>
          <w:p w14:paraId="56D8AC5A" w14:textId="736751C8" w:rsidR="00F20253" w:rsidRPr="00412B93" w:rsidRDefault="00F20253" w:rsidP="00FA7D34">
            <w:pPr>
              <w:snapToGrid w:val="0"/>
              <w:contextualSpacing/>
              <w:jc w:val="both"/>
              <w:rPr>
                <w:color w:val="000000" w:themeColor="text1"/>
                <w:szCs w:val="28"/>
              </w:rPr>
            </w:pPr>
            <w:r w:rsidRPr="00412B93">
              <w:rPr>
                <w:rFonts w:hint="eastAsia"/>
              </w:rPr>
              <w:t>Cycle</w:t>
            </w:r>
          </w:p>
        </w:tc>
        <w:tc>
          <w:tcPr>
            <w:tcW w:w="1570" w:type="pct"/>
            <w:vAlign w:val="center"/>
          </w:tcPr>
          <w:p w14:paraId="58779918" w14:textId="2C27E49F" w:rsidR="00F20253" w:rsidRPr="00412B93" w:rsidRDefault="00F20253" w:rsidP="00FA7D34">
            <w:pPr>
              <w:snapToGrid w:val="0"/>
              <w:contextualSpacing/>
              <w:jc w:val="both"/>
              <w:rPr>
                <w:rFonts w:cs="BiauKai"/>
                <w:color w:val="000000"/>
                <w:kern w:val="0"/>
                <w:szCs w:val="28"/>
                <w14:ligatures w14:val="standardContextual"/>
              </w:rPr>
            </w:pPr>
            <w:proofErr w:type="gramStart"/>
            <w:r w:rsidRPr="00412B93">
              <w:rPr>
                <w:rFonts w:hint="eastAsia"/>
              </w:rPr>
              <w:t>Varchar</w:t>
            </w:r>
            <w:r w:rsidRPr="00412B93">
              <w:t>(</w:t>
            </w:r>
            <w:proofErr w:type="gramEnd"/>
            <w:r w:rsidRPr="00412B93">
              <w:t>5)</w:t>
            </w:r>
          </w:p>
        </w:tc>
        <w:tc>
          <w:tcPr>
            <w:tcW w:w="931" w:type="pct"/>
            <w:vAlign w:val="center"/>
          </w:tcPr>
          <w:p w14:paraId="7F3916B1" w14:textId="7B0D54F2"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循環</w:t>
            </w:r>
          </w:p>
        </w:tc>
        <w:tc>
          <w:tcPr>
            <w:tcW w:w="483" w:type="pct"/>
            <w:vAlign w:val="center"/>
          </w:tcPr>
          <w:p w14:paraId="4C28707F"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46709D11" w14:textId="6D832E2F" w:rsidR="00F20253" w:rsidRPr="00412B93" w:rsidRDefault="00F20253" w:rsidP="00FA7D34">
            <w:pPr>
              <w:snapToGrid w:val="0"/>
              <w:contextualSpacing/>
              <w:jc w:val="both"/>
              <w:rPr>
                <w:color w:val="000000" w:themeColor="text1"/>
                <w:szCs w:val="28"/>
              </w:rPr>
            </w:pPr>
            <w:r w:rsidRPr="00412B93">
              <w:rPr>
                <w:rFonts w:hint="eastAsia"/>
              </w:rPr>
              <w:t>多久提醒一次</w:t>
            </w:r>
          </w:p>
        </w:tc>
      </w:tr>
    </w:tbl>
    <w:p w14:paraId="4EBC9E41" w14:textId="71DD9204" w:rsidR="00EF2591" w:rsidRPr="00412B93" w:rsidRDefault="00EF2591" w:rsidP="00FA7D34">
      <w:pPr>
        <w:widowControl/>
        <w:snapToGrid w:val="0"/>
        <w:rPr>
          <w:rFonts w:cs="BiauKai"/>
          <w:color w:val="000000"/>
          <w:kern w:val="0"/>
          <w:szCs w:val="28"/>
          <w14:ligatures w14:val="standardContextual"/>
        </w:rPr>
      </w:pPr>
    </w:p>
    <w:p w14:paraId="4EC6EFC1" w14:textId="52E7C45F" w:rsidR="00EC72D3" w:rsidRPr="00412B93" w:rsidRDefault="00EC72D3" w:rsidP="00FA7D34">
      <w:pPr>
        <w:pStyle w:val="afd"/>
        <w:ind w:left="280" w:right="280"/>
      </w:pPr>
      <w:bookmarkStart w:id="812" w:name="_Toc167232789"/>
      <w:r w:rsidRPr="00412B93">
        <w:rPr>
          <w:rFonts w:hint="eastAsia"/>
        </w:rPr>
        <w:t>表</w:t>
      </w:r>
      <w:r w:rsidRPr="00412B93">
        <w:t>8-2-</w:t>
      </w:r>
      <w:r w:rsidR="00A05C2D" w:rsidRPr="00412B93">
        <w:rPr>
          <w:rFonts w:hint="eastAsia"/>
        </w:rPr>
        <w:t>7</w:t>
      </w:r>
      <w:r w:rsidR="00222B29" w:rsidRPr="00412B93">
        <w:rPr>
          <w:rFonts w:hint="eastAsia"/>
        </w:rPr>
        <w:t>、</w:t>
      </w:r>
      <w:r w:rsidRPr="00412B93">
        <w:rPr>
          <w:rFonts w:hint="eastAsia"/>
        </w:rPr>
        <w:t>資料表敘述</w:t>
      </w:r>
      <w:r w:rsidRPr="00412B93">
        <w:rPr>
          <w:rFonts w:hint="eastAsia"/>
        </w:rPr>
        <w:t>T0</w:t>
      </w:r>
      <w:r w:rsidR="00A05C2D" w:rsidRPr="00412B93">
        <w:rPr>
          <w:rFonts w:hint="eastAsia"/>
        </w:rPr>
        <w:t>7</w:t>
      </w:r>
      <w:r w:rsidRPr="00412B93">
        <w:rPr>
          <w:rFonts w:hint="eastAsia"/>
        </w:rPr>
        <w:t>.</w:t>
      </w:r>
      <w:r w:rsidR="00FD0BB6" w:rsidRPr="00412B93">
        <w:rPr>
          <w:rFonts w:hint="eastAsia"/>
        </w:rPr>
        <w:t>Hos</w:t>
      </w:r>
      <w:bookmarkEnd w:id="812"/>
    </w:p>
    <w:tbl>
      <w:tblPr>
        <w:tblStyle w:val="af4"/>
        <w:tblW w:w="5000" w:type="pct"/>
        <w:tblLook w:val="04A0" w:firstRow="1" w:lastRow="0" w:firstColumn="1" w:lastColumn="0" w:noHBand="0" w:noVBand="1"/>
      </w:tblPr>
      <w:tblGrid>
        <w:gridCol w:w="1900"/>
        <w:gridCol w:w="3201"/>
        <w:gridCol w:w="1898"/>
        <w:gridCol w:w="985"/>
        <w:gridCol w:w="2210"/>
      </w:tblGrid>
      <w:tr w:rsidR="00EC72D3" w:rsidRPr="00412B93" w14:paraId="0FAFF870" w14:textId="77777777" w:rsidTr="00EC72D3">
        <w:tc>
          <w:tcPr>
            <w:tcW w:w="932" w:type="pct"/>
            <w:shd w:val="pct10" w:color="auto" w:fill="auto"/>
            <w:vAlign w:val="center"/>
          </w:tcPr>
          <w:p w14:paraId="40E89A14" w14:textId="77777777"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資料表編號</w:t>
            </w:r>
          </w:p>
        </w:tc>
        <w:tc>
          <w:tcPr>
            <w:tcW w:w="1570" w:type="pct"/>
            <w:shd w:val="clear" w:color="auto" w:fill="auto"/>
            <w:vAlign w:val="center"/>
          </w:tcPr>
          <w:p w14:paraId="366BB860" w14:textId="7E7A9385"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w:t>
            </w:r>
            <w:r w:rsidR="00A05C2D" w:rsidRPr="00412B93">
              <w:rPr>
                <w:rFonts w:cs="BiauKai" w:hint="eastAsia"/>
                <w:color w:val="000000"/>
                <w:kern w:val="0"/>
                <w:szCs w:val="28"/>
                <w14:ligatures w14:val="standardContextual"/>
              </w:rPr>
              <w:t>7</w:t>
            </w:r>
          </w:p>
        </w:tc>
        <w:tc>
          <w:tcPr>
            <w:tcW w:w="931" w:type="pct"/>
            <w:shd w:val="pct10" w:color="auto" w:fill="auto"/>
            <w:vAlign w:val="center"/>
          </w:tcPr>
          <w:p w14:paraId="5D8CFCCF" w14:textId="77777777"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資料表名稱</w:t>
            </w:r>
          </w:p>
        </w:tc>
        <w:tc>
          <w:tcPr>
            <w:tcW w:w="1567" w:type="pct"/>
            <w:gridSpan w:val="2"/>
            <w:shd w:val="clear" w:color="auto" w:fill="auto"/>
            <w:vAlign w:val="center"/>
          </w:tcPr>
          <w:p w14:paraId="04CB8B69" w14:textId="37ADFCC3" w:rsidR="00EC72D3" w:rsidRPr="00412B93" w:rsidRDefault="00EC72D3" w:rsidP="00FA7D34">
            <w:pPr>
              <w:snapToGrid w:val="0"/>
              <w:contextualSpacing/>
              <w:jc w:val="center"/>
              <w:rPr>
                <w:color w:val="000000" w:themeColor="text1"/>
                <w:szCs w:val="28"/>
              </w:rPr>
            </w:pPr>
            <w:r w:rsidRPr="00412B93">
              <w:rPr>
                <w:color w:val="000000" w:themeColor="text1"/>
                <w:szCs w:val="28"/>
              </w:rPr>
              <w:t>Hos</w:t>
            </w:r>
          </w:p>
        </w:tc>
      </w:tr>
      <w:tr w:rsidR="00F20253" w:rsidRPr="00412B93" w14:paraId="1D874E61" w14:textId="77777777" w:rsidTr="00F20253">
        <w:tc>
          <w:tcPr>
            <w:tcW w:w="932" w:type="pct"/>
            <w:shd w:val="pct10" w:color="auto" w:fill="auto"/>
            <w:vAlign w:val="center"/>
          </w:tcPr>
          <w:p w14:paraId="6CDAAA7D"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欄位名稱</w:t>
            </w:r>
          </w:p>
        </w:tc>
        <w:tc>
          <w:tcPr>
            <w:tcW w:w="1570" w:type="pct"/>
            <w:shd w:val="pct10" w:color="auto" w:fill="auto"/>
            <w:vAlign w:val="center"/>
          </w:tcPr>
          <w:p w14:paraId="68232744" w14:textId="182E8DD9" w:rsidR="00F20253" w:rsidRPr="00412B93" w:rsidRDefault="00F2025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資料型態</w:t>
            </w:r>
          </w:p>
        </w:tc>
        <w:tc>
          <w:tcPr>
            <w:tcW w:w="931" w:type="pct"/>
            <w:shd w:val="pct10" w:color="auto" w:fill="auto"/>
            <w:vAlign w:val="center"/>
          </w:tcPr>
          <w:p w14:paraId="27A64CD9"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意義</w:t>
            </w:r>
          </w:p>
        </w:tc>
        <w:tc>
          <w:tcPr>
            <w:tcW w:w="483" w:type="pct"/>
            <w:shd w:val="pct10" w:color="auto" w:fill="auto"/>
            <w:vAlign w:val="center"/>
          </w:tcPr>
          <w:p w14:paraId="31DEDEF3"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主鍵</w:t>
            </w:r>
          </w:p>
        </w:tc>
        <w:tc>
          <w:tcPr>
            <w:tcW w:w="1084" w:type="pct"/>
            <w:shd w:val="pct10" w:color="auto" w:fill="auto"/>
            <w:vAlign w:val="center"/>
          </w:tcPr>
          <w:p w14:paraId="4E1BDA02"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備註</w:t>
            </w:r>
          </w:p>
        </w:tc>
      </w:tr>
      <w:tr w:rsidR="00F20253" w:rsidRPr="00412B93" w14:paraId="322C2A21" w14:textId="77777777" w:rsidTr="00F20253">
        <w:tc>
          <w:tcPr>
            <w:tcW w:w="932" w:type="pct"/>
            <w:vAlign w:val="center"/>
          </w:tcPr>
          <w:p w14:paraId="6AD695EF" w14:textId="69155247" w:rsidR="00F20253" w:rsidRPr="00412B93" w:rsidRDefault="00F20253" w:rsidP="00FA7D34">
            <w:pPr>
              <w:snapToGrid w:val="0"/>
              <w:contextualSpacing/>
              <w:jc w:val="both"/>
              <w:rPr>
                <w:color w:val="000000" w:themeColor="text1"/>
                <w:szCs w:val="28"/>
              </w:rPr>
            </w:pPr>
            <w:proofErr w:type="spellStart"/>
            <w:r w:rsidRPr="00412B93">
              <w:rPr>
                <w:rFonts w:hint="eastAsia"/>
              </w:rPr>
              <w:t>MemoID</w:t>
            </w:r>
            <w:proofErr w:type="spellEnd"/>
          </w:p>
        </w:tc>
        <w:tc>
          <w:tcPr>
            <w:tcW w:w="1570" w:type="pct"/>
            <w:vAlign w:val="center"/>
          </w:tcPr>
          <w:p w14:paraId="31FBA2EF" w14:textId="200E2F42"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Int</w:t>
            </w:r>
          </w:p>
        </w:tc>
        <w:tc>
          <w:tcPr>
            <w:tcW w:w="931" w:type="pct"/>
            <w:vAlign w:val="center"/>
          </w:tcPr>
          <w:p w14:paraId="1DA669C4" w14:textId="54E493AC" w:rsidR="00F20253" w:rsidRPr="00412B93" w:rsidRDefault="00F20253" w:rsidP="00FA7D34">
            <w:pPr>
              <w:snapToGrid w:val="0"/>
              <w:contextualSpacing/>
              <w:jc w:val="both"/>
              <w:rPr>
                <w:color w:val="000000" w:themeColor="text1"/>
                <w:szCs w:val="28"/>
              </w:rPr>
            </w:pPr>
            <w:r w:rsidRPr="00412B93">
              <w:rPr>
                <w:rFonts w:hint="eastAsia"/>
              </w:rPr>
              <w:t>設定編號</w:t>
            </w:r>
          </w:p>
        </w:tc>
        <w:tc>
          <w:tcPr>
            <w:tcW w:w="483" w:type="pct"/>
            <w:vAlign w:val="center"/>
          </w:tcPr>
          <w:p w14:paraId="14344DDC" w14:textId="478F7BF5" w:rsidR="00F20253" w:rsidRPr="00412B93" w:rsidRDefault="00F20253" w:rsidP="00FA7D34">
            <w:pPr>
              <w:snapToGrid w:val="0"/>
              <w:contextualSpacing/>
              <w:jc w:val="center"/>
              <w:rPr>
                <w:color w:val="000000" w:themeColor="text1"/>
                <w:szCs w:val="28"/>
              </w:rPr>
            </w:pPr>
            <w:r w:rsidRPr="00412B93">
              <w:rPr>
                <w:rFonts w:hint="eastAsia"/>
              </w:rPr>
              <w:t>V</w:t>
            </w:r>
          </w:p>
        </w:tc>
        <w:tc>
          <w:tcPr>
            <w:tcW w:w="1084" w:type="pct"/>
            <w:vAlign w:val="center"/>
          </w:tcPr>
          <w:p w14:paraId="359BB99A" w14:textId="77777777" w:rsidR="00F20253" w:rsidRPr="00412B93" w:rsidRDefault="00F20253" w:rsidP="00FA7D34">
            <w:pPr>
              <w:snapToGrid w:val="0"/>
              <w:contextualSpacing/>
              <w:jc w:val="both"/>
              <w:rPr>
                <w:color w:val="000000" w:themeColor="text1"/>
                <w:szCs w:val="28"/>
              </w:rPr>
            </w:pPr>
          </w:p>
        </w:tc>
      </w:tr>
      <w:tr w:rsidR="00F20253" w:rsidRPr="00412B93" w14:paraId="67CB415B" w14:textId="77777777" w:rsidTr="00F20253">
        <w:tc>
          <w:tcPr>
            <w:tcW w:w="932" w:type="pct"/>
            <w:vAlign w:val="center"/>
          </w:tcPr>
          <w:p w14:paraId="6358FE04" w14:textId="37789080" w:rsidR="00F20253" w:rsidRPr="00412B93" w:rsidRDefault="00F20253" w:rsidP="00FA7D34">
            <w:pPr>
              <w:snapToGrid w:val="0"/>
              <w:contextualSpacing/>
              <w:jc w:val="both"/>
              <w:rPr>
                <w:color w:val="000000" w:themeColor="text1"/>
                <w:szCs w:val="28"/>
              </w:rPr>
            </w:pPr>
            <w:r w:rsidRPr="00412B93">
              <w:rPr>
                <w:rFonts w:hint="eastAsia"/>
              </w:rPr>
              <w:t>Location</w:t>
            </w:r>
          </w:p>
        </w:tc>
        <w:tc>
          <w:tcPr>
            <w:tcW w:w="1570" w:type="pct"/>
            <w:vAlign w:val="center"/>
          </w:tcPr>
          <w:p w14:paraId="2718A566" w14:textId="30C9F049" w:rsidR="00F20253" w:rsidRPr="00412B93" w:rsidRDefault="00F20253" w:rsidP="00FA7D34">
            <w:pPr>
              <w:snapToGrid w:val="0"/>
              <w:contextualSpacing/>
              <w:jc w:val="both"/>
              <w:rPr>
                <w:rFonts w:cs="BiauKai"/>
                <w:color w:val="000000"/>
                <w:kern w:val="0"/>
                <w:szCs w:val="28"/>
                <w14:ligatures w14:val="standardContextual"/>
              </w:rPr>
            </w:pPr>
            <w:proofErr w:type="gramStart"/>
            <w:r w:rsidRPr="00412B93">
              <w:rPr>
                <w:rFonts w:hint="eastAsia"/>
              </w:rPr>
              <w:t>Varchar</w:t>
            </w:r>
            <w:r w:rsidRPr="00412B93">
              <w:t>(</w:t>
            </w:r>
            <w:proofErr w:type="gramEnd"/>
            <w:r w:rsidRPr="00412B93">
              <w:t>45)</w:t>
            </w:r>
          </w:p>
        </w:tc>
        <w:tc>
          <w:tcPr>
            <w:tcW w:w="931" w:type="pct"/>
            <w:vAlign w:val="center"/>
          </w:tcPr>
          <w:p w14:paraId="778E05F4" w14:textId="29D1BC95" w:rsidR="00F20253" w:rsidRPr="00412B93" w:rsidRDefault="00F20253" w:rsidP="00FA7D34">
            <w:pPr>
              <w:snapToGrid w:val="0"/>
              <w:contextualSpacing/>
              <w:jc w:val="both"/>
              <w:rPr>
                <w:color w:val="000000" w:themeColor="text1"/>
                <w:szCs w:val="28"/>
              </w:rPr>
            </w:pPr>
            <w:r w:rsidRPr="00412B93">
              <w:rPr>
                <w:rFonts w:hint="eastAsia"/>
              </w:rPr>
              <w:t>地點</w:t>
            </w:r>
          </w:p>
        </w:tc>
        <w:tc>
          <w:tcPr>
            <w:tcW w:w="483" w:type="pct"/>
            <w:vAlign w:val="center"/>
          </w:tcPr>
          <w:p w14:paraId="1E8761EC"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4AC44D03" w14:textId="77777777" w:rsidR="00F20253" w:rsidRPr="00412B93" w:rsidRDefault="00F20253" w:rsidP="00FA7D34">
            <w:pPr>
              <w:snapToGrid w:val="0"/>
              <w:contextualSpacing/>
              <w:jc w:val="both"/>
              <w:rPr>
                <w:color w:val="000000" w:themeColor="text1"/>
                <w:szCs w:val="28"/>
              </w:rPr>
            </w:pPr>
          </w:p>
        </w:tc>
      </w:tr>
      <w:tr w:rsidR="00F20253" w:rsidRPr="00412B93" w14:paraId="4DC177E6" w14:textId="77777777" w:rsidTr="00F20253">
        <w:tc>
          <w:tcPr>
            <w:tcW w:w="932" w:type="pct"/>
            <w:vAlign w:val="center"/>
          </w:tcPr>
          <w:p w14:paraId="7B973505" w14:textId="200BFD2F" w:rsidR="00F20253" w:rsidRPr="00412B93" w:rsidRDefault="00F20253" w:rsidP="00FA7D34">
            <w:pPr>
              <w:snapToGrid w:val="0"/>
              <w:contextualSpacing/>
              <w:jc w:val="both"/>
              <w:rPr>
                <w:color w:val="000000" w:themeColor="text1"/>
                <w:szCs w:val="28"/>
              </w:rPr>
            </w:pPr>
            <w:r w:rsidRPr="00412B93">
              <w:rPr>
                <w:rFonts w:hint="eastAsia"/>
              </w:rPr>
              <w:t>Doctor</w:t>
            </w:r>
          </w:p>
        </w:tc>
        <w:tc>
          <w:tcPr>
            <w:tcW w:w="1570" w:type="pct"/>
            <w:vAlign w:val="center"/>
          </w:tcPr>
          <w:p w14:paraId="2DC26CE2" w14:textId="55D5AE98" w:rsidR="00F20253" w:rsidRPr="00412B93" w:rsidRDefault="00F20253" w:rsidP="00FA7D34">
            <w:pPr>
              <w:snapToGrid w:val="0"/>
              <w:contextualSpacing/>
              <w:jc w:val="both"/>
              <w:rPr>
                <w:rFonts w:cs="BiauKai"/>
                <w:color w:val="000000"/>
                <w:kern w:val="0"/>
                <w:szCs w:val="28"/>
                <w14:ligatures w14:val="standardContextual"/>
              </w:rPr>
            </w:pPr>
            <w:proofErr w:type="gramStart"/>
            <w:r w:rsidRPr="00412B93">
              <w:rPr>
                <w:rFonts w:hint="eastAsia"/>
              </w:rPr>
              <w:t>Varchar</w:t>
            </w:r>
            <w:r w:rsidRPr="00412B93">
              <w:t>(</w:t>
            </w:r>
            <w:proofErr w:type="gramEnd"/>
            <w:r w:rsidRPr="00412B93">
              <w:t>20)</w:t>
            </w:r>
          </w:p>
        </w:tc>
        <w:tc>
          <w:tcPr>
            <w:tcW w:w="931" w:type="pct"/>
            <w:vAlign w:val="center"/>
          </w:tcPr>
          <w:p w14:paraId="16D7D692" w14:textId="2D7563F2"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醫生名</w:t>
            </w:r>
          </w:p>
        </w:tc>
        <w:tc>
          <w:tcPr>
            <w:tcW w:w="483" w:type="pct"/>
            <w:vAlign w:val="center"/>
          </w:tcPr>
          <w:p w14:paraId="714F68EA"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0E78DCF6" w14:textId="5C8FA39A" w:rsidR="00F20253" w:rsidRPr="00412B93" w:rsidRDefault="00F20253" w:rsidP="00FA7D34">
            <w:pPr>
              <w:snapToGrid w:val="0"/>
              <w:contextualSpacing/>
              <w:jc w:val="both"/>
              <w:rPr>
                <w:color w:val="000000" w:themeColor="text1"/>
                <w:szCs w:val="28"/>
              </w:rPr>
            </w:pPr>
          </w:p>
        </w:tc>
      </w:tr>
      <w:tr w:rsidR="00F20253" w:rsidRPr="00412B93" w14:paraId="43038DA4" w14:textId="77777777" w:rsidTr="00F20253">
        <w:tc>
          <w:tcPr>
            <w:tcW w:w="932" w:type="pct"/>
            <w:vAlign w:val="center"/>
          </w:tcPr>
          <w:p w14:paraId="37311FD1" w14:textId="087CF859" w:rsidR="00F20253" w:rsidRPr="00412B93" w:rsidRDefault="00F20253" w:rsidP="00FA7D34">
            <w:pPr>
              <w:snapToGrid w:val="0"/>
              <w:contextualSpacing/>
              <w:jc w:val="both"/>
            </w:pPr>
            <w:r w:rsidRPr="00412B93">
              <w:rPr>
                <w:rFonts w:hint="eastAsia"/>
              </w:rPr>
              <w:t>Clinic</w:t>
            </w:r>
          </w:p>
        </w:tc>
        <w:tc>
          <w:tcPr>
            <w:tcW w:w="1570" w:type="pct"/>
            <w:vAlign w:val="center"/>
          </w:tcPr>
          <w:p w14:paraId="42AA6B46" w14:textId="625DC01F" w:rsidR="00F20253" w:rsidRPr="00412B93" w:rsidRDefault="00F20253" w:rsidP="00FA7D34">
            <w:pPr>
              <w:snapToGrid w:val="0"/>
              <w:contextualSpacing/>
              <w:jc w:val="both"/>
            </w:pPr>
            <w:proofErr w:type="gramStart"/>
            <w:r w:rsidRPr="00412B93">
              <w:rPr>
                <w:rFonts w:hint="eastAsia"/>
              </w:rPr>
              <w:t>Varchar</w:t>
            </w:r>
            <w:r w:rsidRPr="00412B93">
              <w:t>(</w:t>
            </w:r>
            <w:proofErr w:type="gramEnd"/>
            <w:r w:rsidRPr="00412B93">
              <w:t>20)</w:t>
            </w:r>
          </w:p>
        </w:tc>
        <w:tc>
          <w:tcPr>
            <w:tcW w:w="931" w:type="pct"/>
            <w:vAlign w:val="center"/>
          </w:tcPr>
          <w:p w14:paraId="1EE2287C" w14:textId="3C172EED" w:rsidR="00F20253" w:rsidRPr="00412B93" w:rsidRDefault="00F20253" w:rsidP="00FA7D34">
            <w:pPr>
              <w:snapToGrid w:val="0"/>
              <w:contextualSpacing/>
              <w:jc w:val="both"/>
            </w:pPr>
            <w:r w:rsidRPr="00412B93">
              <w:rPr>
                <w:rFonts w:hint="eastAsia"/>
              </w:rPr>
              <w:t>門診</w:t>
            </w:r>
          </w:p>
        </w:tc>
        <w:tc>
          <w:tcPr>
            <w:tcW w:w="483" w:type="pct"/>
            <w:vAlign w:val="center"/>
          </w:tcPr>
          <w:p w14:paraId="6537DE88"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2B60FE2B" w14:textId="77777777" w:rsidR="00F20253" w:rsidRPr="00412B93" w:rsidRDefault="00F20253" w:rsidP="00FA7D34">
            <w:pPr>
              <w:snapToGrid w:val="0"/>
              <w:contextualSpacing/>
              <w:jc w:val="both"/>
            </w:pPr>
          </w:p>
        </w:tc>
      </w:tr>
      <w:tr w:rsidR="00F20253" w:rsidRPr="00412B93" w14:paraId="3092D1B1" w14:textId="77777777" w:rsidTr="00F20253">
        <w:tc>
          <w:tcPr>
            <w:tcW w:w="932" w:type="pct"/>
            <w:vAlign w:val="center"/>
          </w:tcPr>
          <w:p w14:paraId="7A5D9422" w14:textId="60701FD9" w:rsidR="00F20253" w:rsidRPr="00412B93" w:rsidRDefault="00F20253" w:rsidP="00FA7D34">
            <w:pPr>
              <w:snapToGrid w:val="0"/>
              <w:contextualSpacing/>
              <w:jc w:val="both"/>
            </w:pPr>
            <w:r w:rsidRPr="00412B93">
              <w:rPr>
                <w:rFonts w:hint="eastAsia"/>
              </w:rPr>
              <w:t>Num</w:t>
            </w:r>
          </w:p>
        </w:tc>
        <w:tc>
          <w:tcPr>
            <w:tcW w:w="1570" w:type="pct"/>
            <w:vAlign w:val="center"/>
          </w:tcPr>
          <w:p w14:paraId="32F148B7" w14:textId="05FC0486" w:rsidR="00F20253" w:rsidRPr="00412B93" w:rsidRDefault="00F20253" w:rsidP="00FA7D34">
            <w:pPr>
              <w:snapToGrid w:val="0"/>
              <w:contextualSpacing/>
              <w:jc w:val="both"/>
            </w:pPr>
            <w:r w:rsidRPr="00412B93">
              <w:rPr>
                <w:rFonts w:hint="eastAsia"/>
              </w:rPr>
              <w:t>Int</w:t>
            </w:r>
          </w:p>
        </w:tc>
        <w:tc>
          <w:tcPr>
            <w:tcW w:w="931" w:type="pct"/>
            <w:vAlign w:val="center"/>
          </w:tcPr>
          <w:p w14:paraId="6D7F6207" w14:textId="5A5828ED" w:rsidR="00F20253" w:rsidRPr="00412B93" w:rsidRDefault="00F20253" w:rsidP="00FA7D34">
            <w:pPr>
              <w:snapToGrid w:val="0"/>
              <w:contextualSpacing/>
              <w:jc w:val="both"/>
            </w:pPr>
            <w:r w:rsidRPr="00412B93">
              <w:rPr>
                <w:rFonts w:hint="eastAsia"/>
              </w:rPr>
              <w:t>號碼</w:t>
            </w:r>
          </w:p>
        </w:tc>
        <w:tc>
          <w:tcPr>
            <w:tcW w:w="483" w:type="pct"/>
            <w:vAlign w:val="center"/>
          </w:tcPr>
          <w:p w14:paraId="4AE0A6AC"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2766DF57" w14:textId="77777777" w:rsidR="00F20253" w:rsidRPr="00412B93" w:rsidRDefault="00F20253" w:rsidP="00FA7D34">
            <w:pPr>
              <w:snapToGrid w:val="0"/>
              <w:contextualSpacing/>
              <w:jc w:val="both"/>
            </w:pPr>
          </w:p>
        </w:tc>
      </w:tr>
    </w:tbl>
    <w:p w14:paraId="6BAC19F1" w14:textId="1B22151C" w:rsidR="00F43088" w:rsidRDefault="00F43088">
      <w:pPr>
        <w:widowControl/>
        <w:spacing w:after="160" w:line="278" w:lineRule="auto"/>
        <w:rPr>
          <w:rFonts w:cs="BiauKai"/>
          <w:color w:val="000000"/>
          <w:kern w:val="0"/>
          <w:szCs w:val="28"/>
          <w14:ligatures w14:val="standardContextual"/>
        </w:rPr>
      </w:pPr>
    </w:p>
    <w:p w14:paraId="3FC161DE" w14:textId="1B1E122D" w:rsidR="00EC72D3" w:rsidRPr="00412B93" w:rsidRDefault="00EC72D3" w:rsidP="00FA7D34">
      <w:pPr>
        <w:pStyle w:val="afd"/>
        <w:ind w:left="280" w:right="280"/>
      </w:pPr>
      <w:bookmarkStart w:id="813" w:name="_Toc167232790"/>
      <w:r w:rsidRPr="00412B93">
        <w:rPr>
          <w:rFonts w:hint="eastAsia"/>
        </w:rPr>
        <w:t>表</w:t>
      </w:r>
      <w:r w:rsidRPr="00412B93">
        <w:t>8-2-</w:t>
      </w:r>
      <w:r w:rsidR="00A05C2D" w:rsidRPr="00412B93">
        <w:rPr>
          <w:rFonts w:hint="eastAsia"/>
        </w:rPr>
        <w:t>8</w:t>
      </w:r>
      <w:r w:rsidR="00222B29" w:rsidRPr="00412B93">
        <w:rPr>
          <w:rFonts w:hint="eastAsia"/>
        </w:rPr>
        <w:t>、</w:t>
      </w:r>
      <w:r w:rsidRPr="00412B93">
        <w:rPr>
          <w:rFonts w:hint="eastAsia"/>
        </w:rPr>
        <w:t>資料表敘述</w:t>
      </w:r>
      <w:r w:rsidRPr="00412B93">
        <w:rPr>
          <w:rFonts w:hint="eastAsia"/>
        </w:rPr>
        <w:t>T0</w:t>
      </w:r>
      <w:r w:rsidR="00A05C2D" w:rsidRPr="00412B93">
        <w:rPr>
          <w:rFonts w:hint="eastAsia"/>
        </w:rPr>
        <w:t>8</w:t>
      </w:r>
      <w:r w:rsidRPr="00412B93">
        <w:rPr>
          <w:rFonts w:hint="eastAsia"/>
        </w:rPr>
        <w:t>.</w:t>
      </w:r>
      <w:r w:rsidR="00FD0BB6" w:rsidRPr="00412B93">
        <w:rPr>
          <w:rFonts w:hint="eastAsia"/>
        </w:rPr>
        <w:t>Event</w:t>
      </w:r>
      <w:bookmarkEnd w:id="813"/>
    </w:p>
    <w:tbl>
      <w:tblPr>
        <w:tblStyle w:val="af4"/>
        <w:tblW w:w="5000" w:type="pct"/>
        <w:tblLook w:val="04A0" w:firstRow="1" w:lastRow="0" w:firstColumn="1" w:lastColumn="0" w:noHBand="0" w:noVBand="1"/>
      </w:tblPr>
      <w:tblGrid>
        <w:gridCol w:w="1900"/>
        <w:gridCol w:w="3201"/>
        <w:gridCol w:w="1898"/>
        <w:gridCol w:w="985"/>
        <w:gridCol w:w="2210"/>
      </w:tblGrid>
      <w:tr w:rsidR="00EC72D3" w:rsidRPr="00412B93" w14:paraId="79631FE7" w14:textId="77777777" w:rsidTr="00A172EB">
        <w:tc>
          <w:tcPr>
            <w:tcW w:w="932" w:type="pct"/>
            <w:shd w:val="pct10" w:color="auto" w:fill="auto"/>
            <w:vAlign w:val="center"/>
          </w:tcPr>
          <w:p w14:paraId="78D44707" w14:textId="77777777"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資料表編號</w:t>
            </w:r>
          </w:p>
        </w:tc>
        <w:tc>
          <w:tcPr>
            <w:tcW w:w="1570" w:type="pct"/>
            <w:shd w:val="clear" w:color="auto" w:fill="auto"/>
            <w:vAlign w:val="center"/>
          </w:tcPr>
          <w:p w14:paraId="02B5DF64" w14:textId="5E040280"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w:t>
            </w:r>
            <w:r w:rsidR="00A05C2D" w:rsidRPr="00412B93">
              <w:rPr>
                <w:rFonts w:cs="BiauKai" w:hint="eastAsia"/>
                <w:color w:val="000000"/>
                <w:kern w:val="0"/>
                <w:szCs w:val="28"/>
                <w14:ligatures w14:val="standardContextual"/>
              </w:rPr>
              <w:t>8</w:t>
            </w:r>
          </w:p>
        </w:tc>
        <w:tc>
          <w:tcPr>
            <w:tcW w:w="931" w:type="pct"/>
            <w:shd w:val="pct10" w:color="auto" w:fill="auto"/>
            <w:vAlign w:val="center"/>
          </w:tcPr>
          <w:p w14:paraId="1647BEF2" w14:textId="77777777"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資料表名稱</w:t>
            </w:r>
          </w:p>
        </w:tc>
        <w:tc>
          <w:tcPr>
            <w:tcW w:w="1567" w:type="pct"/>
            <w:gridSpan w:val="2"/>
            <w:shd w:val="clear" w:color="auto" w:fill="auto"/>
            <w:vAlign w:val="center"/>
          </w:tcPr>
          <w:p w14:paraId="5975058F" w14:textId="02FA77C9" w:rsidR="00EC72D3" w:rsidRPr="00412B93" w:rsidRDefault="00EC72D3" w:rsidP="00FA7D34">
            <w:pPr>
              <w:snapToGrid w:val="0"/>
              <w:contextualSpacing/>
              <w:jc w:val="center"/>
              <w:rPr>
                <w:color w:val="000000" w:themeColor="text1"/>
                <w:szCs w:val="28"/>
              </w:rPr>
            </w:pPr>
            <w:r w:rsidRPr="00412B93">
              <w:rPr>
                <w:rFonts w:hint="eastAsia"/>
                <w:color w:val="000000" w:themeColor="text1"/>
                <w:szCs w:val="28"/>
              </w:rPr>
              <w:t>Event</w:t>
            </w:r>
          </w:p>
        </w:tc>
      </w:tr>
      <w:tr w:rsidR="00F20253" w:rsidRPr="00412B93" w14:paraId="4C92B1E4" w14:textId="77777777" w:rsidTr="00F20253">
        <w:tc>
          <w:tcPr>
            <w:tcW w:w="932" w:type="pct"/>
            <w:shd w:val="pct10" w:color="auto" w:fill="auto"/>
            <w:vAlign w:val="center"/>
          </w:tcPr>
          <w:p w14:paraId="6ACBE2C4"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欄位名稱</w:t>
            </w:r>
          </w:p>
        </w:tc>
        <w:tc>
          <w:tcPr>
            <w:tcW w:w="1570" w:type="pct"/>
            <w:shd w:val="pct10" w:color="auto" w:fill="auto"/>
            <w:vAlign w:val="center"/>
          </w:tcPr>
          <w:p w14:paraId="404D2AC1" w14:textId="6255D204" w:rsidR="00F20253" w:rsidRPr="00412B93" w:rsidRDefault="00F2025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資料型態</w:t>
            </w:r>
          </w:p>
        </w:tc>
        <w:tc>
          <w:tcPr>
            <w:tcW w:w="931" w:type="pct"/>
            <w:shd w:val="pct10" w:color="auto" w:fill="auto"/>
            <w:vAlign w:val="center"/>
          </w:tcPr>
          <w:p w14:paraId="6B6E076D"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意義</w:t>
            </w:r>
          </w:p>
        </w:tc>
        <w:tc>
          <w:tcPr>
            <w:tcW w:w="483" w:type="pct"/>
            <w:shd w:val="pct10" w:color="auto" w:fill="auto"/>
            <w:vAlign w:val="center"/>
          </w:tcPr>
          <w:p w14:paraId="771FCE37"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主鍵</w:t>
            </w:r>
          </w:p>
        </w:tc>
        <w:tc>
          <w:tcPr>
            <w:tcW w:w="1084" w:type="pct"/>
            <w:shd w:val="pct10" w:color="auto" w:fill="auto"/>
            <w:vAlign w:val="center"/>
          </w:tcPr>
          <w:p w14:paraId="1A370A4B"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備註</w:t>
            </w:r>
          </w:p>
        </w:tc>
      </w:tr>
      <w:tr w:rsidR="00F20253" w:rsidRPr="00412B93" w14:paraId="543C0D55" w14:textId="77777777" w:rsidTr="00F20253">
        <w:tc>
          <w:tcPr>
            <w:tcW w:w="932" w:type="pct"/>
            <w:vAlign w:val="center"/>
          </w:tcPr>
          <w:p w14:paraId="32BF5F15" w14:textId="099F342F" w:rsidR="00F20253" w:rsidRPr="00412B93" w:rsidRDefault="00F20253" w:rsidP="00FA7D34">
            <w:pPr>
              <w:snapToGrid w:val="0"/>
              <w:contextualSpacing/>
              <w:jc w:val="both"/>
              <w:rPr>
                <w:color w:val="000000" w:themeColor="text1"/>
                <w:szCs w:val="28"/>
              </w:rPr>
            </w:pPr>
            <w:proofErr w:type="spellStart"/>
            <w:r w:rsidRPr="00412B93">
              <w:rPr>
                <w:rFonts w:hint="eastAsia"/>
              </w:rPr>
              <w:t>MemoID</w:t>
            </w:r>
            <w:proofErr w:type="spellEnd"/>
          </w:p>
        </w:tc>
        <w:tc>
          <w:tcPr>
            <w:tcW w:w="1570" w:type="pct"/>
            <w:vAlign w:val="center"/>
          </w:tcPr>
          <w:p w14:paraId="4E27F590" w14:textId="684C1A7F"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Int</w:t>
            </w:r>
          </w:p>
        </w:tc>
        <w:tc>
          <w:tcPr>
            <w:tcW w:w="931" w:type="pct"/>
            <w:vAlign w:val="center"/>
          </w:tcPr>
          <w:p w14:paraId="6E04803C" w14:textId="01A6C9ED" w:rsidR="00F20253" w:rsidRPr="00412B93" w:rsidRDefault="00F20253" w:rsidP="00FA7D34">
            <w:pPr>
              <w:snapToGrid w:val="0"/>
              <w:contextualSpacing/>
              <w:jc w:val="both"/>
              <w:rPr>
                <w:color w:val="000000" w:themeColor="text1"/>
                <w:szCs w:val="28"/>
              </w:rPr>
            </w:pPr>
            <w:r w:rsidRPr="00412B93">
              <w:rPr>
                <w:rFonts w:hint="eastAsia"/>
              </w:rPr>
              <w:t>設定編號</w:t>
            </w:r>
          </w:p>
        </w:tc>
        <w:tc>
          <w:tcPr>
            <w:tcW w:w="483" w:type="pct"/>
            <w:vAlign w:val="center"/>
          </w:tcPr>
          <w:p w14:paraId="3DB85F5B" w14:textId="0818915D" w:rsidR="00F20253" w:rsidRPr="00412B93" w:rsidRDefault="00F20253" w:rsidP="00FA7D34">
            <w:pPr>
              <w:snapToGrid w:val="0"/>
              <w:contextualSpacing/>
              <w:jc w:val="center"/>
              <w:rPr>
                <w:color w:val="000000" w:themeColor="text1"/>
                <w:szCs w:val="28"/>
              </w:rPr>
            </w:pPr>
            <w:r w:rsidRPr="00412B93">
              <w:rPr>
                <w:rFonts w:hint="eastAsia"/>
              </w:rPr>
              <w:t>V</w:t>
            </w:r>
          </w:p>
        </w:tc>
        <w:tc>
          <w:tcPr>
            <w:tcW w:w="1084" w:type="pct"/>
            <w:vAlign w:val="center"/>
          </w:tcPr>
          <w:p w14:paraId="652EECB7" w14:textId="77777777" w:rsidR="00F20253" w:rsidRPr="00412B93" w:rsidRDefault="00F20253" w:rsidP="00FA7D34">
            <w:pPr>
              <w:snapToGrid w:val="0"/>
              <w:contextualSpacing/>
              <w:jc w:val="both"/>
              <w:rPr>
                <w:color w:val="000000" w:themeColor="text1"/>
                <w:szCs w:val="28"/>
              </w:rPr>
            </w:pPr>
          </w:p>
        </w:tc>
      </w:tr>
      <w:tr w:rsidR="00F20253" w:rsidRPr="00412B93" w14:paraId="2FE607C6" w14:textId="77777777" w:rsidTr="00F20253">
        <w:tc>
          <w:tcPr>
            <w:tcW w:w="932" w:type="pct"/>
            <w:vAlign w:val="center"/>
          </w:tcPr>
          <w:p w14:paraId="1ED86274" w14:textId="18270B2A" w:rsidR="00F20253" w:rsidRPr="00412B93" w:rsidRDefault="00F20253" w:rsidP="00FA7D34">
            <w:pPr>
              <w:snapToGrid w:val="0"/>
              <w:contextualSpacing/>
              <w:jc w:val="both"/>
              <w:rPr>
                <w:color w:val="000000" w:themeColor="text1"/>
                <w:szCs w:val="28"/>
              </w:rPr>
            </w:pPr>
            <w:r w:rsidRPr="00412B93">
              <w:rPr>
                <w:rFonts w:hint="eastAsia"/>
              </w:rPr>
              <w:t>Location</w:t>
            </w:r>
          </w:p>
        </w:tc>
        <w:tc>
          <w:tcPr>
            <w:tcW w:w="1570" w:type="pct"/>
            <w:vAlign w:val="center"/>
          </w:tcPr>
          <w:p w14:paraId="03916503" w14:textId="7D5A87F6" w:rsidR="00F20253" w:rsidRPr="00412B93" w:rsidRDefault="00F20253" w:rsidP="00FA7D34">
            <w:pPr>
              <w:snapToGrid w:val="0"/>
              <w:contextualSpacing/>
              <w:jc w:val="both"/>
              <w:rPr>
                <w:rFonts w:cs="BiauKai"/>
                <w:color w:val="000000"/>
                <w:kern w:val="0"/>
                <w:szCs w:val="28"/>
                <w14:ligatures w14:val="standardContextual"/>
              </w:rPr>
            </w:pPr>
            <w:proofErr w:type="gramStart"/>
            <w:r w:rsidRPr="00412B93">
              <w:rPr>
                <w:rFonts w:hint="eastAsia"/>
              </w:rPr>
              <w:t>Varchar</w:t>
            </w:r>
            <w:r w:rsidRPr="00412B93">
              <w:t>(</w:t>
            </w:r>
            <w:proofErr w:type="gramEnd"/>
            <w:r w:rsidRPr="00412B93">
              <w:t>45)</w:t>
            </w:r>
          </w:p>
        </w:tc>
        <w:tc>
          <w:tcPr>
            <w:tcW w:w="931" w:type="pct"/>
            <w:vAlign w:val="center"/>
          </w:tcPr>
          <w:p w14:paraId="7BDCDCF5" w14:textId="5C5A025E" w:rsidR="00F20253" w:rsidRPr="00412B93" w:rsidRDefault="00F20253" w:rsidP="00FA7D34">
            <w:pPr>
              <w:snapToGrid w:val="0"/>
              <w:contextualSpacing/>
              <w:jc w:val="both"/>
              <w:rPr>
                <w:color w:val="000000" w:themeColor="text1"/>
                <w:szCs w:val="28"/>
              </w:rPr>
            </w:pPr>
            <w:r w:rsidRPr="00412B93">
              <w:rPr>
                <w:rFonts w:hint="eastAsia"/>
              </w:rPr>
              <w:t>地點</w:t>
            </w:r>
          </w:p>
        </w:tc>
        <w:tc>
          <w:tcPr>
            <w:tcW w:w="483" w:type="pct"/>
            <w:vAlign w:val="center"/>
          </w:tcPr>
          <w:p w14:paraId="63159E09"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4F5CA300" w14:textId="77777777" w:rsidR="00F20253" w:rsidRPr="00412B93" w:rsidRDefault="00F20253" w:rsidP="00FA7D34">
            <w:pPr>
              <w:snapToGrid w:val="0"/>
              <w:contextualSpacing/>
              <w:jc w:val="both"/>
              <w:rPr>
                <w:color w:val="000000" w:themeColor="text1"/>
                <w:szCs w:val="28"/>
              </w:rPr>
            </w:pPr>
          </w:p>
        </w:tc>
      </w:tr>
    </w:tbl>
    <w:p w14:paraId="6E154FEE" w14:textId="77777777" w:rsidR="00DB0C8E" w:rsidRPr="00412B93" w:rsidRDefault="00DB0C8E" w:rsidP="00FA7D34">
      <w:pPr>
        <w:snapToGrid w:val="0"/>
        <w:contextualSpacing/>
        <w:jc w:val="both"/>
        <w:rPr>
          <w:color w:val="000000" w:themeColor="text1"/>
          <w:szCs w:val="28"/>
        </w:rPr>
      </w:pPr>
    </w:p>
    <w:sectPr w:rsidR="00DB0C8E" w:rsidRPr="00412B93" w:rsidSect="000701DC">
      <w:footerReference w:type="default" r:id="rId28"/>
      <w:footerReference w:type="first" r:id="rId29"/>
      <w:pgSz w:w="11906" w:h="16838"/>
      <w:pgMar w:top="851" w:right="851" w:bottom="851" w:left="851" w:header="567" w:footer="567" w:gutter="0"/>
      <w:pgNumType w:start="1"/>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4E46BA" w14:textId="77777777" w:rsidR="00110DF4" w:rsidRDefault="00110DF4" w:rsidP="001C2D79">
      <w:r>
        <w:separator/>
      </w:r>
    </w:p>
    <w:p w14:paraId="20FC2816" w14:textId="77777777" w:rsidR="00110DF4" w:rsidRDefault="00110DF4"/>
  </w:endnote>
  <w:endnote w:type="continuationSeparator" w:id="0">
    <w:p w14:paraId="39B8BC55" w14:textId="77777777" w:rsidR="00110DF4" w:rsidRDefault="00110DF4" w:rsidP="001C2D79">
      <w:r>
        <w:continuationSeparator/>
      </w:r>
    </w:p>
    <w:p w14:paraId="7F1DDA79" w14:textId="77777777" w:rsidR="00110DF4" w:rsidRDefault="00110DF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Aptos">
    <w:altName w:val="Calibri"/>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Display">
    <w:altName w:val="Calibri"/>
    <w:charset w:val="00"/>
    <w:family w:val="swiss"/>
    <w:pitch w:val="variable"/>
    <w:sig w:usb0="20000287" w:usb1="00000003" w:usb2="00000000" w:usb3="00000000" w:csb0="0000019F" w:csb1="00000000"/>
  </w:font>
  <w:font w:name="BiauKai">
    <w:altName w:val="微軟正黑體"/>
    <w:charset w:val="88"/>
    <w:family w:val="script"/>
    <w:pitch w:val="variable"/>
    <w:sig w:usb0="800002E3" w:usb1="38CFFD7A" w:usb2="00000016" w:usb3="00000000" w:csb0="0010000D"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92320" w14:textId="704B6D3C" w:rsidR="00E530BE" w:rsidRDefault="00C90115" w:rsidP="00543A58">
    <w:pPr>
      <w:pStyle w:val="af1"/>
    </w:pPr>
    <w:r>
      <w:ptab w:relativeTo="margin" w:alignment="center"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D876A8" w14:textId="595E70CC" w:rsidR="0036125B" w:rsidRPr="0036125B" w:rsidRDefault="0036125B" w:rsidP="00543A58">
    <w:pPr>
      <w:pStyle w:val="af1"/>
      <w:rPr>
        <w:sz w:val="24"/>
        <w:szCs w:val="24"/>
      </w:rPr>
    </w:pPr>
    <w:r>
      <w:ptab w:relativeTo="margin" w:alignment="center" w:leader="none"/>
    </w:r>
    <w:r w:rsidRPr="0036125B">
      <w:rPr>
        <w:sz w:val="24"/>
        <w:szCs w:val="24"/>
      </w:rPr>
      <w:fldChar w:fldCharType="begin"/>
    </w:r>
    <w:r w:rsidRPr="0036125B">
      <w:rPr>
        <w:sz w:val="24"/>
        <w:szCs w:val="24"/>
      </w:rPr>
      <w:instrText>PAGE  \* ROMAN  \* MERGEFORMAT</w:instrText>
    </w:r>
    <w:r w:rsidRPr="0036125B">
      <w:rPr>
        <w:sz w:val="24"/>
        <w:szCs w:val="24"/>
      </w:rPr>
      <w:fldChar w:fldCharType="separate"/>
    </w:r>
    <w:r w:rsidRPr="0036125B">
      <w:rPr>
        <w:sz w:val="24"/>
        <w:szCs w:val="24"/>
        <w:lang w:val="zh-TW"/>
      </w:rPr>
      <w:t>I</w:t>
    </w:r>
    <w:r w:rsidRPr="0036125B">
      <w:rPr>
        <w:sz w:val="24"/>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F476F" w14:textId="31001312" w:rsidR="00F07E24" w:rsidRPr="00F07E24" w:rsidRDefault="00110DF4">
    <w:pPr>
      <w:pStyle w:val="af1"/>
      <w:jc w:val="center"/>
      <w:rPr>
        <w:sz w:val="24"/>
        <w:szCs w:val="24"/>
      </w:rPr>
    </w:pPr>
    <w:sdt>
      <w:sdtPr>
        <w:id w:val="1552193350"/>
        <w:docPartObj>
          <w:docPartGallery w:val="Page Numbers (Bottom of Page)"/>
          <w:docPartUnique/>
        </w:docPartObj>
      </w:sdtPr>
      <w:sdtEndPr>
        <w:rPr>
          <w:sz w:val="24"/>
          <w:szCs w:val="24"/>
        </w:rPr>
      </w:sdtEndPr>
      <w:sdtContent>
        <w:r w:rsidR="00F07E24" w:rsidRPr="00F07E24">
          <w:rPr>
            <w:rFonts w:hint="eastAsia"/>
            <w:sz w:val="24"/>
            <w:szCs w:val="24"/>
          </w:rPr>
          <w:t>第</w:t>
        </w:r>
        <w:r w:rsidR="00F07E24" w:rsidRPr="00F07E24">
          <w:rPr>
            <w:sz w:val="24"/>
            <w:szCs w:val="24"/>
          </w:rPr>
          <w:fldChar w:fldCharType="begin"/>
        </w:r>
        <w:r w:rsidR="00F07E24" w:rsidRPr="00F07E24">
          <w:rPr>
            <w:sz w:val="24"/>
            <w:szCs w:val="24"/>
          </w:rPr>
          <w:instrText>PAGE   \* MERGEFORMAT</w:instrText>
        </w:r>
        <w:r w:rsidR="00F07E24" w:rsidRPr="00F07E24">
          <w:rPr>
            <w:sz w:val="24"/>
            <w:szCs w:val="24"/>
          </w:rPr>
          <w:fldChar w:fldCharType="separate"/>
        </w:r>
        <w:r w:rsidR="00F07E24" w:rsidRPr="00F07E24">
          <w:rPr>
            <w:sz w:val="24"/>
            <w:szCs w:val="24"/>
            <w:lang w:val="zh-TW"/>
          </w:rPr>
          <w:t>2</w:t>
        </w:r>
        <w:r w:rsidR="00F07E24" w:rsidRPr="00F07E24">
          <w:rPr>
            <w:sz w:val="24"/>
            <w:szCs w:val="24"/>
          </w:rPr>
          <w:fldChar w:fldCharType="end"/>
        </w:r>
      </w:sdtContent>
    </w:sdt>
    <w:r w:rsidR="00F07E24">
      <w:rPr>
        <w:rFonts w:hint="eastAsia"/>
        <w:sz w:val="24"/>
        <w:szCs w:val="24"/>
      </w:rPr>
      <w:t>頁</w:t>
    </w:r>
  </w:p>
  <w:p w14:paraId="0AB45F4B" w14:textId="77777777" w:rsidR="00F07E24" w:rsidRDefault="00F07E24">
    <w:pPr>
      <w:pStyle w:val="af1"/>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559FFA" w14:textId="61AE5F00" w:rsidR="00F07E24" w:rsidRDefault="00F07E24" w:rsidP="00543A58">
    <w:pPr>
      <w:pStyle w:val="af1"/>
    </w:pPr>
    <w:r>
      <w:ptab w:relativeTo="margin" w:alignment="center" w:leader="none"/>
    </w:r>
    <w:r w:rsidR="00543A58">
      <w:t xml:space="preserve"> </w:t>
    </w:r>
    <w:r w:rsidR="00543A58" w:rsidRPr="00F07E24">
      <w:rPr>
        <w:rFonts w:hint="eastAsia"/>
        <w:sz w:val="24"/>
        <w:szCs w:val="24"/>
      </w:rPr>
      <w:t>第</w:t>
    </w:r>
    <w:r w:rsidR="00543A58">
      <w:rPr>
        <w:rFonts w:hint="eastAsia"/>
        <w:sz w:val="24"/>
        <w:szCs w:val="24"/>
      </w:rPr>
      <w:t xml:space="preserve"> </w:t>
    </w:r>
    <w:r w:rsidR="00543A58" w:rsidRPr="00F07E24">
      <w:rPr>
        <w:sz w:val="24"/>
        <w:szCs w:val="24"/>
      </w:rPr>
      <w:fldChar w:fldCharType="begin"/>
    </w:r>
    <w:r w:rsidR="00543A58" w:rsidRPr="00F07E24">
      <w:rPr>
        <w:sz w:val="24"/>
        <w:szCs w:val="24"/>
      </w:rPr>
      <w:instrText>PAGE   \* MERGEFORMAT</w:instrText>
    </w:r>
    <w:r w:rsidR="00543A58" w:rsidRPr="00F07E24">
      <w:rPr>
        <w:sz w:val="24"/>
        <w:szCs w:val="24"/>
      </w:rPr>
      <w:fldChar w:fldCharType="separate"/>
    </w:r>
    <w:r w:rsidR="00543A58">
      <w:t>13</w:t>
    </w:r>
    <w:r w:rsidR="00543A58" w:rsidRPr="00F07E24">
      <w:rPr>
        <w:sz w:val="24"/>
        <w:szCs w:val="24"/>
      </w:rPr>
      <w:fldChar w:fldCharType="end"/>
    </w:r>
    <w:r w:rsidR="00543A58">
      <w:rPr>
        <w:rFonts w:hint="eastAsia"/>
        <w:sz w:val="24"/>
        <w:szCs w:val="24"/>
      </w:rPr>
      <w:t xml:space="preserve"> </w:t>
    </w:r>
    <w:r w:rsidR="00543A58">
      <w:rPr>
        <w:rFonts w:hint="eastAsia"/>
        <w:sz w:val="24"/>
        <w:szCs w:val="24"/>
      </w:rPr>
      <w:t>頁</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5545C" w14:textId="77777777" w:rsidR="00F07E24" w:rsidRPr="00F07E24" w:rsidRDefault="00110DF4">
    <w:pPr>
      <w:pStyle w:val="af1"/>
      <w:jc w:val="center"/>
      <w:rPr>
        <w:sz w:val="24"/>
        <w:szCs w:val="24"/>
      </w:rPr>
    </w:pPr>
    <w:sdt>
      <w:sdtPr>
        <w:id w:val="-1191382659"/>
        <w:docPartObj>
          <w:docPartGallery w:val="Page Numbers (Bottom of Page)"/>
          <w:docPartUnique/>
        </w:docPartObj>
      </w:sdtPr>
      <w:sdtEndPr>
        <w:rPr>
          <w:sz w:val="24"/>
          <w:szCs w:val="24"/>
        </w:rPr>
      </w:sdtEndPr>
      <w:sdtContent>
        <w:r w:rsidR="00F07E24" w:rsidRPr="00F07E24">
          <w:rPr>
            <w:rFonts w:hint="eastAsia"/>
            <w:sz w:val="24"/>
            <w:szCs w:val="24"/>
          </w:rPr>
          <w:t>第</w:t>
        </w:r>
        <w:r w:rsidR="00F07E24" w:rsidRPr="00F07E24">
          <w:rPr>
            <w:sz w:val="24"/>
            <w:szCs w:val="24"/>
          </w:rPr>
          <w:fldChar w:fldCharType="begin"/>
        </w:r>
        <w:r w:rsidR="00F07E24" w:rsidRPr="00F07E24">
          <w:rPr>
            <w:sz w:val="24"/>
            <w:szCs w:val="24"/>
          </w:rPr>
          <w:instrText>PAGE   \* MERGEFORMAT</w:instrText>
        </w:r>
        <w:r w:rsidR="00F07E24" w:rsidRPr="00F07E24">
          <w:rPr>
            <w:sz w:val="24"/>
            <w:szCs w:val="24"/>
          </w:rPr>
          <w:fldChar w:fldCharType="separate"/>
        </w:r>
        <w:r w:rsidR="00F07E24" w:rsidRPr="00F07E24">
          <w:rPr>
            <w:sz w:val="24"/>
            <w:szCs w:val="24"/>
            <w:lang w:val="zh-TW"/>
          </w:rPr>
          <w:t>2</w:t>
        </w:r>
        <w:r w:rsidR="00F07E24" w:rsidRPr="00F07E24">
          <w:rPr>
            <w:sz w:val="24"/>
            <w:szCs w:val="24"/>
          </w:rPr>
          <w:fldChar w:fldCharType="end"/>
        </w:r>
      </w:sdtContent>
    </w:sdt>
    <w:r w:rsidR="00F07E24">
      <w:rPr>
        <w:rFonts w:hint="eastAsia"/>
        <w:sz w:val="24"/>
        <w:szCs w:val="24"/>
      </w:rPr>
      <w:t>頁</w:t>
    </w:r>
  </w:p>
  <w:p w14:paraId="44D247A1" w14:textId="77777777" w:rsidR="00F07E24" w:rsidRDefault="00F07E24">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FFB9D4" w14:textId="77777777" w:rsidR="00110DF4" w:rsidRDefault="00110DF4" w:rsidP="001C2D79">
      <w:r>
        <w:separator/>
      </w:r>
    </w:p>
    <w:p w14:paraId="0588E2EB" w14:textId="77777777" w:rsidR="00110DF4" w:rsidRDefault="00110DF4"/>
  </w:footnote>
  <w:footnote w:type="continuationSeparator" w:id="0">
    <w:p w14:paraId="1F59B6D9" w14:textId="77777777" w:rsidR="00110DF4" w:rsidRDefault="00110DF4" w:rsidP="001C2D79">
      <w:r>
        <w:continuationSeparator/>
      </w:r>
    </w:p>
    <w:p w14:paraId="4FC86FC8" w14:textId="77777777" w:rsidR="00110DF4" w:rsidRDefault="00110DF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71B3A"/>
    <w:multiLevelType w:val="hybridMultilevel"/>
    <w:tmpl w:val="7616BDE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F612E23"/>
    <w:multiLevelType w:val="hybridMultilevel"/>
    <w:tmpl w:val="43E4DDC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8313E6A"/>
    <w:multiLevelType w:val="hybridMultilevel"/>
    <w:tmpl w:val="5DA4CCB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842446A"/>
    <w:multiLevelType w:val="hybridMultilevel"/>
    <w:tmpl w:val="C9DA5E6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232906EF"/>
    <w:multiLevelType w:val="hybridMultilevel"/>
    <w:tmpl w:val="CD560AD8"/>
    <w:lvl w:ilvl="0" w:tplc="27789BA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F7D7F1E"/>
    <w:multiLevelType w:val="hybridMultilevel"/>
    <w:tmpl w:val="EB8C173A"/>
    <w:lvl w:ilvl="0" w:tplc="04090001">
      <w:start w:val="1"/>
      <w:numFmt w:val="bullet"/>
      <w:lvlText w:val=""/>
      <w:lvlJc w:val="left"/>
      <w:pPr>
        <w:ind w:left="2160" w:hanging="480"/>
      </w:pPr>
      <w:rPr>
        <w:rFonts w:ascii="Wingdings" w:hAnsi="Wingdings" w:hint="default"/>
      </w:rPr>
    </w:lvl>
    <w:lvl w:ilvl="1" w:tplc="04090003" w:tentative="1">
      <w:start w:val="1"/>
      <w:numFmt w:val="bullet"/>
      <w:lvlText w:val=""/>
      <w:lvlJc w:val="left"/>
      <w:pPr>
        <w:ind w:left="2640" w:hanging="480"/>
      </w:pPr>
      <w:rPr>
        <w:rFonts w:ascii="Wingdings" w:hAnsi="Wingdings" w:hint="default"/>
      </w:rPr>
    </w:lvl>
    <w:lvl w:ilvl="2" w:tplc="04090005" w:tentative="1">
      <w:start w:val="1"/>
      <w:numFmt w:val="bullet"/>
      <w:lvlText w:val=""/>
      <w:lvlJc w:val="left"/>
      <w:pPr>
        <w:ind w:left="3120" w:hanging="480"/>
      </w:pPr>
      <w:rPr>
        <w:rFonts w:ascii="Wingdings" w:hAnsi="Wingdings" w:hint="default"/>
      </w:rPr>
    </w:lvl>
    <w:lvl w:ilvl="3" w:tplc="04090001" w:tentative="1">
      <w:start w:val="1"/>
      <w:numFmt w:val="bullet"/>
      <w:lvlText w:val=""/>
      <w:lvlJc w:val="left"/>
      <w:pPr>
        <w:ind w:left="3600" w:hanging="480"/>
      </w:pPr>
      <w:rPr>
        <w:rFonts w:ascii="Wingdings" w:hAnsi="Wingdings" w:hint="default"/>
      </w:rPr>
    </w:lvl>
    <w:lvl w:ilvl="4" w:tplc="04090003" w:tentative="1">
      <w:start w:val="1"/>
      <w:numFmt w:val="bullet"/>
      <w:lvlText w:val=""/>
      <w:lvlJc w:val="left"/>
      <w:pPr>
        <w:ind w:left="4080" w:hanging="480"/>
      </w:pPr>
      <w:rPr>
        <w:rFonts w:ascii="Wingdings" w:hAnsi="Wingdings" w:hint="default"/>
      </w:rPr>
    </w:lvl>
    <w:lvl w:ilvl="5" w:tplc="04090005" w:tentative="1">
      <w:start w:val="1"/>
      <w:numFmt w:val="bullet"/>
      <w:lvlText w:val=""/>
      <w:lvlJc w:val="left"/>
      <w:pPr>
        <w:ind w:left="4560" w:hanging="480"/>
      </w:pPr>
      <w:rPr>
        <w:rFonts w:ascii="Wingdings" w:hAnsi="Wingdings" w:hint="default"/>
      </w:rPr>
    </w:lvl>
    <w:lvl w:ilvl="6" w:tplc="04090001" w:tentative="1">
      <w:start w:val="1"/>
      <w:numFmt w:val="bullet"/>
      <w:lvlText w:val=""/>
      <w:lvlJc w:val="left"/>
      <w:pPr>
        <w:ind w:left="5040" w:hanging="480"/>
      </w:pPr>
      <w:rPr>
        <w:rFonts w:ascii="Wingdings" w:hAnsi="Wingdings" w:hint="default"/>
      </w:rPr>
    </w:lvl>
    <w:lvl w:ilvl="7" w:tplc="04090003" w:tentative="1">
      <w:start w:val="1"/>
      <w:numFmt w:val="bullet"/>
      <w:lvlText w:val=""/>
      <w:lvlJc w:val="left"/>
      <w:pPr>
        <w:ind w:left="5520" w:hanging="480"/>
      </w:pPr>
      <w:rPr>
        <w:rFonts w:ascii="Wingdings" w:hAnsi="Wingdings" w:hint="default"/>
      </w:rPr>
    </w:lvl>
    <w:lvl w:ilvl="8" w:tplc="04090005" w:tentative="1">
      <w:start w:val="1"/>
      <w:numFmt w:val="bullet"/>
      <w:lvlText w:val=""/>
      <w:lvlJc w:val="left"/>
      <w:pPr>
        <w:ind w:left="6000" w:hanging="480"/>
      </w:pPr>
      <w:rPr>
        <w:rFonts w:ascii="Wingdings" w:hAnsi="Wingdings" w:hint="default"/>
      </w:rPr>
    </w:lvl>
  </w:abstractNum>
  <w:abstractNum w:abstractNumId="6" w15:restartNumberingAfterBreak="0">
    <w:nsid w:val="3DCB530C"/>
    <w:multiLevelType w:val="hybridMultilevel"/>
    <w:tmpl w:val="53FEB95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3EC1460F"/>
    <w:multiLevelType w:val="hybridMultilevel"/>
    <w:tmpl w:val="EA9CE394"/>
    <w:lvl w:ilvl="0" w:tplc="27789BA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4934150B"/>
    <w:multiLevelType w:val="hybridMultilevel"/>
    <w:tmpl w:val="18AA9C3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4D6159C9"/>
    <w:multiLevelType w:val="hybridMultilevel"/>
    <w:tmpl w:val="65C6D712"/>
    <w:lvl w:ilvl="0" w:tplc="04090001">
      <w:start w:val="1"/>
      <w:numFmt w:val="bullet"/>
      <w:lvlText w:val=""/>
      <w:lvlJc w:val="left"/>
      <w:pPr>
        <w:ind w:left="1520" w:hanging="480"/>
      </w:pPr>
      <w:rPr>
        <w:rFonts w:ascii="Wingdings" w:hAnsi="Wingdings" w:hint="default"/>
      </w:rPr>
    </w:lvl>
    <w:lvl w:ilvl="1" w:tplc="04090003" w:tentative="1">
      <w:start w:val="1"/>
      <w:numFmt w:val="bullet"/>
      <w:lvlText w:val=""/>
      <w:lvlJc w:val="left"/>
      <w:pPr>
        <w:ind w:left="2000" w:hanging="480"/>
      </w:pPr>
      <w:rPr>
        <w:rFonts w:ascii="Wingdings" w:hAnsi="Wingdings" w:hint="default"/>
      </w:rPr>
    </w:lvl>
    <w:lvl w:ilvl="2" w:tplc="04090005" w:tentative="1">
      <w:start w:val="1"/>
      <w:numFmt w:val="bullet"/>
      <w:lvlText w:val=""/>
      <w:lvlJc w:val="left"/>
      <w:pPr>
        <w:ind w:left="2480" w:hanging="480"/>
      </w:pPr>
      <w:rPr>
        <w:rFonts w:ascii="Wingdings" w:hAnsi="Wingdings" w:hint="default"/>
      </w:rPr>
    </w:lvl>
    <w:lvl w:ilvl="3" w:tplc="04090001" w:tentative="1">
      <w:start w:val="1"/>
      <w:numFmt w:val="bullet"/>
      <w:lvlText w:val=""/>
      <w:lvlJc w:val="left"/>
      <w:pPr>
        <w:ind w:left="2960" w:hanging="480"/>
      </w:pPr>
      <w:rPr>
        <w:rFonts w:ascii="Wingdings" w:hAnsi="Wingdings" w:hint="default"/>
      </w:rPr>
    </w:lvl>
    <w:lvl w:ilvl="4" w:tplc="04090003" w:tentative="1">
      <w:start w:val="1"/>
      <w:numFmt w:val="bullet"/>
      <w:lvlText w:val=""/>
      <w:lvlJc w:val="left"/>
      <w:pPr>
        <w:ind w:left="3440" w:hanging="480"/>
      </w:pPr>
      <w:rPr>
        <w:rFonts w:ascii="Wingdings" w:hAnsi="Wingdings" w:hint="default"/>
      </w:rPr>
    </w:lvl>
    <w:lvl w:ilvl="5" w:tplc="04090005" w:tentative="1">
      <w:start w:val="1"/>
      <w:numFmt w:val="bullet"/>
      <w:lvlText w:val=""/>
      <w:lvlJc w:val="left"/>
      <w:pPr>
        <w:ind w:left="3920" w:hanging="480"/>
      </w:pPr>
      <w:rPr>
        <w:rFonts w:ascii="Wingdings" w:hAnsi="Wingdings" w:hint="default"/>
      </w:rPr>
    </w:lvl>
    <w:lvl w:ilvl="6" w:tplc="04090001" w:tentative="1">
      <w:start w:val="1"/>
      <w:numFmt w:val="bullet"/>
      <w:lvlText w:val=""/>
      <w:lvlJc w:val="left"/>
      <w:pPr>
        <w:ind w:left="4400" w:hanging="480"/>
      </w:pPr>
      <w:rPr>
        <w:rFonts w:ascii="Wingdings" w:hAnsi="Wingdings" w:hint="default"/>
      </w:rPr>
    </w:lvl>
    <w:lvl w:ilvl="7" w:tplc="04090003" w:tentative="1">
      <w:start w:val="1"/>
      <w:numFmt w:val="bullet"/>
      <w:lvlText w:val=""/>
      <w:lvlJc w:val="left"/>
      <w:pPr>
        <w:ind w:left="4880" w:hanging="480"/>
      </w:pPr>
      <w:rPr>
        <w:rFonts w:ascii="Wingdings" w:hAnsi="Wingdings" w:hint="default"/>
      </w:rPr>
    </w:lvl>
    <w:lvl w:ilvl="8" w:tplc="04090005" w:tentative="1">
      <w:start w:val="1"/>
      <w:numFmt w:val="bullet"/>
      <w:lvlText w:val=""/>
      <w:lvlJc w:val="left"/>
      <w:pPr>
        <w:ind w:left="5360" w:hanging="480"/>
      </w:pPr>
      <w:rPr>
        <w:rFonts w:ascii="Wingdings" w:hAnsi="Wingdings" w:hint="default"/>
      </w:rPr>
    </w:lvl>
  </w:abstractNum>
  <w:abstractNum w:abstractNumId="10" w15:restartNumberingAfterBreak="0">
    <w:nsid w:val="53D73698"/>
    <w:multiLevelType w:val="hybridMultilevel"/>
    <w:tmpl w:val="5F3627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589F16FE"/>
    <w:multiLevelType w:val="hybridMultilevel"/>
    <w:tmpl w:val="A92A528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5A0A7543"/>
    <w:multiLevelType w:val="hybridMultilevel"/>
    <w:tmpl w:val="CAB4D354"/>
    <w:lvl w:ilvl="0" w:tplc="1936B532">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638C2CB7"/>
    <w:multiLevelType w:val="multilevel"/>
    <w:tmpl w:val="196CC044"/>
    <w:lvl w:ilvl="0">
      <w:start w:val="2"/>
      <w:numFmt w:val="ideographLegalTraditional"/>
      <w:lvlText w:val="%1."/>
      <w:lvlJc w:val="left"/>
      <w:pPr>
        <w:tabs>
          <w:tab w:val="num" w:pos="720"/>
        </w:tabs>
        <w:ind w:left="360" w:hanging="360"/>
      </w:pPr>
      <w:rPr>
        <w:rFonts w:hint="eastAsia"/>
      </w:rPr>
    </w:lvl>
    <w:lvl w:ilvl="1">
      <w:start w:val="1"/>
      <w:numFmt w:val="decimal"/>
      <w:lvlText w:val="第%2章"/>
      <w:lvlJc w:val="left"/>
      <w:pPr>
        <w:tabs>
          <w:tab w:val="num" w:pos="1440"/>
        </w:tabs>
        <w:ind w:left="720" w:hanging="360"/>
      </w:pPr>
      <w:rPr>
        <w:rFonts w:ascii="Arial" w:eastAsia="標楷體" w:hAnsi="Arial" w:hint="default"/>
        <w:b/>
        <w:i w:val="0"/>
      </w:rPr>
    </w:lvl>
    <w:lvl w:ilvl="2">
      <w:start w:val="1"/>
      <w:numFmt w:val="decimal"/>
      <w:pStyle w:val="a"/>
      <w:lvlText w:val="%2-%3 "/>
      <w:lvlJc w:val="left"/>
      <w:pPr>
        <w:tabs>
          <w:tab w:val="num" w:pos="2214"/>
        </w:tabs>
        <w:ind w:left="1494" w:hanging="360"/>
      </w:pPr>
      <w:rPr>
        <w:rFonts w:ascii="Arial" w:hAnsi="Arial" w:hint="default"/>
      </w:rPr>
    </w:lvl>
    <w:lvl w:ilvl="3">
      <w:start w:val="1"/>
      <w:numFmt w:val="lowerLetter"/>
      <w:lvlText w:val="%4."/>
      <w:lvlJc w:val="left"/>
      <w:pPr>
        <w:tabs>
          <w:tab w:val="num" w:pos="1440"/>
        </w:tabs>
        <w:ind w:left="1440" w:hanging="360"/>
      </w:pPr>
      <w:rPr>
        <w:rFonts w:hint="eastAsia"/>
      </w:rPr>
    </w:lvl>
    <w:lvl w:ilvl="4">
      <w:start w:val="1"/>
      <w:numFmt w:val="decimal"/>
      <w:lvlText w:val="%5."/>
      <w:lvlJc w:val="left"/>
      <w:pPr>
        <w:tabs>
          <w:tab w:val="num" w:pos="1800"/>
        </w:tabs>
        <w:ind w:left="1800" w:hanging="360"/>
      </w:pPr>
      <w:rPr>
        <w:rFonts w:hint="eastAsia"/>
      </w:rPr>
    </w:lvl>
    <w:lvl w:ilvl="5">
      <w:start w:val="1"/>
      <w:numFmt w:val="lowerLetter"/>
      <w:lvlText w:val="%6."/>
      <w:lvlJc w:val="left"/>
      <w:pPr>
        <w:tabs>
          <w:tab w:val="num" w:pos="2160"/>
        </w:tabs>
        <w:ind w:left="2160" w:hanging="360"/>
      </w:pPr>
      <w:rPr>
        <w:rFonts w:hint="eastAsia"/>
      </w:rPr>
    </w:lvl>
    <w:lvl w:ilvl="6">
      <w:start w:val="1"/>
      <w:numFmt w:val="lowerRoman"/>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abstractNum w:abstractNumId="14" w15:restartNumberingAfterBreak="0">
    <w:nsid w:val="65677BB7"/>
    <w:multiLevelType w:val="hybridMultilevel"/>
    <w:tmpl w:val="20F0033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692B56B9"/>
    <w:multiLevelType w:val="hybridMultilevel"/>
    <w:tmpl w:val="4CE8D6F0"/>
    <w:lvl w:ilvl="0" w:tplc="E042C488">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6" w15:restartNumberingAfterBreak="0">
    <w:nsid w:val="765E532E"/>
    <w:multiLevelType w:val="hybridMultilevel"/>
    <w:tmpl w:val="94E6E59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766977C1"/>
    <w:multiLevelType w:val="hybridMultilevel"/>
    <w:tmpl w:val="03648E1C"/>
    <w:lvl w:ilvl="0" w:tplc="04090001">
      <w:start w:val="1"/>
      <w:numFmt w:val="bullet"/>
      <w:lvlText w:val=""/>
      <w:lvlJc w:val="left"/>
      <w:pPr>
        <w:ind w:left="1520" w:hanging="480"/>
      </w:pPr>
      <w:rPr>
        <w:rFonts w:ascii="Wingdings" w:hAnsi="Wingdings" w:hint="default"/>
      </w:rPr>
    </w:lvl>
    <w:lvl w:ilvl="1" w:tplc="04090003" w:tentative="1">
      <w:start w:val="1"/>
      <w:numFmt w:val="bullet"/>
      <w:lvlText w:val=""/>
      <w:lvlJc w:val="left"/>
      <w:pPr>
        <w:ind w:left="2000" w:hanging="480"/>
      </w:pPr>
      <w:rPr>
        <w:rFonts w:ascii="Wingdings" w:hAnsi="Wingdings" w:hint="default"/>
      </w:rPr>
    </w:lvl>
    <w:lvl w:ilvl="2" w:tplc="04090005" w:tentative="1">
      <w:start w:val="1"/>
      <w:numFmt w:val="bullet"/>
      <w:lvlText w:val=""/>
      <w:lvlJc w:val="left"/>
      <w:pPr>
        <w:ind w:left="2480" w:hanging="480"/>
      </w:pPr>
      <w:rPr>
        <w:rFonts w:ascii="Wingdings" w:hAnsi="Wingdings" w:hint="default"/>
      </w:rPr>
    </w:lvl>
    <w:lvl w:ilvl="3" w:tplc="04090001" w:tentative="1">
      <w:start w:val="1"/>
      <w:numFmt w:val="bullet"/>
      <w:lvlText w:val=""/>
      <w:lvlJc w:val="left"/>
      <w:pPr>
        <w:ind w:left="2960" w:hanging="480"/>
      </w:pPr>
      <w:rPr>
        <w:rFonts w:ascii="Wingdings" w:hAnsi="Wingdings" w:hint="default"/>
      </w:rPr>
    </w:lvl>
    <w:lvl w:ilvl="4" w:tplc="04090003" w:tentative="1">
      <w:start w:val="1"/>
      <w:numFmt w:val="bullet"/>
      <w:lvlText w:val=""/>
      <w:lvlJc w:val="left"/>
      <w:pPr>
        <w:ind w:left="3440" w:hanging="480"/>
      </w:pPr>
      <w:rPr>
        <w:rFonts w:ascii="Wingdings" w:hAnsi="Wingdings" w:hint="default"/>
      </w:rPr>
    </w:lvl>
    <w:lvl w:ilvl="5" w:tplc="04090005" w:tentative="1">
      <w:start w:val="1"/>
      <w:numFmt w:val="bullet"/>
      <w:lvlText w:val=""/>
      <w:lvlJc w:val="left"/>
      <w:pPr>
        <w:ind w:left="3920" w:hanging="480"/>
      </w:pPr>
      <w:rPr>
        <w:rFonts w:ascii="Wingdings" w:hAnsi="Wingdings" w:hint="default"/>
      </w:rPr>
    </w:lvl>
    <w:lvl w:ilvl="6" w:tplc="04090001" w:tentative="1">
      <w:start w:val="1"/>
      <w:numFmt w:val="bullet"/>
      <w:lvlText w:val=""/>
      <w:lvlJc w:val="left"/>
      <w:pPr>
        <w:ind w:left="4400" w:hanging="480"/>
      </w:pPr>
      <w:rPr>
        <w:rFonts w:ascii="Wingdings" w:hAnsi="Wingdings" w:hint="default"/>
      </w:rPr>
    </w:lvl>
    <w:lvl w:ilvl="7" w:tplc="04090003" w:tentative="1">
      <w:start w:val="1"/>
      <w:numFmt w:val="bullet"/>
      <w:lvlText w:val=""/>
      <w:lvlJc w:val="left"/>
      <w:pPr>
        <w:ind w:left="4880" w:hanging="480"/>
      </w:pPr>
      <w:rPr>
        <w:rFonts w:ascii="Wingdings" w:hAnsi="Wingdings" w:hint="default"/>
      </w:rPr>
    </w:lvl>
    <w:lvl w:ilvl="8" w:tplc="04090005" w:tentative="1">
      <w:start w:val="1"/>
      <w:numFmt w:val="bullet"/>
      <w:lvlText w:val=""/>
      <w:lvlJc w:val="left"/>
      <w:pPr>
        <w:ind w:left="5360" w:hanging="480"/>
      </w:pPr>
      <w:rPr>
        <w:rFonts w:ascii="Wingdings" w:hAnsi="Wingdings" w:hint="default"/>
      </w:rPr>
    </w:lvl>
  </w:abstractNum>
  <w:abstractNum w:abstractNumId="18" w15:restartNumberingAfterBreak="0">
    <w:nsid w:val="769C02B9"/>
    <w:multiLevelType w:val="hybridMultilevel"/>
    <w:tmpl w:val="4D865DC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773A4E9C"/>
    <w:multiLevelType w:val="hybridMultilevel"/>
    <w:tmpl w:val="1270C642"/>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13"/>
  </w:num>
  <w:num w:numId="2">
    <w:abstractNumId w:val="0"/>
  </w:num>
  <w:num w:numId="3">
    <w:abstractNumId w:val="2"/>
  </w:num>
  <w:num w:numId="4">
    <w:abstractNumId w:val="11"/>
  </w:num>
  <w:num w:numId="5">
    <w:abstractNumId w:val="14"/>
  </w:num>
  <w:num w:numId="6">
    <w:abstractNumId w:val="10"/>
  </w:num>
  <w:num w:numId="7">
    <w:abstractNumId w:val="16"/>
  </w:num>
  <w:num w:numId="8">
    <w:abstractNumId w:val="18"/>
  </w:num>
  <w:num w:numId="9">
    <w:abstractNumId w:val="1"/>
  </w:num>
  <w:num w:numId="10">
    <w:abstractNumId w:val="8"/>
  </w:num>
  <w:num w:numId="11">
    <w:abstractNumId w:val="4"/>
  </w:num>
  <w:num w:numId="12">
    <w:abstractNumId w:val="7"/>
  </w:num>
  <w:num w:numId="13">
    <w:abstractNumId w:val="19"/>
  </w:num>
  <w:num w:numId="14">
    <w:abstractNumId w:val="15"/>
  </w:num>
  <w:num w:numId="15">
    <w:abstractNumId w:val="3"/>
  </w:num>
  <w:num w:numId="16">
    <w:abstractNumId w:val="12"/>
  </w:num>
  <w:num w:numId="17">
    <w:abstractNumId w:val="9"/>
  </w:num>
  <w:num w:numId="18">
    <w:abstractNumId w:val="17"/>
  </w:num>
  <w:num w:numId="19">
    <w:abstractNumId w:val="5"/>
  </w:num>
  <w:num w:numId="20">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東圻 周">
    <w15:presenceInfo w15:providerId="Windows Live" w15:userId="672ff0868ae4d17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trackRevisions/>
  <w:defaultTabStop w:val="48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4D8"/>
    <w:rsid w:val="00000B44"/>
    <w:rsid w:val="000108A8"/>
    <w:rsid w:val="000137C1"/>
    <w:rsid w:val="00015B4D"/>
    <w:rsid w:val="00015E99"/>
    <w:rsid w:val="00016C97"/>
    <w:rsid w:val="00017099"/>
    <w:rsid w:val="00022E6D"/>
    <w:rsid w:val="000305BA"/>
    <w:rsid w:val="00032806"/>
    <w:rsid w:val="00034A8D"/>
    <w:rsid w:val="000525E2"/>
    <w:rsid w:val="0005426D"/>
    <w:rsid w:val="00056CA2"/>
    <w:rsid w:val="000701DC"/>
    <w:rsid w:val="0007527B"/>
    <w:rsid w:val="00081451"/>
    <w:rsid w:val="0008750C"/>
    <w:rsid w:val="00090E9A"/>
    <w:rsid w:val="000A407B"/>
    <w:rsid w:val="000B54C5"/>
    <w:rsid w:val="000B5E70"/>
    <w:rsid w:val="000B691A"/>
    <w:rsid w:val="000C5DF2"/>
    <w:rsid w:val="000D51CC"/>
    <w:rsid w:val="000E061F"/>
    <w:rsid w:val="000F5B6D"/>
    <w:rsid w:val="001002DF"/>
    <w:rsid w:val="00105026"/>
    <w:rsid w:val="001074F2"/>
    <w:rsid w:val="00110DF4"/>
    <w:rsid w:val="0011238A"/>
    <w:rsid w:val="00115D38"/>
    <w:rsid w:val="001207E6"/>
    <w:rsid w:val="001208DE"/>
    <w:rsid w:val="00120BD0"/>
    <w:rsid w:val="00124C9F"/>
    <w:rsid w:val="00124FE9"/>
    <w:rsid w:val="001324DB"/>
    <w:rsid w:val="00133438"/>
    <w:rsid w:val="0014269E"/>
    <w:rsid w:val="001428B9"/>
    <w:rsid w:val="00143C42"/>
    <w:rsid w:val="001443CF"/>
    <w:rsid w:val="0014596E"/>
    <w:rsid w:val="00160466"/>
    <w:rsid w:val="00160FC2"/>
    <w:rsid w:val="00163459"/>
    <w:rsid w:val="00172A99"/>
    <w:rsid w:val="0017750C"/>
    <w:rsid w:val="00181A08"/>
    <w:rsid w:val="00182BDF"/>
    <w:rsid w:val="00186D28"/>
    <w:rsid w:val="00192366"/>
    <w:rsid w:val="001A00C8"/>
    <w:rsid w:val="001A6613"/>
    <w:rsid w:val="001A6645"/>
    <w:rsid w:val="001B7DAF"/>
    <w:rsid w:val="001C2D79"/>
    <w:rsid w:val="001C4626"/>
    <w:rsid w:val="001D1886"/>
    <w:rsid w:val="001E00BC"/>
    <w:rsid w:val="001E49CC"/>
    <w:rsid w:val="001F2269"/>
    <w:rsid w:val="001F480B"/>
    <w:rsid w:val="001F7E6A"/>
    <w:rsid w:val="00200BC6"/>
    <w:rsid w:val="002128FF"/>
    <w:rsid w:val="00213DB1"/>
    <w:rsid w:val="00216AE9"/>
    <w:rsid w:val="00220D8B"/>
    <w:rsid w:val="00222B29"/>
    <w:rsid w:val="00241972"/>
    <w:rsid w:val="00246DBF"/>
    <w:rsid w:val="002535B3"/>
    <w:rsid w:val="002604A5"/>
    <w:rsid w:val="00264156"/>
    <w:rsid w:val="00277E97"/>
    <w:rsid w:val="002924A7"/>
    <w:rsid w:val="0029526D"/>
    <w:rsid w:val="00295975"/>
    <w:rsid w:val="00296F16"/>
    <w:rsid w:val="002A34D0"/>
    <w:rsid w:val="002A5A3E"/>
    <w:rsid w:val="002B2437"/>
    <w:rsid w:val="002B4912"/>
    <w:rsid w:val="002C1C2D"/>
    <w:rsid w:val="002C65D3"/>
    <w:rsid w:val="002C73B1"/>
    <w:rsid w:val="002D628F"/>
    <w:rsid w:val="002E1F88"/>
    <w:rsid w:val="002F20CA"/>
    <w:rsid w:val="002F47CC"/>
    <w:rsid w:val="002F5A85"/>
    <w:rsid w:val="0031302D"/>
    <w:rsid w:val="003234D8"/>
    <w:rsid w:val="0032791E"/>
    <w:rsid w:val="00327E45"/>
    <w:rsid w:val="0033371F"/>
    <w:rsid w:val="00336A74"/>
    <w:rsid w:val="00345822"/>
    <w:rsid w:val="0036125B"/>
    <w:rsid w:val="00363964"/>
    <w:rsid w:val="0036404F"/>
    <w:rsid w:val="00391548"/>
    <w:rsid w:val="003A041C"/>
    <w:rsid w:val="003A19A3"/>
    <w:rsid w:val="003A4E21"/>
    <w:rsid w:val="003B0429"/>
    <w:rsid w:val="003B4818"/>
    <w:rsid w:val="003B692B"/>
    <w:rsid w:val="003C6259"/>
    <w:rsid w:val="003D0EB0"/>
    <w:rsid w:val="003D6D49"/>
    <w:rsid w:val="003D7725"/>
    <w:rsid w:val="003D7EC2"/>
    <w:rsid w:val="003E10F5"/>
    <w:rsid w:val="003E2A6A"/>
    <w:rsid w:val="003E2E94"/>
    <w:rsid w:val="003E3388"/>
    <w:rsid w:val="00403F4C"/>
    <w:rsid w:val="00412B93"/>
    <w:rsid w:val="004137FE"/>
    <w:rsid w:val="004149D4"/>
    <w:rsid w:val="00416361"/>
    <w:rsid w:val="004215AB"/>
    <w:rsid w:val="004241B2"/>
    <w:rsid w:val="004332AA"/>
    <w:rsid w:val="0043538A"/>
    <w:rsid w:val="00436142"/>
    <w:rsid w:val="0044398F"/>
    <w:rsid w:val="004446A1"/>
    <w:rsid w:val="00444DF2"/>
    <w:rsid w:val="00461A40"/>
    <w:rsid w:val="00462349"/>
    <w:rsid w:val="00467107"/>
    <w:rsid w:val="0047086D"/>
    <w:rsid w:val="00473987"/>
    <w:rsid w:val="004829F0"/>
    <w:rsid w:val="00487E49"/>
    <w:rsid w:val="004A1386"/>
    <w:rsid w:val="004A7A8E"/>
    <w:rsid w:val="004D1918"/>
    <w:rsid w:val="004E3BAB"/>
    <w:rsid w:val="004E761C"/>
    <w:rsid w:val="004F1112"/>
    <w:rsid w:val="004F76DE"/>
    <w:rsid w:val="00504A91"/>
    <w:rsid w:val="005117D4"/>
    <w:rsid w:val="00513493"/>
    <w:rsid w:val="005149CE"/>
    <w:rsid w:val="00515742"/>
    <w:rsid w:val="0054001B"/>
    <w:rsid w:val="00543A58"/>
    <w:rsid w:val="005454A3"/>
    <w:rsid w:val="00566F35"/>
    <w:rsid w:val="005673C1"/>
    <w:rsid w:val="00571094"/>
    <w:rsid w:val="005732B4"/>
    <w:rsid w:val="00573B96"/>
    <w:rsid w:val="005806D4"/>
    <w:rsid w:val="00583BB0"/>
    <w:rsid w:val="00586F19"/>
    <w:rsid w:val="005943B4"/>
    <w:rsid w:val="0059469B"/>
    <w:rsid w:val="005A3E79"/>
    <w:rsid w:val="005A517F"/>
    <w:rsid w:val="005A626D"/>
    <w:rsid w:val="005A6751"/>
    <w:rsid w:val="005A6C39"/>
    <w:rsid w:val="005A740F"/>
    <w:rsid w:val="005A764A"/>
    <w:rsid w:val="005A7AEE"/>
    <w:rsid w:val="005B0456"/>
    <w:rsid w:val="005B067C"/>
    <w:rsid w:val="005B088E"/>
    <w:rsid w:val="005B34F0"/>
    <w:rsid w:val="005C28A8"/>
    <w:rsid w:val="005D0D40"/>
    <w:rsid w:val="005D1A83"/>
    <w:rsid w:val="005D65E3"/>
    <w:rsid w:val="005E4707"/>
    <w:rsid w:val="005E7ADA"/>
    <w:rsid w:val="005F2CDC"/>
    <w:rsid w:val="00600DE6"/>
    <w:rsid w:val="006046A9"/>
    <w:rsid w:val="006062E4"/>
    <w:rsid w:val="00611EA0"/>
    <w:rsid w:val="00613EC3"/>
    <w:rsid w:val="00614A08"/>
    <w:rsid w:val="00621E20"/>
    <w:rsid w:val="00627DC9"/>
    <w:rsid w:val="00632223"/>
    <w:rsid w:val="00640406"/>
    <w:rsid w:val="00647D1A"/>
    <w:rsid w:val="00647FCD"/>
    <w:rsid w:val="006514D0"/>
    <w:rsid w:val="0065799B"/>
    <w:rsid w:val="006668D0"/>
    <w:rsid w:val="0067071C"/>
    <w:rsid w:val="006716D7"/>
    <w:rsid w:val="0068010E"/>
    <w:rsid w:val="00683D25"/>
    <w:rsid w:val="00686D8B"/>
    <w:rsid w:val="00687615"/>
    <w:rsid w:val="00687C6B"/>
    <w:rsid w:val="00693647"/>
    <w:rsid w:val="006A3602"/>
    <w:rsid w:val="006B03AB"/>
    <w:rsid w:val="006B77D5"/>
    <w:rsid w:val="006C51D3"/>
    <w:rsid w:val="006D70B9"/>
    <w:rsid w:val="006E3CCC"/>
    <w:rsid w:val="006E6173"/>
    <w:rsid w:val="006F0DA3"/>
    <w:rsid w:val="00705030"/>
    <w:rsid w:val="007070CE"/>
    <w:rsid w:val="00707B33"/>
    <w:rsid w:val="00721C56"/>
    <w:rsid w:val="0073700A"/>
    <w:rsid w:val="0074080C"/>
    <w:rsid w:val="007438FB"/>
    <w:rsid w:val="007477B1"/>
    <w:rsid w:val="007479D3"/>
    <w:rsid w:val="007536DC"/>
    <w:rsid w:val="00754FE2"/>
    <w:rsid w:val="00755811"/>
    <w:rsid w:val="00756E7B"/>
    <w:rsid w:val="0076026C"/>
    <w:rsid w:val="0076511D"/>
    <w:rsid w:val="00773587"/>
    <w:rsid w:val="00777141"/>
    <w:rsid w:val="00781844"/>
    <w:rsid w:val="0078412B"/>
    <w:rsid w:val="0078473F"/>
    <w:rsid w:val="007A147E"/>
    <w:rsid w:val="007A4418"/>
    <w:rsid w:val="007B449B"/>
    <w:rsid w:val="007B5777"/>
    <w:rsid w:val="007C2264"/>
    <w:rsid w:val="007C679C"/>
    <w:rsid w:val="007C759A"/>
    <w:rsid w:val="007D562D"/>
    <w:rsid w:val="007E2318"/>
    <w:rsid w:val="007E24BF"/>
    <w:rsid w:val="007E2B3C"/>
    <w:rsid w:val="007E5C20"/>
    <w:rsid w:val="007F7D61"/>
    <w:rsid w:val="00803D31"/>
    <w:rsid w:val="0081385A"/>
    <w:rsid w:val="00813D19"/>
    <w:rsid w:val="00817A23"/>
    <w:rsid w:val="00824341"/>
    <w:rsid w:val="00831DFA"/>
    <w:rsid w:val="00833C8F"/>
    <w:rsid w:val="00843C7E"/>
    <w:rsid w:val="00852A90"/>
    <w:rsid w:val="00852E97"/>
    <w:rsid w:val="008563B0"/>
    <w:rsid w:val="008654C9"/>
    <w:rsid w:val="00870B18"/>
    <w:rsid w:val="00872BA1"/>
    <w:rsid w:val="0088155C"/>
    <w:rsid w:val="008821C8"/>
    <w:rsid w:val="008834C0"/>
    <w:rsid w:val="008968F9"/>
    <w:rsid w:val="008A06BC"/>
    <w:rsid w:val="008A2451"/>
    <w:rsid w:val="008B5C45"/>
    <w:rsid w:val="008B6874"/>
    <w:rsid w:val="008B71B9"/>
    <w:rsid w:val="008D529B"/>
    <w:rsid w:val="008E1CC3"/>
    <w:rsid w:val="008F1232"/>
    <w:rsid w:val="00907A21"/>
    <w:rsid w:val="0091201C"/>
    <w:rsid w:val="009121E5"/>
    <w:rsid w:val="009136B7"/>
    <w:rsid w:val="009177F2"/>
    <w:rsid w:val="00923324"/>
    <w:rsid w:val="0093182F"/>
    <w:rsid w:val="00932F11"/>
    <w:rsid w:val="00937F25"/>
    <w:rsid w:val="00945D4E"/>
    <w:rsid w:val="00947723"/>
    <w:rsid w:val="009637FF"/>
    <w:rsid w:val="009649B3"/>
    <w:rsid w:val="00972060"/>
    <w:rsid w:val="00983186"/>
    <w:rsid w:val="00983935"/>
    <w:rsid w:val="00993C69"/>
    <w:rsid w:val="00994E97"/>
    <w:rsid w:val="009A4433"/>
    <w:rsid w:val="009A5898"/>
    <w:rsid w:val="009B1705"/>
    <w:rsid w:val="009B1951"/>
    <w:rsid w:val="009C12A1"/>
    <w:rsid w:val="009C2CF1"/>
    <w:rsid w:val="009C7813"/>
    <w:rsid w:val="009D16D6"/>
    <w:rsid w:val="009D4098"/>
    <w:rsid w:val="009E103A"/>
    <w:rsid w:val="009F0B78"/>
    <w:rsid w:val="009F2D44"/>
    <w:rsid w:val="00A00E8F"/>
    <w:rsid w:val="00A05C2D"/>
    <w:rsid w:val="00A11DF8"/>
    <w:rsid w:val="00A13A93"/>
    <w:rsid w:val="00A172EB"/>
    <w:rsid w:val="00A1741F"/>
    <w:rsid w:val="00A21B08"/>
    <w:rsid w:val="00A26A4A"/>
    <w:rsid w:val="00A35060"/>
    <w:rsid w:val="00A5490C"/>
    <w:rsid w:val="00A552FD"/>
    <w:rsid w:val="00A61DFA"/>
    <w:rsid w:val="00A62FCF"/>
    <w:rsid w:val="00A67435"/>
    <w:rsid w:val="00A757C2"/>
    <w:rsid w:val="00A82361"/>
    <w:rsid w:val="00A86B2E"/>
    <w:rsid w:val="00A91956"/>
    <w:rsid w:val="00A9264E"/>
    <w:rsid w:val="00A9552B"/>
    <w:rsid w:val="00A9750E"/>
    <w:rsid w:val="00AA436E"/>
    <w:rsid w:val="00AB6260"/>
    <w:rsid w:val="00AB6DB5"/>
    <w:rsid w:val="00AC7BAA"/>
    <w:rsid w:val="00AD0D01"/>
    <w:rsid w:val="00AD35A0"/>
    <w:rsid w:val="00AE0BDD"/>
    <w:rsid w:val="00AF30D7"/>
    <w:rsid w:val="00B06D67"/>
    <w:rsid w:val="00B12D0A"/>
    <w:rsid w:val="00B143EE"/>
    <w:rsid w:val="00B173ED"/>
    <w:rsid w:val="00B2228E"/>
    <w:rsid w:val="00B2370C"/>
    <w:rsid w:val="00B31245"/>
    <w:rsid w:val="00B32971"/>
    <w:rsid w:val="00B35098"/>
    <w:rsid w:val="00B36756"/>
    <w:rsid w:val="00B45591"/>
    <w:rsid w:val="00B60894"/>
    <w:rsid w:val="00B6173D"/>
    <w:rsid w:val="00B67B5B"/>
    <w:rsid w:val="00B700BC"/>
    <w:rsid w:val="00B75702"/>
    <w:rsid w:val="00B769EB"/>
    <w:rsid w:val="00B80FBA"/>
    <w:rsid w:val="00B86577"/>
    <w:rsid w:val="00B87E79"/>
    <w:rsid w:val="00B87F9F"/>
    <w:rsid w:val="00B9416C"/>
    <w:rsid w:val="00BA3F53"/>
    <w:rsid w:val="00BA78AF"/>
    <w:rsid w:val="00BB0D78"/>
    <w:rsid w:val="00BB694B"/>
    <w:rsid w:val="00BC22FE"/>
    <w:rsid w:val="00BD0C6D"/>
    <w:rsid w:val="00BE42E1"/>
    <w:rsid w:val="00BE4FB9"/>
    <w:rsid w:val="00BE6248"/>
    <w:rsid w:val="00BF5531"/>
    <w:rsid w:val="00C0189F"/>
    <w:rsid w:val="00C41468"/>
    <w:rsid w:val="00C471FB"/>
    <w:rsid w:val="00C57B65"/>
    <w:rsid w:val="00C60342"/>
    <w:rsid w:val="00C61E80"/>
    <w:rsid w:val="00C627A2"/>
    <w:rsid w:val="00C67B77"/>
    <w:rsid w:val="00C70642"/>
    <w:rsid w:val="00C72D53"/>
    <w:rsid w:val="00C735F9"/>
    <w:rsid w:val="00C77024"/>
    <w:rsid w:val="00C83B66"/>
    <w:rsid w:val="00C86040"/>
    <w:rsid w:val="00C87FB3"/>
    <w:rsid w:val="00C90115"/>
    <w:rsid w:val="00C95674"/>
    <w:rsid w:val="00CA576C"/>
    <w:rsid w:val="00CA6356"/>
    <w:rsid w:val="00CC08AE"/>
    <w:rsid w:val="00CC3A05"/>
    <w:rsid w:val="00CD066D"/>
    <w:rsid w:val="00CD62AD"/>
    <w:rsid w:val="00CF074D"/>
    <w:rsid w:val="00CF1B03"/>
    <w:rsid w:val="00CF3436"/>
    <w:rsid w:val="00D017E3"/>
    <w:rsid w:val="00D22677"/>
    <w:rsid w:val="00D22BAF"/>
    <w:rsid w:val="00D308A0"/>
    <w:rsid w:val="00D362CF"/>
    <w:rsid w:val="00D3710C"/>
    <w:rsid w:val="00D47F4A"/>
    <w:rsid w:val="00D51D9A"/>
    <w:rsid w:val="00D53EF9"/>
    <w:rsid w:val="00D55B52"/>
    <w:rsid w:val="00D56453"/>
    <w:rsid w:val="00D57C78"/>
    <w:rsid w:val="00D634C3"/>
    <w:rsid w:val="00D77E30"/>
    <w:rsid w:val="00D80F16"/>
    <w:rsid w:val="00D84E0D"/>
    <w:rsid w:val="00DA27A9"/>
    <w:rsid w:val="00DB0C8E"/>
    <w:rsid w:val="00DB0E4D"/>
    <w:rsid w:val="00DC224A"/>
    <w:rsid w:val="00DC38A5"/>
    <w:rsid w:val="00DC472D"/>
    <w:rsid w:val="00DD069B"/>
    <w:rsid w:val="00DE6328"/>
    <w:rsid w:val="00DF57CC"/>
    <w:rsid w:val="00E011CF"/>
    <w:rsid w:val="00E0305E"/>
    <w:rsid w:val="00E03E8A"/>
    <w:rsid w:val="00E10490"/>
    <w:rsid w:val="00E21007"/>
    <w:rsid w:val="00E24C7C"/>
    <w:rsid w:val="00E2535F"/>
    <w:rsid w:val="00E27FA7"/>
    <w:rsid w:val="00E32CB3"/>
    <w:rsid w:val="00E4387B"/>
    <w:rsid w:val="00E4421B"/>
    <w:rsid w:val="00E4546D"/>
    <w:rsid w:val="00E530BE"/>
    <w:rsid w:val="00E54039"/>
    <w:rsid w:val="00E54BAC"/>
    <w:rsid w:val="00E62693"/>
    <w:rsid w:val="00E63214"/>
    <w:rsid w:val="00E6524E"/>
    <w:rsid w:val="00E71FFA"/>
    <w:rsid w:val="00E750B8"/>
    <w:rsid w:val="00E77779"/>
    <w:rsid w:val="00E83FEB"/>
    <w:rsid w:val="00E8435B"/>
    <w:rsid w:val="00E938EE"/>
    <w:rsid w:val="00EC72D3"/>
    <w:rsid w:val="00ED196B"/>
    <w:rsid w:val="00EE465C"/>
    <w:rsid w:val="00EF139B"/>
    <w:rsid w:val="00EF2591"/>
    <w:rsid w:val="00EF4490"/>
    <w:rsid w:val="00F03AC6"/>
    <w:rsid w:val="00F0628A"/>
    <w:rsid w:val="00F06369"/>
    <w:rsid w:val="00F07451"/>
    <w:rsid w:val="00F07E24"/>
    <w:rsid w:val="00F1240C"/>
    <w:rsid w:val="00F1387E"/>
    <w:rsid w:val="00F20253"/>
    <w:rsid w:val="00F27FF4"/>
    <w:rsid w:val="00F303FD"/>
    <w:rsid w:val="00F330D5"/>
    <w:rsid w:val="00F42DE5"/>
    <w:rsid w:val="00F43088"/>
    <w:rsid w:val="00F440A3"/>
    <w:rsid w:val="00F44FC5"/>
    <w:rsid w:val="00F46037"/>
    <w:rsid w:val="00F46F59"/>
    <w:rsid w:val="00F522EE"/>
    <w:rsid w:val="00F76567"/>
    <w:rsid w:val="00F80911"/>
    <w:rsid w:val="00F82AA7"/>
    <w:rsid w:val="00F85C73"/>
    <w:rsid w:val="00F90320"/>
    <w:rsid w:val="00F94F61"/>
    <w:rsid w:val="00F97E9E"/>
    <w:rsid w:val="00FA087F"/>
    <w:rsid w:val="00FA7D34"/>
    <w:rsid w:val="00FB1385"/>
    <w:rsid w:val="00FB3A01"/>
    <w:rsid w:val="00FD06E4"/>
    <w:rsid w:val="00FD0BB6"/>
    <w:rsid w:val="00FE1E4E"/>
    <w:rsid w:val="00FE4016"/>
    <w:rsid w:val="00FF423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D874EB"/>
  <w15:chartTrackingRefBased/>
  <w15:docId w15:val="{29C78ACC-25C4-9447-8A04-211531197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D80F16"/>
    <w:pPr>
      <w:widowControl w:val="0"/>
      <w:spacing w:after="0" w:line="240" w:lineRule="auto"/>
    </w:pPr>
    <w:rPr>
      <w:rFonts w:ascii="Times New Roman" w:eastAsia="標楷體" w:hAnsi="Times New Roman" w:cs="Times New Roman"/>
      <w:sz w:val="28"/>
      <w14:ligatures w14:val="none"/>
    </w:rPr>
  </w:style>
  <w:style w:type="paragraph" w:styleId="1">
    <w:name w:val="heading 1"/>
    <w:basedOn w:val="a0"/>
    <w:next w:val="a0"/>
    <w:link w:val="10"/>
    <w:qFormat/>
    <w:rsid w:val="003234D8"/>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0"/>
    <w:next w:val="a0"/>
    <w:link w:val="20"/>
    <w:unhideWhenUsed/>
    <w:qFormat/>
    <w:rsid w:val="003234D8"/>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0"/>
    <w:next w:val="a0"/>
    <w:link w:val="30"/>
    <w:unhideWhenUsed/>
    <w:qFormat/>
    <w:rsid w:val="003234D8"/>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0"/>
    <w:next w:val="a0"/>
    <w:link w:val="40"/>
    <w:unhideWhenUsed/>
    <w:qFormat/>
    <w:rsid w:val="003234D8"/>
    <w:pPr>
      <w:keepNext/>
      <w:keepLines/>
      <w:spacing w:before="160" w:after="40"/>
      <w:outlineLvl w:val="3"/>
    </w:pPr>
    <w:rPr>
      <w:rFonts w:eastAsiaTheme="majorEastAsia" w:cstheme="majorBidi"/>
      <w:color w:val="0F4761" w:themeColor="accent1" w:themeShade="BF"/>
      <w:szCs w:val="28"/>
    </w:rPr>
  </w:style>
  <w:style w:type="paragraph" w:styleId="5">
    <w:name w:val="heading 5"/>
    <w:basedOn w:val="a0"/>
    <w:next w:val="a0"/>
    <w:link w:val="50"/>
    <w:unhideWhenUsed/>
    <w:qFormat/>
    <w:rsid w:val="003234D8"/>
    <w:pPr>
      <w:keepNext/>
      <w:keepLines/>
      <w:spacing w:before="80" w:after="40"/>
      <w:outlineLvl w:val="4"/>
    </w:pPr>
    <w:rPr>
      <w:rFonts w:eastAsiaTheme="majorEastAsia" w:cstheme="majorBidi"/>
      <w:color w:val="0F4761" w:themeColor="accent1" w:themeShade="BF"/>
    </w:rPr>
  </w:style>
  <w:style w:type="paragraph" w:styleId="6">
    <w:name w:val="heading 6"/>
    <w:basedOn w:val="a0"/>
    <w:next w:val="a0"/>
    <w:link w:val="60"/>
    <w:unhideWhenUsed/>
    <w:qFormat/>
    <w:rsid w:val="003234D8"/>
    <w:pPr>
      <w:keepNext/>
      <w:keepLines/>
      <w:spacing w:before="40"/>
      <w:outlineLvl w:val="5"/>
    </w:pPr>
    <w:rPr>
      <w:rFonts w:eastAsiaTheme="majorEastAsia" w:cstheme="majorBidi"/>
      <w:color w:val="595959" w:themeColor="text1" w:themeTint="A6"/>
    </w:rPr>
  </w:style>
  <w:style w:type="paragraph" w:styleId="7">
    <w:name w:val="heading 7"/>
    <w:basedOn w:val="a0"/>
    <w:next w:val="a0"/>
    <w:link w:val="70"/>
    <w:unhideWhenUsed/>
    <w:qFormat/>
    <w:rsid w:val="003234D8"/>
    <w:pPr>
      <w:keepNext/>
      <w:keepLines/>
      <w:spacing w:before="40"/>
      <w:ind w:leftChars="100" w:left="100"/>
      <w:outlineLvl w:val="6"/>
    </w:pPr>
    <w:rPr>
      <w:rFonts w:eastAsiaTheme="majorEastAsia" w:cstheme="majorBidi"/>
      <w:color w:val="595959" w:themeColor="text1" w:themeTint="A6"/>
    </w:rPr>
  </w:style>
  <w:style w:type="paragraph" w:styleId="8">
    <w:name w:val="heading 8"/>
    <w:basedOn w:val="a0"/>
    <w:next w:val="a0"/>
    <w:link w:val="80"/>
    <w:unhideWhenUsed/>
    <w:qFormat/>
    <w:rsid w:val="003234D8"/>
    <w:pPr>
      <w:keepNext/>
      <w:keepLines/>
      <w:spacing w:before="40"/>
      <w:ind w:leftChars="200" w:left="200"/>
      <w:outlineLvl w:val="7"/>
    </w:pPr>
    <w:rPr>
      <w:rFonts w:eastAsiaTheme="majorEastAsia" w:cstheme="majorBidi"/>
      <w:color w:val="272727" w:themeColor="text1" w:themeTint="D8"/>
    </w:rPr>
  </w:style>
  <w:style w:type="paragraph" w:styleId="9">
    <w:name w:val="heading 9"/>
    <w:basedOn w:val="a0"/>
    <w:next w:val="a0"/>
    <w:link w:val="90"/>
    <w:unhideWhenUsed/>
    <w:qFormat/>
    <w:rsid w:val="003234D8"/>
    <w:pPr>
      <w:keepNext/>
      <w:keepLines/>
      <w:spacing w:before="40"/>
      <w:ind w:leftChars="300" w:left="300"/>
      <w:outlineLvl w:val="8"/>
    </w:pPr>
    <w:rPr>
      <w:rFonts w:eastAsiaTheme="majorEastAsia" w:cstheme="majorBidi"/>
      <w:color w:val="272727" w:themeColor="text1" w:themeTint="D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標題 1 字元"/>
    <w:basedOn w:val="a1"/>
    <w:link w:val="1"/>
    <w:uiPriority w:val="9"/>
    <w:rsid w:val="003234D8"/>
    <w:rPr>
      <w:rFonts w:asciiTheme="majorHAnsi" w:eastAsiaTheme="majorEastAsia" w:hAnsiTheme="majorHAnsi" w:cstheme="majorBidi"/>
      <w:color w:val="0F4761" w:themeColor="accent1" w:themeShade="BF"/>
      <w:sz w:val="48"/>
      <w:szCs w:val="48"/>
    </w:rPr>
  </w:style>
  <w:style w:type="character" w:customStyle="1" w:styleId="20">
    <w:name w:val="標題 2 字元"/>
    <w:basedOn w:val="a1"/>
    <w:link w:val="2"/>
    <w:uiPriority w:val="9"/>
    <w:semiHidden/>
    <w:rsid w:val="003234D8"/>
    <w:rPr>
      <w:rFonts w:asciiTheme="majorHAnsi" w:eastAsiaTheme="majorEastAsia" w:hAnsiTheme="majorHAnsi" w:cstheme="majorBidi"/>
      <w:color w:val="0F4761" w:themeColor="accent1" w:themeShade="BF"/>
      <w:sz w:val="40"/>
      <w:szCs w:val="40"/>
    </w:rPr>
  </w:style>
  <w:style w:type="character" w:customStyle="1" w:styleId="30">
    <w:name w:val="標題 3 字元"/>
    <w:basedOn w:val="a1"/>
    <w:link w:val="3"/>
    <w:uiPriority w:val="9"/>
    <w:semiHidden/>
    <w:rsid w:val="003234D8"/>
    <w:rPr>
      <w:rFonts w:eastAsiaTheme="majorEastAsia" w:cstheme="majorBidi"/>
      <w:color w:val="0F4761" w:themeColor="accent1" w:themeShade="BF"/>
      <w:sz w:val="32"/>
      <w:szCs w:val="32"/>
    </w:rPr>
  </w:style>
  <w:style w:type="character" w:customStyle="1" w:styleId="40">
    <w:name w:val="標題 4 字元"/>
    <w:basedOn w:val="a1"/>
    <w:link w:val="4"/>
    <w:uiPriority w:val="9"/>
    <w:semiHidden/>
    <w:rsid w:val="003234D8"/>
    <w:rPr>
      <w:rFonts w:eastAsiaTheme="majorEastAsia" w:cstheme="majorBidi"/>
      <w:color w:val="0F4761" w:themeColor="accent1" w:themeShade="BF"/>
      <w:sz w:val="28"/>
      <w:szCs w:val="28"/>
    </w:rPr>
  </w:style>
  <w:style w:type="character" w:customStyle="1" w:styleId="50">
    <w:name w:val="標題 5 字元"/>
    <w:basedOn w:val="a1"/>
    <w:link w:val="5"/>
    <w:uiPriority w:val="9"/>
    <w:semiHidden/>
    <w:rsid w:val="003234D8"/>
    <w:rPr>
      <w:rFonts w:eastAsiaTheme="majorEastAsia" w:cstheme="majorBidi"/>
      <w:color w:val="0F4761" w:themeColor="accent1" w:themeShade="BF"/>
    </w:rPr>
  </w:style>
  <w:style w:type="character" w:customStyle="1" w:styleId="60">
    <w:name w:val="標題 6 字元"/>
    <w:basedOn w:val="a1"/>
    <w:link w:val="6"/>
    <w:uiPriority w:val="9"/>
    <w:semiHidden/>
    <w:rsid w:val="003234D8"/>
    <w:rPr>
      <w:rFonts w:eastAsiaTheme="majorEastAsia" w:cstheme="majorBidi"/>
      <w:color w:val="595959" w:themeColor="text1" w:themeTint="A6"/>
    </w:rPr>
  </w:style>
  <w:style w:type="character" w:customStyle="1" w:styleId="70">
    <w:name w:val="標題 7 字元"/>
    <w:basedOn w:val="a1"/>
    <w:link w:val="7"/>
    <w:uiPriority w:val="9"/>
    <w:semiHidden/>
    <w:rsid w:val="003234D8"/>
    <w:rPr>
      <w:rFonts w:eastAsiaTheme="majorEastAsia" w:cstheme="majorBidi"/>
      <w:color w:val="595959" w:themeColor="text1" w:themeTint="A6"/>
    </w:rPr>
  </w:style>
  <w:style w:type="character" w:customStyle="1" w:styleId="80">
    <w:name w:val="標題 8 字元"/>
    <w:basedOn w:val="a1"/>
    <w:link w:val="8"/>
    <w:uiPriority w:val="9"/>
    <w:semiHidden/>
    <w:rsid w:val="003234D8"/>
    <w:rPr>
      <w:rFonts w:eastAsiaTheme="majorEastAsia" w:cstheme="majorBidi"/>
      <w:color w:val="272727" w:themeColor="text1" w:themeTint="D8"/>
    </w:rPr>
  </w:style>
  <w:style w:type="character" w:customStyle="1" w:styleId="90">
    <w:name w:val="標題 9 字元"/>
    <w:basedOn w:val="a1"/>
    <w:link w:val="9"/>
    <w:uiPriority w:val="9"/>
    <w:semiHidden/>
    <w:rsid w:val="003234D8"/>
    <w:rPr>
      <w:rFonts w:eastAsiaTheme="majorEastAsia" w:cstheme="majorBidi"/>
      <w:color w:val="272727" w:themeColor="text1" w:themeTint="D8"/>
    </w:rPr>
  </w:style>
  <w:style w:type="paragraph" w:styleId="a4">
    <w:name w:val="Title"/>
    <w:basedOn w:val="a0"/>
    <w:next w:val="a0"/>
    <w:link w:val="a5"/>
    <w:uiPriority w:val="10"/>
    <w:qFormat/>
    <w:rsid w:val="003234D8"/>
    <w:pPr>
      <w:spacing w:after="80"/>
      <w:contextualSpacing/>
      <w:jc w:val="center"/>
    </w:pPr>
    <w:rPr>
      <w:rFonts w:asciiTheme="majorHAnsi" w:eastAsiaTheme="majorEastAsia" w:hAnsiTheme="majorHAnsi" w:cstheme="majorBidi"/>
      <w:spacing w:val="-10"/>
      <w:kern w:val="28"/>
      <w:sz w:val="56"/>
      <w:szCs w:val="56"/>
    </w:rPr>
  </w:style>
  <w:style w:type="character" w:customStyle="1" w:styleId="a5">
    <w:name w:val="標題 字元"/>
    <w:basedOn w:val="a1"/>
    <w:link w:val="a4"/>
    <w:uiPriority w:val="10"/>
    <w:rsid w:val="003234D8"/>
    <w:rPr>
      <w:rFonts w:asciiTheme="majorHAnsi" w:eastAsiaTheme="majorEastAsia" w:hAnsiTheme="majorHAnsi" w:cstheme="majorBidi"/>
      <w:spacing w:val="-10"/>
      <w:kern w:val="28"/>
      <w:sz w:val="56"/>
      <w:szCs w:val="56"/>
    </w:rPr>
  </w:style>
  <w:style w:type="paragraph" w:styleId="a6">
    <w:name w:val="Subtitle"/>
    <w:basedOn w:val="a0"/>
    <w:next w:val="a0"/>
    <w:link w:val="a7"/>
    <w:uiPriority w:val="11"/>
    <w:qFormat/>
    <w:rsid w:val="003234D8"/>
    <w:pPr>
      <w:numPr>
        <w:ilvl w:val="1"/>
      </w:numPr>
      <w:jc w:val="center"/>
    </w:pPr>
    <w:rPr>
      <w:rFonts w:asciiTheme="majorHAnsi" w:eastAsiaTheme="majorEastAsia" w:hAnsiTheme="majorHAnsi" w:cstheme="majorBidi"/>
      <w:color w:val="595959" w:themeColor="text1" w:themeTint="A6"/>
      <w:spacing w:val="15"/>
      <w:szCs w:val="28"/>
    </w:rPr>
  </w:style>
  <w:style w:type="character" w:customStyle="1" w:styleId="a7">
    <w:name w:val="副標題 字元"/>
    <w:basedOn w:val="a1"/>
    <w:link w:val="a6"/>
    <w:uiPriority w:val="11"/>
    <w:rsid w:val="003234D8"/>
    <w:rPr>
      <w:rFonts w:asciiTheme="majorHAnsi" w:eastAsiaTheme="majorEastAsia" w:hAnsiTheme="majorHAnsi" w:cstheme="majorBidi"/>
      <w:color w:val="595959" w:themeColor="text1" w:themeTint="A6"/>
      <w:spacing w:val="15"/>
      <w:sz w:val="28"/>
      <w:szCs w:val="28"/>
    </w:rPr>
  </w:style>
  <w:style w:type="paragraph" w:styleId="a8">
    <w:name w:val="Quote"/>
    <w:basedOn w:val="a0"/>
    <w:next w:val="a0"/>
    <w:link w:val="a9"/>
    <w:uiPriority w:val="29"/>
    <w:qFormat/>
    <w:rsid w:val="003234D8"/>
    <w:pPr>
      <w:spacing w:before="160"/>
      <w:jc w:val="center"/>
    </w:pPr>
    <w:rPr>
      <w:i/>
      <w:iCs/>
      <w:color w:val="404040" w:themeColor="text1" w:themeTint="BF"/>
    </w:rPr>
  </w:style>
  <w:style w:type="character" w:customStyle="1" w:styleId="a9">
    <w:name w:val="引文 字元"/>
    <w:basedOn w:val="a1"/>
    <w:link w:val="a8"/>
    <w:uiPriority w:val="29"/>
    <w:rsid w:val="003234D8"/>
    <w:rPr>
      <w:i/>
      <w:iCs/>
      <w:color w:val="404040" w:themeColor="text1" w:themeTint="BF"/>
    </w:rPr>
  </w:style>
  <w:style w:type="paragraph" w:styleId="aa">
    <w:name w:val="List Paragraph"/>
    <w:basedOn w:val="a0"/>
    <w:uiPriority w:val="34"/>
    <w:qFormat/>
    <w:rsid w:val="003234D8"/>
    <w:pPr>
      <w:ind w:left="720"/>
      <w:contextualSpacing/>
    </w:pPr>
  </w:style>
  <w:style w:type="character" w:styleId="ab">
    <w:name w:val="Intense Emphasis"/>
    <w:basedOn w:val="a1"/>
    <w:uiPriority w:val="21"/>
    <w:qFormat/>
    <w:rsid w:val="003234D8"/>
    <w:rPr>
      <w:i/>
      <w:iCs/>
      <w:color w:val="0F4761" w:themeColor="accent1" w:themeShade="BF"/>
    </w:rPr>
  </w:style>
  <w:style w:type="paragraph" w:styleId="ac">
    <w:name w:val="Intense Quote"/>
    <w:basedOn w:val="a0"/>
    <w:next w:val="a0"/>
    <w:link w:val="ad"/>
    <w:uiPriority w:val="30"/>
    <w:qFormat/>
    <w:rsid w:val="003234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d">
    <w:name w:val="鮮明引文 字元"/>
    <w:basedOn w:val="a1"/>
    <w:link w:val="ac"/>
    <w:uiPriority w:val="30"/>
    <w:rsid w:val="003234D8"/>
    <w:rPr>
      <w:i/>
      <w:iCs/>
      <w:color w:val="0F4761" w:themeColor="accent1" w:themeShade="BF"/>
    </w:rPr>
  </w:style>
  <w:style w:type="character" w:styleId="ae">
    <w:name w:val="Intense Reference"/>
    <w:basedOn w:val="a1"/>
    <w:uiPriority w:val="32"/>
    <w:qFormat/>
    <w:rsid w:val="003234D8"/>
    <w:rPr>
      <w:b/>
      <w:bCs/>
      <w:smallCaps/>
      <w:color w:val="0F4761" w:themeColor="accent1" w:themeShade="BF"/>
      <w:spacing w:val="5"/>
    </w:rPr>
  </w:style>
  <w:style w:type="paragraph" w:styleId="af">
    <w:name w:val="header"/>
    <w:basedOn w:val="a0"/>
    <w:link w:val="af0"/>
    <w:uiPriority w:val="99"/>
    <w:unhideWhenUsed/>
    <w:rsid w:val="001C2D79"/>
    <w:pPr>
      <w:tabs>
        <w:tab w:val="center" w:pos="4153"/>
        <w:tab w:val="right" w:pos="8306"/>
      </w:tabs>
      <w:snapToGrid w:val="0"/>
    </w:pPr>
    <w:rPr>
      <w:sz w:val="20"/>
      <w:szCs w:val="20"/>
    </w:rPr>
  </w:style>
  <w:style w:type="character" w:customStyle="1" w:styleId="af0">
    <w:name w:val="頁首 字元"/>
    <w:basedOn w:val="a1"/>
    <w:link w:val="af"/>
    <w:uiPriority w:val="99"/>
    <w:rsid w:val="001C2D79"/>
    <w:rPr>
      <w:sz w:val="20"/>
      <w:szCs w:val="20"/>
    </w:rPr>
  </w:style>
  <w:style w:type="paragraph" w:styleId="af1">
    <w:name w:val="footer"/>
    <w:basedOn w:val="a0"/>
    <w:link w:val="af2"/>
    <w:uiPriority w:val="99"/>
    <w:unhideWhenUsed/>
    <w:rsid w:val="001C2D79"/>
    <w:pPr>
      <w:tabs>
        <w:tab w:val="center" w:pos="4153"/>
        <w:tab w:val="right" w:pos="8306"/>
      </w:tabs>
      <w:snapToGrid w:val="0"/>
    </w:pPr>
    <w:rPr>
      <w:sz w:val="20"/>
      <w:szCs w:val="20"/>
    </w:rPr>
  </w:style>
  <w:style w:type="character" w:customStyle="1" w:styleId="af2">
    <w:name w:val="頁尾 字元"/>
    <w:basedOn w:val="a1"/>
    <w:link w:val="af1"/>
    <w:uiPriority w:val="99"/>
    <w:rsid w:val="001C2D79"/>
    <w:rPr>
      <w:sz w:val="20"/>
      <w:szCs w:val="20"/>
    </w:rPr>
  </w:style>
  <w:style w:type="paragraph" w:customStyle="1" w:styleId="af3">
    <w:name w:val="說明"/>
    <w:basedOn w:val="a0"/>
    <w:rsid w:val="00186D28"/>
    <w:pPr>
      <w:snapToGrid w:val="0"/>
      <w:ind w:left="540"/>
    </w:pPr>
    <w:rPr>
      <w:rFonts w:ascii="標楷體"/>
    </w:rPr>
  </w:style>
  <w:style w:type="paragraph" w:customStyle="1" w:styleId="a">
    <w:name w:val="節"/>
    <w:basedOn w:val="af3"/>
    <w:rsid w:val="00186D28"/>
    <w:pPr>
      <w:numPr>
        <w:ilvl w:val="2"/>
        <w:numId w:val="1"/>
      </w:numPr>
    </w:pPr>
  </w:style>
  <w:style w:type="table" w:styleId="af4">
    <w:name w:val="Table Grid"/>
    <w:basedOn w:val="a2"/>
    <w:uiPriority w:val="39"/>
    <w:rsid w:val="00181A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Date"/>
    <w:basedOn w:val="a0"/>
    <w:next w:val="a0"/>
    <w:link w:val="af6"/>
    <w:uiPriority w:val="99"/>
    <w:semiHidden/>
    <w:unhideWhenUsed/>
    <w:rsid w:val="0065799B"/>
    <w:pPr>
      <w:jc w:val="right"/>
    </w:pPr>
  </w:style>
  <w:style w:type="character" w:customStyle="1" w:styleId="af6">
    <w:name w:val="日期 字元"/>
    <w:basedOn w:val="a1"/>
    <w:link w:val="af5"/>
    <w:uiPriority w:val="99"/>
    <w:semiHidden/>
    <w:rsid w:val="0065799B"/>
    <w:rPr>
      <w:rFonts w:ascii="Times New Roman" w:eastAsia="新細明體" w:hAnsi="Times New Roman" w:cs="Times New Roman"/>
      <w14:ligatures w14:val="none"/>
    </w:rPr>
  </w:style>
  <w:style w:type="paragraph" w:styleId="Web">
    <w:name w:val="Normal (Web)"/>
    <w:basedOn w:val="a0"/>
    <w:uiPriority w:val="99"/>
    <w:semiHidden/>
    <w:unhideWhenUsed/>
    <w:rsid w:val="008834C0"/>
    <w:pPr>
      <w:widowControl/>
      <w:spacing w:before="100" w:beforeAutospacing="1" w:after="100" w:afterAutospacing="1"/>
    </w:pPr>
    <w:rPr>
      <w:rFonts w:ascii="新細明體" w:hAnsi="新細明體" w:cs="新細明體"/>
      <w:kern w:val="0"/>
    </w:rPr>
  </w:style>
  <w:style w:type="paragraph" w:styleId="af7">
    <w:name w:val="Revision"/>
    <w:hidden/>
    <w:uiPriority w:val="99"/>
    <w:semiHidden/>
    <w:rsid w:val="005B34F0"/>
    <w:pPr>
      <w:spacing w:after="0" w:line="240" w:lineRule="auto"/>
    </w:pPr>
    <w:rPr>
      <w:rFonts w:ascii="Times New Roman" w:eastAsia="新細明體" w:hAnsi="Times New Roman" w:cs="Times New Roman"/>
      <w14:ligatures w14:val="none"/>
    </w:rPr>
  </w:style>
  <w:style w:type="paragraph" w:styleId="11">
    <w:name w:val="toc 1"/>
    <w:basedOn w:val="a0"/>
    <w:next w:val="a0"/>
    <w:autoRedefine/>
    <w:uiPriority w:val="39"/>
    <w:unhideWhenUsed/>
    <w:rsid w:val="00AA436E"/>
    <w:pPr>
      <w:tabs>
        <w:tab w:val="right" w:leader="dot" w:pos="10194"/>
      </w:tabs>
    </w:pPr>
    <w:rPr>
      <w:b/>
    </w:rPr>
  </w:style>
  <w:style w:type="paragraph" w:styleId="21">
    <w:name w:val="toc 2"/>
    <w:basedOn w:val="a0"/>
    <w:next w:val="a0"/>
    <w:autoRedefine/>
    <w:uiPriority w:val="39"/>
    <w:unhideWhenUsed/>
    <w:rsid w:val="00487E49"/>
    <w:pPr>
      <w:tabs>
        <w:tab w:val="right" w:leader="dot" w:pos="10194"/>
      </w:tabs>
      <w:ind w:leftChars="200" w:left="560"/>
    </w:pPr>
  </w:style>
  <w:style w:type="character" w:styleId="af8">
    <w:name w:val="Hyperlink"/>
    <w:basedOn w:val="a1"/>
    <w:uiPriority w:val="99"/>
    <w:unhideWhenUsed/>
    <w:rsid w:val="008A06BC"/>
    <w:rPr>
      <w:color w:val="467886" w:themeColor="hyperlink"/>
      <w:u w:val="single"/>
    </w:rPr>
  </w:style>
  <w:style w:type="paragraph" w:styleId="af9">
    <w:name w:val="caption"/>
    <w:basedOn w:val="a0"/>
    <w:next w:val="a0"/>
    <w:uiPriority w:val="35"/>
    <w:unhideWhenUsed/>
    <w:qFormat/>
    <w:rsid w:val="008A06BC"/>
    <w:rPr>
      <w:sz w:val="20"/>
      <w:szCs w:val="20"/>
    </w:rPr>
  </w:style>
  <w:style w:type="paragraph" w:customStyle="1" w:styleId="afa">
    <w:name w:val="圖"/>
    <w:basedOn w:val="af9"/>
    <w:qFormat/>
    <w:rsid w:val="00487E49"/>
    <w:pPr>
      <w:ind w:leftChars="100" w:left="100" w:rightChars="100" w:right="100"/>
      <w:jc w:val="center"/>
    </w:pPr>
    <w:rPr>
      <w:rFonts w:cs="Arial"/>
      <w:color w:val="000000" w:themeColor="text1"/>
      <w:sz w:val="28"/>
      <w:szCs w:val="28"/>
      <w:bdr w:val="none" w:sz="0" w:space="0" w:color="auto" w:frame="1"/>
    </w:rPr>
  </w:style>
  <w:style w:type="paragraph" w:customStyle="1" w:styleId="afb">
    <w:name w:val="章"/>
    <w:basedOn w:val="a0"/>
    <w:qFormat/>
    <w:rsid w:val="00D80F16"/>
    <w:pPr>
      <w:widowControl/>
      <w:snapToGrid w:val="0"/>
      <w:contextualSpacing/>
      <w:jc w:val="center"/>
      <w:outlineLvl w:val="0"/>
    </w:pPr>
    <w:rPr>
      <w:rFonts w:cs="BiauKai"/>
      <w:color w:val="000000"/>
      <w:kern w:val="0"/>
      <w:sz w:val="36"/>
      <w:szCs w:val="36"/>
      <w14:ligatures w14:val="standardContextual"/>
    </w:rPr>
  </w:style>
  <w:style w:type="paragraph" w:customStyle="1" w:styleId="1-1">
    <w:name w:val="1-1"/>
    <w:basedOn w:val="a0"/>
    <w:qFormat/>
    <w:rsid w:val="00D80F16"/>
    <w:pPr>
      <w:widowControl/>
      <w:snapToGrid w:val="0"/>
      <w:contextualSpacing/>
      <w:jc w:val="both"/>
      <w:outlineLvl w:val="1"/>
    </w:pPr>
    <w:rPr>
      <w:rFonts w:cs="BiauKai"/>
      <w:color w:val="000000"/>
      <w:kern w:val="0"/>
      <w:sz w:val="32"/>
      <w:szCs w:val="32"/>
      <w14:ligatures w14:val="standardContextual"/>
    </w:rPr>
  </w:style>
  <w:style w:type="paragraph" w:styleId="afc">
    <w:name w:val="table of figures"/>
    <w:basedOn w:val="a0"/>
    <w:next w:val="a0"/>
    <w:autoRedefine/>
    <w:uiPriority w:val="99"/>
    <w:unhideWhenUsed/>
    <w:rsid w:val="005D1A83"/>
    <w:pPr>
      <w:tabs>
        <w:tab w:val="right" w:leader="dot" w:pos="10194"/>
      </w:tabs>
      <w:snapToGrid w:val="0"/>
      <w:ind w:leftChars="100" w:left="841" w:rightChars="100" w:right="280" w:hangingChars="200" w:hanging="561"/>
    </w:pPr>
    <w:rPr>
      <w:bCs/>
      <w:noProof/>
    </w:rPr>
  </w:style>
  <w:style w:type="paragraph" w:styleId="31">
    <w:name w:val="toc 3"/>
    <w:basedOn w:val="a0"/>
    <w:next w:val="a0"/>
    <w:autoRedefine/>
    <w:uiPriority w:val="39"/>
    <w:unhideWhenUsed/>
    <w:rsid w:val="00D80F16"/>
    <w:pPr>
      <w:ind w:leftChars="400" w:left="960"/>
    </w:pPr>
  </w:style>
  <w:style w:type="paragraph" w:customStyle="1" w:styleId="1-1-1">
    <w:name w:val="1-1-1"/>
    <w:basedOn w:val="a0"/>
    <w:qFormat/>
    <w:rsid w:val="005117D4"/>
    <w:pPr>
      <w:ind w:left="560"/>
      <w:outlineLvl w:val="2"/>
    </w:pPr>
  </w:style>
  <w:style w:type="paragraph" w:customStyle="1" w:styleId="afd">
    <w:name w:val="表"/>
    <w:basedOn w:val="a0"/>
    <w:qFormat/>
    <w:rsid w:val="00487E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100" w:left="100" w:rightChars="100" w:right="100"/>
      <w:contextualSpacing/>
      <w:jc w:val="center"/>
    </w:pPr>
    <w:rPr>
      <w:rFonts w:cs="BiauKai"/>
      <w:color w:val="000000"/>
      <w:kern w:val="0"/>
      <w:szCs w:val="28"/>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084127">
      <w:bodyDiv w:val="1"/>
      <w:marLeft w:val="0"/>
      <w:marRight w:val="0"/>
      <w:marTop w:val="0"/>
      <w:marBottom w:val="0"/>
      <w:divBdr>
        <w:top w:val="none" w:sz="0" w:space="0" w:color="auto"/>
        <w:left w:val="none" w:sz="0" w:space="0" w:color="auto"/>
        <w:bottom w:val="none" w:sz="0" w:space="0" w:color="auto"/>
        <w:right w:val="none" w:sz="0" w:space="0" w:color="auto"/>
      </w:divBdr>
      <w:divsChild>
        <w:div w:id="1107502403">
          <w:marLeft w:val="720"/>
          <w:marRight w:val="0"/>
          <w:marTop w:val="0"/>
          <w:marBottom w:val="0"/>
          <w:divBdr>
            <w:top w:val="none" w:sz="0" w:space="0" w:color="auto"/>
            <w:left w:val="none" w:sz="0" w:space="0" w:color="auto"/>
            <w:bottom w:val="none" w:sz="0" w:space="0" w:color="auto"/>
            <w:right w:val="none" w:sz="0" w:space="0" w:color="auto"/>
          </w:divBdr>
        </w:div>
      </w:divsChild>
    </w:div>
    <w:div w:id="461113843">
      <w:bodyDiv w:val="1"/>
      <w:marLeft w:val="0"/>
      <w:marRight w:val="0"/>
      <w:marTop w:val="0"/>
      <w:marBottom w:val="0"/>
      <w:divBdr>
        <w:top w:val="none" w:sz="0" w:space="0" w:color="auto"/>
        <w:left w:val="none" w:sz="0" w:space="0" w:color="auto"/>
        <w:bottom w:val="none" w:sz="0" w:space="0" w:color="auto"/>
        <w:right w:val="none" w:sz="0" w:space="0" w:color="auto"/>
      </w:divBdr>
      <w:divsChild>
        <w:div w:id="1435518978">
          <w:marLeft w:val="720"/>
          <w:marRight w:val="0"/>
          <w:marTop w:val="0"/>
          <w:marBottom w:val="0"/>
          <w:divBdr>
            <w:top w:val="none" w:sz="0" w:space="0" w:color="auto"/>
            <w:left w:val="none" w:sz="0" w:space="0" w:color="auto"/>
            <w:bottom w:val="none" w:sz="0" w:space="0" w:color="auto"/>
            <w:right w:val="none" w:sz="0" w:space="0" w:color="auto"/>
          </w:divBdr>
        </w:div>
      </w:divsChild>
    </w:div>
    <w:div w:id="666591901">
      <w:bodyDiv w:val="1"/>
      <w:marLeft w:val="0"/>
      <w:marRight w:val="0"/>
      <w:marTop w:val="0"/>
      <w:marBottom w:val="0"/>
      <w:divBdr>
        <w:top w:val="none" w:sz="0" w:space="0" w:color="auto"/>
        <w:left w:val="none" w:sz="0" w:space="0" w:color="auto"/>
        <w:bottom w:val="none" w:sz="0" w:space="0" w:color="auto"/>
        <w:right w:val="none" w:sz="0" w:space="0" w:color="auto"/>
      </w:divBdr>
    </w:div>
    <w:div w:id="794521181">
      <w:bodyDiv w:val="1"/>
      <w:marLeft w:val="0"/>
      <w:marRight w:val="0"/>
      <w:marTop w:val="0"/>
      <w:marBottom w:val="0"/>
      <w:divBdr>
        <w:top w:val="none" w:sz="0" w:space="0" w:color="auto"/>
        <w:left w:val="none" w:sz="0" w:space="0" w:color="auto"/>
        <w:bottom w:val="none" w:sz="0" w:space="0" w:color="auto"/>
        <w:right w:val="none" w:sz="0" w:space="0" w:color="auto"/>
      </w:divBdr>
    </w:div>
    <w:div w:id="932124277">
      <w:bodyDiv w:val="1"/>
      <w:marLeft w:val="0"/>
      <w:marRight w:val="0"/>
      <w:marTop w:val="0"/>
      <w:marBottom w:val="0"/>
      <w:divBdr>
        <w:top w:val="none" w:sz="0" w:space="0" w:color="auto"/>
        <w:left w:val="none" w:sz="0" w:space="0" w:color="auto"/>
        <w:bottom w:val="none" w:sz="0" w:space="0" w:color="auto"/>
        <w:right w:val="none" w:sz="0" w:space="0" w:color="auto"/>
      </w:divBdr>
    </w:div>
    <w:div w:id="1427581774">
      <w:bodyDiv w:val="1"/>
      <w:marLeft w:val="0"/>
      <w:marRight w:val="0"/>
      <w:marTop w:val="0"/>
      <w:marBottom w:val="0"/>
      <w:divBdr>
        <w:top w:val="none" w:sz="0" w:space="0" w:color="auto"/>
        <w:left w:val="none" w:sz="0" w:space="0" w:color="auto"/>
        <w:bottom w:val="none" w:sz="0" w:space="0" w:color="auto"/>
        <w:right w:val="none" w:sz="0" w:space="0" w:color="auto"/>
      </w:divBdr>
      <w:divsChild>
        <w:div w:id="4089642">
          <w:marLeft w:val="720"/>
          <w:marRight w:val="0"/>
          <w:marTop w:val="0"/>
          <w:marBottom w:val="0"/>
          <w:divBdr>
            <w:top w:val="none" w:sz="0" w:space="0" w:color="auto"/>
            <w:left w:val="none" w:sz="0" w:space="0" w:color="auto"/>
            <w:bottom w:val="none" w:sz="0" w:space="0" w:color="auto"/>
            <w:right w:val="none" w:sz="0" w:space="0" w:color="auto"/>
          </w:divBdr>
        </w:div>
      </w:divsChild>
    </w:div>
    <w:div w:id="1489444800">
      <w:bodyDiv w:val="1"/>
      <w:marLeft w:val="0"/>
      <w:marRight w:val="0"/>
      <w:marTop w:val="0"/>
      <w:marBottom w:val="0"/>
      <w:divBdr>
        <w:top w:val="none" w:sz="0" w:space="0" w:color="auto"/>
        <w:left w:val="none" w:sz="0" w:space="0" w:color="auto"/>
        <w:bottom w:val="none" w:sz="0" w:space="0" w:color="auto"/>
        <w:right w:val="none" w:sz="0" w:space="0" w:color="auto"/>
      </w:divBdr>
    </w:div>
    <w:div w:id="1905018742">
      <w:bodyDiv w:val="1"/>
      <w:marLeft w:val="0"/>
      <w:marRight w:val="0"/>
      <w:marTop w:val="0"/>
      <w:marBottom w:val="0"/>
      <w:divBdr>
        <w:top w:val="none" w:sz="0" w:space="0" w:color="auto"/>
        <w:left w:val="none" w:sz="0" w:space="0" w:color="auto"/>
        <w:bottom w:val="none" w:sz="0" w:space="0" w:color="auto"/>
        <w:right w:val="none" w:sz="0" w:space="0" w:color="auto"/>
      </w:divBdr>
    </w:div>
    <w:div w:id="1931313080">
      <w:bodyDiv w:val="1"/>
      <w:marLeft w:val="0"/>
      <w:marRight w:val="0"/>
      <w:marTop w:val="0"/>
      <w:marBottom w:val="0"/>
      <w:divBdr>
        <w:top w:val="none" w:sz="0" w:space="0" w:color="auto"/>
        <w:left w:val="none" w:sz="0" w:space="0" w:color="auto"/>
        <w:bottom w:val="none" w:sz="0" w:space="0" w:color="auto"/>
        <w:right w:val="none" w:sz="0" w:space="0" w:color="auto"/>
      </w:divBdr>
      <w:divsChild>
        <w:div w:id="261845837">
          <w:marLeft w:val="720"/>
          <w:marRight w:val="0"/>
          <w:marTop w:val="0"/>
          <w:marBottom w:val="0"/>
          <w:divBdr>
            <w:top w:val="none" w:sz="0" w:space="0" w:color="auto"/>
            <w:left w:val="none" w:sz="0" w:space="0" w:color="auto"/>
            <w:bottom w:val="none" w:sz="0" w:space="0" w:color="auto"/>
            <w:right w:val="none" w:sz="0" w:space="0" w:color="auto"/>
          </w:divBdr>
        </w:div>
      </w:divsChild>
    </w:div>
    <w:div w:id="2074967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4.xml"/><Relationship Id="rId10" Type="http://schemas.openxmlformats.org/officeDocument/2006/relationships/footer" Target="footer2.xml"/><Relationship Id="rId19" Type="http://schemas.openxmlformats.org/officeDocument/2006/relationships/image" Target="media/image9.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B29AA7-2972-4F8E-97BA-1AD21D79D7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1205</TotalTime>
  <Pages>30</Pages>
  <Words>2808</Words>
  <Characters>16006</Characters>
  <Application>Microsoft Office Word</Application>
  <DocSecurity>0</DocSecurity>
  <Lines>133</Lines>
  <Paragraphs>37</Paragraphs>
  <ScaleCrop>false</ScaleCrop>
  <Company/>
  <LinksUpToDate>false</LinksUpToDate>
  <CharactersWithSpaces>18777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佳宜 Cheng</dc:creator>
  <cp:keywords/>
  <dc:description/>
  <cp:lastModifiedBy>東圻 周</cp:lastModifiedBy>
  <cp:revision>326</cp:revision>
  <cp:lastPrinted>2024-05-14T11:48:00Z</cp:lastPrinted>
  <dcterms:created xsi:type="dcterms:W3CDTF">2024-04-01T06:01:00Z</dcterms:created>
  <dcterms:modified xsi:type="dcterms:W3CDTF">2024-05-22T14:41:00Z</dcterms:modified>
</cp:coreProperties>
</file>